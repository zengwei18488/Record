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0.jpeg" ContentType="image/jpeg"/>
  <Override PartName="/word/media/image5.png" ContentType="image/png"/>
  <Override PartName="/word/media/image9.png" ContentType="image/png"/>
  <Override PartName="/word/media/image12.jpeg" ContentType="image/jpeg"/>
  <Override PartName="/word/media/image13.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6.jpeg" ContentType="image/jpeg"/>
  <Override PartName="/word/media/image8.png" ContentType="image/png"/>
  <Override PartName="/word/media/image11.jpeg" ContentType="image/jpeg"/>
  <Override PartName="/word/media/image18.png" ContentType="image/png"/>
  <Override PartName="/word/media/image7.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id w:val="2103862520"/>
      </w:sdtPr>
      <w:sdtContent>
        <w:p>
          <w:pPr>
            <w:pStyle w:val="NoSpacing"/>
            <w:rPr>
              <w:sz w:val="2"/>
              <w:szCs w:val="2"/>
            </w:rPr>
          </w:pPr>
          <w:r>
            <w:rPr>
              <w:sz w:val="2"/>
              <w:szCs w:val="2"/>
            </w:rPr>
          </w:r>
        </w:p>
        <w:p>
          <w:pPr>
            <w:pStyle w:val="Normal"/>
            <w:rPr/>
          </w:pPr>
          <w:r>
            <w:rPr/>
            <mc:AlternateContent>
              <mc:Choice Requires="wps">
                <w:drawing>
                  <wp:anchor behindDoc="0" distT="0" distB="2540" distL="0" distR="0" simplePos="0" locked="0" layoutInCell="0" allowOverlap="1" relativeHeight="6" wp14:anchorId="793DAB3B">
                    <wp:simplePos x="0" y="0"/>
                    <wp:positionH relativeFrom="page">
                      <wp:align>center</wp:align>
                    </wp:positionH>
                    <wp:positionV relativeFrom="margin">
                      <wp:align>bottom</wp:align>
                    </wp:positionV>
                    <wp:extent cx="5943600" cy="532130"/>
                    <wp:effectExtent l="0" t="0" r="0" b="2540"/>
                    <wp:wrapNone/>
                    <wp:docPr id="1" name="文字方塊 16"/>
                    <a:graphic xmlns:a="http://schemas.openxmlformats.org/drawingml/2006/main">
                      <a:graphicData uri="http://schemas.microsoft.com/office/word/2010/wordprocessingShape">
                        <wps:wsp>
                          <wps:cNvSpPr/>
                          <wps:spPr>
                            <a:xfrm>
                              <a:off x="0" y="0"/>
                              <a:ext cx="5943600" cy="53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right"/>
                                  <w:rPr>
                                    <w:color w:val="156082" w:themeColor="accent1"/>
                                    <w:sz w:val="36"/>
                                    <w:szCs w:val="36"/>
                                  </w:rPr>
                                </w:pPr>
                                <w:r>
                                  <w:rPr>
                                    <w:color w:val="156082" w:themeColor="accent1"/>
                                    <w:sz w:val="36"/>
                                    <w:szCs w:val="36"/>
                                  </w:rPr>
                                </w:r>
                              </w:p>
                              <w:p>
                                <w:pPr>
                                  <w:pStyle w:val="NoSpacing"/>
                                  <w:jc w:val="right"/>
                                  <w:rPr>
                                    <w:color w:val="156082" w:themeColor="accent1"/>
                                    <w:sz w:val="36"/>
                                    <w:szCs w:val="36"/>
                                  </w:rPr>
                                </w:pPr>
                                <w:sdt>
                                  <w:sdtPr>
                                    <w:id w:val="62817981"/>
                                    <w:dataBinding w:prefixMappings="xmlns:ns0='http://purl.org/dc/elements/1.1/' xmlns:ns1='http://schemas.openxmlformats.org/package/2006/metadata/core-properties' " w:xpath="/ns1:coreProperties[1]/ns1:category[1]" w:storeItemID="{6C3C8BC8-F283-45AE-878A-BAB7291924A1}"/>
                                    <w:alias w:val="課程"/>
                                    <w:text/>
                                  </w:sdtPr>
                                  <w:sdtContent>
                                    <w:r>
                                      <w:rPr/>
                                      <w:t xml:space="preserve">     </w:t>
                                    </w:r>
                                  </w:sdtContent>
                                </w:sdt>
                              </w:p>
                            </w:txbxContent>
                          </wps:txbx>
                          <wps:bodyPr lIns="0" rIns="0" tIns="0" bIns="0" anchor="b">
                            <a:prstTxWarp prst="textNoShape"/>
                            <a:spAutoFit/>
                          </wps:bodyPr>
                        </wps:wsp>
                      </a:graphicData>
                    </a:graphic>
                    <wp14:sizeRelH relativeFrom="page">
                      <wp14:pctWidth>77000</wp14:pctWidth>
                    </wp14:sizeRelH>
                  </wp:anchor>
                </w:drawing>
              </mc:Choice>
              <mc:Fallback>
                <w:pict>
                  <v:rect id="shape_0" ID="文字方塊 16" path="m0,0l-2147483645,0l-2147483645,-2147483646l0,-2147483646xe" stroked="f" o:allowincell="f" style="position:absolute;margin-left:63.65pt;margin-top:591.4pt;width:467.95pt;height:41.85pt;mso-wrap-style:square;v-text-anchor:bottom;mso-position-horizontal:center;mso-position-horizontal-relative:page;mso-position-vertical:bottom;mso-position-vertical-relative:margin" wp14:anchorId="793DAB3B">
                    <v:fill o:detectmouseclick="t" on="false"/>
                    <v:stroke color="#3465a4" weight="6480" joinstyle="round" endcap="flat"/>
                    <v:textbox>
                      <w:txbxContent>
                        <w:p>
                          <w:pPr>
                            <w:pStyle w:val="NoSpacing"/>
                            <w:jc w:val="right"/>
                            <w:rPr>
                              <w:color w:val="156082" w:themeColor="accent1"/>
                              <w:sz w:val="36"/>
                              <w:szCs w:val="36"/>
                            </w:rPr>
                          </w:pPr>
                          <w:r>
                            <w:rPr>
                              <w:color w:val="156082" w:themeColor="accent1"/>
                              <w:sz w:val="36"/>
                              <w:szCs w:val="36"/>
                            </w:rPr>
                          </w:r>
                        </w:p>
                        <w:p>
                          <w:pPr>
                            <w:pStyle w:val="NoSpacing"/>
                            <w:jc w:val="right"/>
                            <w:rPr>
                              <w:color w:val="156082" w:themeColor="accent1"/>
                              <w:sz w:val="36"/>
                              <w:szCs w:val="36"/>
                            </w:rPr>
                          </w:pPr>
                          <w:sdt>
                            <w:sdtPr>
                              <w:id w:val="1899577048"/>
                              <w:dataBinding w:prefixMappings="xmlns:ns0='http://purl.org/dc/elements/1.1/' xmlns:ns1='http://schemas.openxmlformats.org/package/2006/metadata/core-properties' " w:xpath="/ns1:coreProperties[1]/ns1:category[1]" w:storeItemID="{6C3C8BC8-F283-45AE-878A-BAB7291924A1}"/>
                              <w:alias w:val="課程"/>
                              <w:text/>
                            </w:sdtPr>
                            <w:sdtContent>
                              <w:r>
                                <w:rPr/>
                                <w:t xml:space="preserve">     </w:t>
                              </w:r>
                            </w:sdtContent>
                          </w:sdt>
                        </w:p>
                      </w:txbxContent>
                    </v:textbox>
                    <w10:wrap type="none"/>
                  </v:rect>
                </w:pict>
              </mc:Fallback>
            </mc:AlternateContent>
            <mc:AlternateContent>
              <mc:Choice Requires="wps">
                <w:drawing>
                  <wp:anchor behindDoc="0" distT="0" distB="3810" distL="0" distR="0" simplePos="0" locked="0" layoutInCell="0" allowOverlap="1" relativeHeight="8" wp14:anchorId="4AEFE84D">
                    <wp:simplePos x="0" y="0"/>
                    <wp:positionH relativeFrom="page">
                      <wp:align>center</wp:align>
                    </wp:positionH>
                    <wp:positionV relativeFrom="margin">
                      <wp:align>top</wp:align>
                    </wp:positionV>
                    <wp:extent cx="5943600" cy="792480"/>
                    <wp:effectExtent l="0" t="0" r="0" b="3810"/>
                    <wp:wrapNone/>
                    <wp:docPr id="3" name="文字方塊 15"/>
                    <a:graphic xmlns:a="http://schemas.openxmlformats.org/drawingml/2006/main">
                      <a:graphicData uri="http://schemas.microsoft.com/office/word/2010/wordprocessingShape">
                        <wps:wsp>
                          <wps:cNvSpPr/>
                          <wps:spPr>
                            <a:xfrm>
                              <a:off x="0" y="0"/>
                              <a:ext cx="5943600" cy="792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ptos Display" w:hAnsi="Aptos Display" w:eastAsia="新細明體" w:cs="Times New Roman" w:asciiTheme="majorHAnsi" w:cstheme="majorBidi" w:eastAsiaTheme="majorEastAsia" w:hAnsiTheme="majorHAnsi"/>
                                    <w:caps/>
                                    <w:color w:val="2C7FCE" w:themeColor="text2" w:themeTint="99"/>
                                    <w:sz w:val="68"/>
                                    <w:szCs w:val="68"/>
                                  </w:rPr>
                                </w:pPr>
                                <w:sdt>
                                  <w:sdtPr>
                                    <w:id w:val="1149607495"/>
                                    <w:dataBinding w:prefixMappings="xmlns:ns0='http://purl.org/dc/elements/1.1/' xmlns:ns1='http://schemas.openxmlformats.org/package/2006/metadata/core-properties' " w:xpath="/ns1:coreProperties[1]/ns0:title[1]" w:storeItemID="{6C3C8BC8-F283-45AE-878A-BAB7291924A1}"/>
                                    <w:alias w:val="標題"/>
                                    <w:text/>
                                  </w:sdtPr>
                                  <w:sdtContent>
                                    <w:r>
                                      <w:rPr>
                                        <w:color w:val="000000"/>
                                      </w:rPr>
                                      <w:t>Statements and conformity evidences for Security Capability Requirements</w:t>
                                    </w:r>
                                  </w:sdtContent>
                                </w:sdt>
                              </w:p>
                              <w:p>
                                <w:pPr>
                                  <w:pStyle w:val="NoSpacing"/>
                                  <w:spacing w:before="120" w:after="0"/>
                                  <w:rPr>
                                    <w:color w:val="156082" w:themeColor="accent1"/>
                                    <w:sz w:val="36"/>
                                    <w:szCs w:val="36"/>
                                  </w:rPr>
                                </w:pPr>
                                <w:sdt>
                                  <w:sdtPr>
                                    <w:id w:val="1643169009"/>
                                    <w:dataBinding w:prefixMappings="xmlns:ns0='http://purl.org/dc/elements/1.1/' xmlns:ns1='http://schemas.openxmlformats.org/package/2006/metadata/core-properties' " w:xpath="/ns1:coreProperties[1]/ns0:subject[1]" w:storeItemID="{6C3C8BC8-F283-45AE-878A-BAB7291924A1}"/>
                                    <w:alias w:val="副標題"/>
                                    <w:text/>
                                  </w:sdtPr>
                                  <w:sdtContent>
                                    <w:r>
                                      <w:rPr>
                                        <w:color w:val="000000"/>
                                      </w:rPr>
                                      <w:t>IEC 62443-4-2 Voc</w:t>
                                    </w:r>
                                  </w:sdtContent>
                                </w:sdt>
                              </w:p>
                              <w:p>
                                <w:pPr>
                                  <w:pStyle w:val="Style29"/>
                                  <w:spacing w:before="0" w:after="160"/>
                                  <w:rPr>
                                    <w:color w:val="000000"/>
                                  </w:rPr>
                                </w:pPr>
                                <w:r>
                                  <w:rPr>
                                    <w:color w:val="000000"/>
                                  </w:rPr>
                                  <w:t>Ubuntu</w:t>
                                </w:r>
                              </w:p>
                            </w:txbxContent>
                          </wps:txbx>
                          <wps:bodyPr anchor="t">
                            <a:prstTxWarp prst="textNoShape"/>
                            <a:spAutoFit/>
                          </wps:bodyPr>
                        </wps:wsp>
                      </a:graphicData>
                    </a:graphic>
                    <wp14:sizeRelH relativeFrom="page">
                      <wp14:pctWidth>77000</wp14:pctWidth>
                    </wp14:sizeRelH>
                  </wp:anchor>
                </w:drawing>
              </mc:Choice>
              <mc:Fallback>
                <w:pict>
                  <v:rect id="shape_0" ID="文字方塊 15" path="m0,0l-2147483645,0l-2147483645,-2147483646l0,-2147483646xe" stroked="f" o:allowincell="f" style="position:absolute;margin-left:63.65pt;margin-top:0pt;width:467.95pt;height:62.35pt;mso-wrap-style:square;v-text-anchor:top;mso-position-horizontal:center;mso-position-horizontal-relative:page;mso-position-vertical:top;mso-position-vertical-relative:margin" wp14:anchorId="4AEFE84D">
                    <v:fill o:detectmouseclick="t" on="false"/>
                    <v:stroke color="#3465a4" weight="6480" joinstyle="round" endcap="flat"/>
                    <v:textbox>
                      <w:txbxContent>
                        <w:p>
                          <w:pPr>
                            <w:pStyle w:val="NoSpacing"/>
                            <w:rPr>
                              <w:rFonts w:ascii="Aptos Display" w:hAnsi="Aptos Display" w:eastAsia="新細明體" w:cs="Times New Roman" w:asciiTheme="majorHAnsi" w:cstheme="majorBidi" w:eastAsiaTheme="majorEastAsia" w:hAnsiTheme="majorHAnsi"/>
                              <w:caps/>
                              <w:color w:val="2C7FCE" w:themeColor="text2" w:themeTint="99"/>
                              <w:sz w:val="68"/>
                              <w:szCs w:val="68"/>
                            </w:rPr>
                          </w:pPr>
                          <w:sdt>
                            <w:sdtPr>
                              <w:id w:val="426485429"/>
                              <w:dataBinding w:prefixMappings="xmlns:ns0='http://purl.org/dc/elements/1.1/' xmlns:ns1='http://schemas.openxmlformats.org/package/2006/metadata/core-properties' " w:xpath="/ns1:coreProperties[1]/ns0:title[1]" w:storeItemID="{6C3C8BC8-F283-45AE-878A-BAB7291924A1}"/>
                              <w:alias w:val="標題"/>
                              <w:text/>
                            </w:sdtPr>
                            <w:sdtContent>
                              <w:r>
                                <w:rPr>
                                  <w:color w:val="000000"/>
                                </w:rPr>
                                <w:t>Statements and conformity evidences for Security Capability Requirements</w:t>
                              </w:r>
                            </w:sdtContent>
                          </w:sdt>
                        </w:p>
                        <w:p>
                          <w:pPr>
                            <w:pStyle w:val="NoSpacing"/>
                            <w:spacing w:before="120" w:after="0"/>
                            <w:rPr>
                              <w:color w:val="156082" w:themeColor="accent1"/>
                              <w:sz w:val="36"/>
                              <w:szCs w:val="36"/>
                            </w:rPr>
                          </w:pPr>
                          <w:sdt>
                            <w:sdtPr>
                              <w:id w:val="99285556"/>
                              <w:dataBinding w:prefixMappings="xmlns:ns0='http://purl.org/dc/elements/1.1/' xmlns:ns1='http://schemas.openxmlformats.org/package/2006/metadata/core-properties' " w:xpath="/ns1:coreProperties[1]/ns0:subject[1]" w:storeItemID="{6C3C8BC8-F283-45AE-878A-BAB7291924A1}"/>
                              <w:alias w:val="副標題"/>
                              <w:text/>
                            </w:sdtPr>
                            <w:sdtContent>
                              <w:r>
                                <w:rPr>
                                  <w:color w:val="000000"/>
                                </w:rPr>
                                <w:t>IEC 62443-4-2 Voc</w:t>
                              </w:r>
                            </w:sdtContent>
                          </w:sdt>
                        </w:p>
                        <w:p>
                          <w:pPr>
                            <w:pStyle w:val="Style29"/>
                            <w:spacing w:before="0" w:after="160"/>
                            <w:rPr>
                              <w:color w:val="000000"/>
                            </w:rPr>
                          </w:pPr>
                          <w:r>
                            <w:rPr>
                              <w:color w:val="000000"/>
                            </w:rPr>
                            <w:t>Ubuntu</w:t>
                          </w:r>
                        </w:p>
                      </w:txbxContent>
                    </v:textbox>
                    <w10:wrap type="none"/>
                  </v:rect>
                </w:pict>
              </mc:Fallback>
            </mc:AlternateContent>
          </w:r>
        </w:p>
      </w:sdtContent>
    </w:sdt>
    <w:p>
      <w:pPr>
        <w:pStyle w:val="32"/>
        <w:tabs>
          <w:tab w:val="clear" w:pos="480"/>
          <w:tab w:val="right" w:pos="8295" w:leader="dot"/>
        </w:tabs>
        <w:rPr>
          <w:rStyle w:val="Internet"/>
        </w:rPr>
      </w:pPr>
      <w:r>
        <w:rPr/>
      </w:r>
    </w:p>
    <w:p>
      <w:pPr>
        <w:pStyle w:val="32"/>
        <w:tabs>
          <w:tab w:val="clear" w:pos="480"/>
          <w:tab w:val="right" w:pos="8295" w:leader="dot"/>
        </w:tabs>
        <w:rPr>
          <w:rStyle w:val="Internet"/>
        </w:rPr>
      </w:pPr>
      <w:r>
        <w:rPr/>
      </w:r>
    </w:p>
    <w:p>
      <w:pPr>
        <w:pStyle w:val="Normal"/>
        <w:widowControl/>
        <w:rPr>
          <w:rFonts w:eastAsia="新細明體" w:cs="Times New Roman" w:cstheme="majorBidi" w:eastAsiaTheme="majorEastAsia"/>
          <w:color w:val="0F4761" w:themeColor="accent1" w:themeShade="bf"/>
          <w:sz w:val="48"/>
          <w:szCs w:val="48"/>
        </w:rPr>
      </w:pPr>
      <w:r>
        <w:rPr>
          <w:rFonts w:eastAsia="新細明體" w:cs="Times New Roman" w:cstheme="majorBidi" w:eastAsiaTheme="majorEastAsia"/>
          <w:color w:val="0F4761" w:themeColor="accent1" w:themeShade="bf"/>
          <w:sz w:val="48"/>
          <w:szCs w:val="48"/>
        </w:rPr>
      </w:r>
    </w:p>
    <w:sdt>
      <w:sdtPr>
        <w:docPartObj>
          <w:docPartGallery w:val="Table of Contents"/>
          <w:docPartUnique w:val="true"/>
        </w:docPartObj>
      </w:sdtPr>
      <w:sdtContent>
        <w:p>
          <w:pPr>
            <w:pStyle w:val="13"/>
            <w:rPr>
              <w:rFonts w:cs="Arial" w:cstheme="minorBidi"/>
              <w:ins w:id="3" w:author="Winston.Huang" w:date="2025-09-02T16:29:00Z"/>
              <w:kern w:val="2"/>
              <w:sz w:val="24"/>
            </w:rPr>
          </w:pPr>
          <w:r>
            <w:br w:type="page"/>
          </w:r>
          <w:ins w:id="0" w:author="Winston.Huang" w:date="2025-09-02T16:29:00Z">
            <w:r>
              <w:fldChar w:fldCharType="begin"/>
            </w:r>
            <w:r>
              <w:rPr>
                <w:webHidden/>
              </w:rPr>
              <w:instrText xml:space="preserve"> TOC \z \o "1-3" \u \h</w:instrText>
            </w:r>
          </w:ins>
          <w:r>
            <w:rPr>
              <w:webHidden/>
            </w:rPr>
            <w:fldChar w:fldCharType="separate"/>
          </w:r>
          <w:hyperlink w:anchor="_Toc207723155">
            <w:ins w:id="1" w:author="Winston.Huang" w:date="2025-09-02T16:29:00Z">
              <w:r>
                <w:rPr>
                  <w:webHidden/>
                </w:rPr>
                <w:t>Implementation Note</w:t>
              </w:r>
            </w:ins>
            <w:ins w:id="2" w:author="Winston.Huang" w:date="2025-09-02T16:29:00Z">
              <w:r>
                <w:rPr>
                  <w:webHidden/>
                </w:rPr>
                <w:fldChar w:fldCharType="begin"/>
              </w:r>
              <w:r>
                <w:rPr>
                  <w:webHidden/>
                </w:rPr>
                <w:instrText xml:space="preserve">PAGEREF _Toc207723155 \h</w:instrText>
              </w:r>
              <w:r>
                <w:rPr>
                  <w:webHidden/>
                </w:rPr>
                <w:fldChar w:fldCharType="separate"/>
              </w:r>
              <w:r>
                <w:rPr>
                  <w:vanish w:val="false"/>
                </w:rPr>
                <w:tab/>
                <w:t>11</w:t>
              </w:r>
            </w:ins>
            <w:r>
              <w:rPr>
                <w:webHidden/>
              </w:rPr>
              <w:fldChar w:fldCharType="end"/>
            </w:r>
          </w:hyperlink>
        </w:p>
        <w:p>
          <w:pPr>
            <w:pStyle w:val="13"/>
            <w:rPr>
              <w:rFonts w:cs="Arial" w:cstheme="minorBidi"/>
              <w:ins w:id="6" w:author="Winston.Huang" w:date="2025-09-02T16:29:00Z"/>
              <w:kern w:val="2"/>
              <w:sz w:val="24"/>
            </w:rPr>
          </w:pPr>
          <w:hyperlink w:anchor="_Toc207723156">
            <w:ins w:id="4" w:author="Winston.Huang" w:date="2025-09-02T16:29:00Z">
              <w:r>
                <w:rPr>
                  <w:webHidden/>
                </w:rPr>
                <w:t>FR1 – Identification and authentication control</w:t>
              </w:r>
            </w:ins>
            <w:ins w:id="5" w:author="Winston.Huang" w:date="2025-09-02T16:29:00Z">
              <w:r>
                <w:rPr>
                  <w:webHidden/>
                </w:rPr>
                <w:fldChar w:fldCharType="begin"/>
              </w:r>
              <w:r>
                <w:rPr>
                  <w:webHidden/>
                </w:rPr>
                <w:instrText xml:space="preserve">PAGEREF _Toc207723156 \h</w:instrText>
              </w:r>
              <w:r>
                <w:rPr>
                  <w:webHidden/>
                </w:rPr>
                <w:fldChar w:fldCharType="separate"/>
              </w:r>
              <w:r>
                <w:rPr>
                  <w:vanish w:val="false"/>
                </w:rPr>
                <w:tab/>
                <w:t>12</w:t>
              </w:r>
            </w:ins>
            <w:r>
              <w:rPr>
                <w:webHidden/>
              </w:rPr>
              <w:fldChar w:fldCharType="end"/>
            </w:r>
          </w:hyperlink>
        </w:p>
        <w:p>
          <w:pPr>
            <w:pStyle w:val="22"/>
            <w:tabs>
              <w:tab w:val="clear" w:pos="480"/>
              <w:tab w:val="right" w:pos="8255" w:leader="dot"/>
            </w:tabs>
            <w:rPr>
              <w:rFonts w:cs="Arial" w:cstheme="minorBidi"/>
              <w:ins w:id="9" w:author="Winston.Huang" w:date="2025-09-02T16:29:00Z"/>
              <w:kern w:val="2"/>
              <w:sz w:val="24"/>
            </w:rPr>
          </w:pPr>
          <w:hyperlink w:anchor="_Toc207723157">
            <w:ins w:id="7" w:author="Winston.Huang" w:date="2025-09-02T16:29:00Z">
              <w:r>
                <w:rPr>
                  <w:webHidden/>
                </w:rPr>
                <w:t>CR 1.1 – Human user identification and authentication</w:t>
              </w:r>
            </w:ins>
            <w:ins w:id="8" w:author="Winston.Huang" w:date="2025-09-02T16:29:00Z">
              <w:r>
                <w:rPr>
                  <w:webHidden/>
                </w:rPr>
                <w:fldChar w:fldCharType="begin"/>
              </w:r>
              <w:r>
                <w:rPr>
                  <w:webHidden/>
                </w:rPr>
                <w:instrText xml:space="preserve">PAGEREF _Toc207723157 \h</w:instrText>
              </w:r>
              <w:r>
                <w:rPr>
                  <w:webHidden/>
                </w:rPr>
                <w:fldChar w:fldCharType="separate"/>
              </w:r>
              <w:r>
                <w:rPr>
                  <w:vanish w:val="false"/>
                </w:rPr>
                <w:tab/>
                <w:t>12</w:t>
              </w:r>
            </w:ins>
            <w:r>
              <w:rPr>
                <w:webHidden/>
              </w:rPr>
              <w:fldChar w:fldCharType="end"/>
            </w:r>
          </w:hyperlink>
        </w:p>
        <w:p>
          <w:pPr>
            <w:pStyle w:val="32"/>
            <w:tabs>
              <w:tab w:val="clear" w:pos="480"/>
              <w:tab w:val="right" w:pos="8255" w:leader="dot"/>
            </w:tabs>
            <w:rPr>
              <w:rFonts w:cs="Arial" w:cstheme="minorBidi"/>
              <w:ins w:id="12" w:author="Winston.Huang" w:date="2025-09-02T16:29:00Z"/>
              <w:kern w:val="2"/>
              <w:sz w:val="24"/>
            </w:rPr>
          </w:pPr>
          <w:hyperlink w:anchor="_Toc207723158">
            <w:ins w:id="10" w:author="Winston.Huang" w:date="2025-09-02T16:29:00Z">
              <w:r>
                <w:rPr>
                  <w:webHidden/>
                </w:rPr>
                <w:t>Statement</w:t>
              </w:r>
            </w:ins>
            <w:ins w:id="11" w:author="Winston.Huang" w:date="2025-09-02T16:29:00Z">
              <w:r>
                <w:rPr>
                  <w:webHidden/>
                </w:rPr>
                <w:fldChar w:fldCharType="begin"/>
              </w:r>
              <w:r>
                <w:rPr>
                  <w:webHidden/>
                </w:rPr>
                <w:instrText xml:space="preserve">PAGEREF _Toc207723158 \h</w:instrText>
              </w:r>
              <w:r>
                <w:rPr>
                  <w:webHidden/>
                </w:rPr>
                <w:fldChar w:fldCharType="separate"/>
              </w:r>
              <w:r>
                <w:rPr>
                  <w:vanish w:val="false"/>
                </w:rPr>
                <w:tab/>
                <w:t>13</w:t>
              </w:r>
            </w:ins>
            <w:r>
              <w:rPr>
                <w:webHidden/>
              </w:rPr>
              <w:fldChar w:fldCharType="end"/>
            </w:r>
          </w:hyperlink>
        </w:p>
        <w:p>
          <w:pPr>
            <w:pStyle w:val="32"/>
            <w:tabs>
              <w:tab w:val="clear" w:pos="480"/>
              <w:tab w:val="right" w:pos="8255" w:leader="dot"/>
            </w:tabs>
            <w:rPr>
              <w:rFonts w:cs="Arial" w:cstheme="minorBidi"/>
              <w:ins w:id="15" w:author="Winston.Huang" w:date="2025-09-02T16:29:00Z"/>
              <w:kern w:val="2"/>
              <w:sz w:val="24"/>
            </w:rPr>
          </w:pPr>
          <w:hyperlink w:anchor="_Toc207723159">
            <w:ins w:id="13" w:author="Winston.Huang" w:date="2025-09-02T16:29:00Z">
              <w:r>
                <w:rPr>
                  <w:webHidden/>
                </w:rPr>
                <w:t>Evidence</w:t>
              </w:r>
            </w:ins>
            <w:ins w:id="14" w:author="Winston.Huang" w:date="2025-09-02T16:29:00Z">
              <w:r>
                <w:rPr>
                  <w:webHidden/>
                </w:rPr>
                <w:fldChar w:fldCharType="begin"/>
              </w:r>
              <w:r>
                <w:rPr>
                  <w:webHidden/>
                </w:rPr>
                <w:instrText xml:space="preserve">PAGEREF _Toc207723159 \h</w:instrText>
              </w:r>
              <w:r>
                <w:rPr>
                  <w:webHidden/>
                </w:rPr>
                <w:fldChar w:fldCharType="separate"/>
              </w:r>
              <w:r>
                <w:rPr>
                  <w:vanish w:val="false"/>
                </w:rPr>
                <w:tab/>
                <w:t>13</w:t>
              </w:r>
            </w:ins>
            <w:r>
              <w:rPr>
                <w:webHidden/>
              </w:rPr>
              <w:fldChar w:fldCharType="end"/>
            </w:r>
          </w:hyperlink>
        </w:p>
        <w:p>
          <w:pPr>
            <w:pStyle w:val="32"/>
            <w:tabs>
              <w:tab w:val="clear" w:pos="480"/>
              <w:tab w:val="right" w:pos="8255" w:leader="dot"/>
            </w:tabs>
            <w:rPr>
              <w:rFonts w:cs="Arial" w:cstheme="minorBidi"/>
              <w:ins w:id="18" w:author="Winston.Huang" w:date="2025-09-02T16:29:00Z"/>
              <w:kern w:val="2"/>
              <w:sz w:val="24"/>
            </w:rPr>
          </w:pPr>
          <w:hyperlink w:anchor="_Toc207723160">
            <w:ins w:id="16" w:author="Winston.Huang" w:date="2025-09-02T16:29:00Z">
              <w:r>
                <w:rPr>
                  <w:webHidden/>
                </w:rPr>
                <w:t>Detailed Setting Steps</w:t>
              </w:r>
            </w:ins>
            <w:ins w:id="17" w:author="Winston.Huang" w:date="2025-09-02T16:29:00Z">
              <w:r>
                <w:rPr>
                  <w:webHidden/>
                </w:rPr>
                <w:fldChar w:fldCharType="begin"/>
              </w:r>
              <w:r>
                <w:rPr>
                  <w:webHidden/>
                </w:rPr>
                <w:instrText xml:space="preserve">PAGEREF _Toc207723160 \h</w:instrText>
              </w:r>
              <w:r>
                <w:rPr>
                  <w:webHidden/>
                </w:rPr>
                <w:fldChar w:fldCharType="separate"/>
              </w:r>
              <w:r>
                <w:rPr>
                  <w:vanish w:val="false"/>
                </w:rPr>
                <w:tab/>
                <w:t>13</w:t>
              </w:r>
            </w:ins>
            <w:r>
              <w:rPr>
                <w:webHidden/>
              </w:rPr>
              <w:fldChar w:fldCharType="end"/>
            </w:r>
          </w:hyperlink>
        </w:p>
        <w:p>
          <w:pPr>
            <w:pStyle w:val="22"/>
            <w:tabs>
              <w:tab w:val="clear" w:pos="480"/>
              <w:tab w:val="right" w:pos="8255" w:leader="dot"/>
            </w:tabs>
            <w:rPr>
              <w:rFonts w:cs="Arial" w:cstheme="minorBidi"/>
              <w:ins w:id="21" w:author="Winston.Huang" w:date="2025-09-02T16:29:00Z"/>
              <w:kern w:val="2"/>
              <w:sz w:val="24"/>
            </w:rPr>
          </w:pPr>
          <w:hyperlink w:anchor="_Toc207723161">
            <w:ins w:id="19" w:author="Winston.Huang" w:date="2025-09-02T16:29:00Z">
              <w:r>
                <w:rPr>
                  <w:webHidden/>
                </w:rPr>
                <w:t>CR 1.1 (1) – Unique identification and authentication</w:t>
              </w:r>
            </w:ins>
            <w:ins w:id="20" w:author="Winston.Huang" w:date="2025-09-02T16:29:00Z">
              <w:r>
                <w:rPr>
                  <w:webHidden/>
                </w:rPr>
                <w:fldChar w:fldCharType="begin"/>
              </w:r>
              <w:r>
                <w:rPr>
                  <w:webHidden/>
                </w:rPr>
                <w:instrText xml:space="preserve">PAGEREF _Toc207723161 \h</w:instrText>
              </w:r>
              <w:r>
                <w:rPr>
                  <w:webHidden/>
                </w:rPr>
                <w:fldChar w:fldCharType="separate"/>
              </w:r>
              <w:r>
                <w:rPr>
                  <w:vanish w:val="false"/>
                </w:rPr>
                <w:tab/>
                <w:t>16</w:t>
              </w:r>
            </w:ins>
            <w:r>
              <w:rPr>
                <w:webHidden/>
              </w:rPr>
              <w:fldChar w:fldCharType="end"/>
            </w:r>
          </w:hyperlink>
        </w:p>
        <w:p>
          <w:pPr>
            <w:pStyle w:val="32"/>
            <w:tabs>
              <w:tab w:val="clear" w:pos="480"/>
              <w:tab w:val="right" w:pos="8255" w:leader="dot"/>
            </w:tabs>
            <w:rPr>
              <w:rFonts w:cs="Arial" w:cstheme="minorBidi"/>
              <w:ins w:id="24" w:author="Winston.Huang" w:date="2025-09-02T16:29:00Z"/>
              <w:kern w:val="2"/>
              <w:sz w:val="24"/>
            </w:rPr>
          </w:pPr>
          <w:hyperlink w:anchor="_Toc207723162">
            <w:ins w:id="22" w:author="Winston.Huang" w:date="2025-09-02T16:29:00Z">
              <w:r>
                <w:rPr>
                  <w:webHidden/>
                </w:rPr>
                <w:t>Detailed Setting Steps</w:t>
              </w:r>
            </w:ins>
            <w:ins w:id="23" w:author="Winston.Huang" w:date="2025-09-02T16:29:00Z">
              <w:r>
                <w:rPr>
                  <w:webHidden/>
                </w:rPr>
                <w:fldChar w:fldCharType="begin"/>
              </w:r>
              <w:r>
                <w:rPr>
                  <w:webHidden/>
                </w:rPr>
                <w:instrText xml:space="preserve">PAGEREF _Toc207723162 \h</w:instrText>
              </w:r>
              <w:r>
                <w:rPr>
                  <w:webHidden/>
                </w:rPr>
                <w:fldChar w:fldCharType="separate"/>
              </w:r>
              <w:r>
                <w:rPr>
                  <w:vanish w:val="false"/>
                </w:rPr>
                <w:tab/>
                <w:t>16</w:t>
              </w:r>
            </w:ins>
            <w:r>
              <w:rPr>
                <w:webHidden/>
              </w:rPr>
              <w:fldChar w:fldCharType="end"/>
            </w:r>
          </w:hyperlink>
        </w:p>
        <w:p>
          <w:pPr>
            <w:pStyle w:val="22"/>
            <w:tabs>
              <w:tab w:val="clear" w:pos="480"/>
              <w:tab w:val="right" w:pos="8255" w:leader="dot"/>
            </w:tabs>
            <w:rPr>
              <w:rFonts w:cs="Arial" w:cstheme="minorBidi"/>
              <w:ins w:id="27" w:author="Winston.Huang" w:date="2025-09-02T16:29:00Z"/>
              <w:kern w:val="2"/>
              <w:sz w:val="24"/>
            </w:rPr>
          </w:pPr>
          <w:hyperlink w:anchor="_Toc207723163">
            <w:ins w:id="25" w:author="Winston.Huang" w:date="2025-09-02T16:29:00Z">
              <w:r>
                <w:rPr>
                  <w:webHidden/>
                </w:rPr>
                <w:t>CR 1.3 –Account Management</w:t>
              </w:r>
            </w:ins>
            <w:ins w:id="26" w:author="Winston.Huang" w:date="2025-09-02T16:29:00Z">
              <w:r>
                <w:rPr>
                  <w:webHidden/>
                </w:rPr>
                <w:fldChar w:fldCharType="begin"/>
              </w:r>
              <w:r>
                <w:rPr>
                  <w:webHidden/>
                </w:rPr>
                <w:instrText xml:space="preserve">PAGEREF _Toc207723163 \h</w:instrText>
              </w:r>
              <w:r>
                <w:rPr>
                  <w:webHidden/>
                </w:rPr>
                <w:fldChar w:fldCharType="separate"/>
              </w:r>
              <w:r>
                <w:rPr>
                  <w:vanish w:val="false"/>
                </w:rPr>
                <w:tab/>
                <w:t>18</w:t>
              </w:r>
            </w:ins>
            <w:r>
              <w:rPr>
                <w:webHidden/>
              </w:rPr>
              <w:fldChar w:fldCharType="end"/>
            </w:r>
          </w:hyperlink>
        </w:p>
        <w:p>
          <w:pPr>
            <w:pStyle w:val="32"/>
            <w:tabs>
              <w:tab w:val="clear" w:pos="480"/>
              <w:tab w:val="right" w:pos="8255" w:leader="dot"/>
            </w:tabs>
            <w:rPr>
              <w:rFonts w:cs="Arial" w:cstheme="minorBidi"/>
              <w:ins w:id="30" w:author="Winston.Huang" w:date="2025-09-02T16:29:00Z"/>
              <w:kern w:val="2"/>
              <w:sz w:val="24"/>
            </w:rPr>
          </w:pPr>
          <w:hyperlink w:anchor="_Toc207723164">
            <w:ins w:id="28" w:author="Winston.Huang" w:date="2025-09-02T16:29:00Z">
              <w:r>
                <w:rPr>
                  <w:webHidden/>
                </w:rPr>
                <w:t>Statement</w:t>
              </w:r>
            </w:ins>
            <w:ins w:id="29" w:author="Winston.Huang" w:date="2025-09-02T16:29:00Z">
              <w:r>
                <w:rPr>
                  <w:webHidden/>
                </w:rPr>
                <w:fldChar w:fldCharType="begin"/>
              </w:r>
              <w:r>
                <w:rPr>
                  <w:webHidden/>
                </w:rPr>
                <w:instrText xml:space="preserve">PAGEREF _Toc207723164 \h</w:instrText>
              </w:r>
              <w:r>
                <w:rPr>
                  <w:webHidden/>
                </w:rPr>
                <w:fldChar w:fldCharType="separate"/>
              </w:r>
              <w:r>
                <w:rPr>
                  <w:vanish w:val="false"/>
                </w:rPr>
                <w:tab/>
                <w:t>18</w:t>
              </w:r>
            </w:ins>
            <w:r>
              <w:rPr>
                <w:webHidden/>
              </w:rPr>
              <w:fldChar w:fldCharType="end"/>
            </w:r>
          </w:hyperlink>
        </w:p>
        <w:p>
          <w:pPr>
            <w:pStyle w:val="32"/>
            <w:tabs>
              <w:tab w:val="clear" w:pos="480"/>
              <w:tab w:val="right" w:pos="8255" w:leader="dot"/>
            </w:tabs>
            <w:rPr>
              <w:rFonts w:cs="Arial" w:cstheme="minorBidi"/>
              <w:ins w:id="33" w:author="Winston.Huang" w:date="2025-09-02T16:29:00Z"/>
              <w:kern w:val="2"/>
              <w:sz w:val="24"/>
            </w:rPr>
          </w:pPr>
          <w:hyperlink w:anchor="_Toc207723165">
            <w:ins w:id="31" w:author="Winston.Huang" w:date="2025-09-02T16:29:00Z">
              <w:r>
                <w:rPr>
                  <w:webHidden/>
                </w:rPr>
                <w:t>Evidence</w:t>
              </w:r>
            </w:ins>
            <w:ins w:id="32" w:author="Winston.Huang" w:date="2025-09-02T16:29:00Z">
              <w:r>
                <w:rPr>
                  <w:webHidden/>
                </w:rPr>
                <w:fldChar w:fldCharType="begin"/>
              </w:r>
              <w:r>
                <w:rPr>
                  <w:webHidden/>
                </w:rPr>
                <w:instrText xml:space="preserve">PAGEREF _Toc207723165 \h</w:instrText>
              </w:r>
              <w:r>
                <w:rPr>
                  <w:webHidden/>
                </w:rPr>
                <w:fldChar w:fldCharType="separate"/>
              </w:r>
              <w:r>
                <w:rPr>
                  <w:vanish w:val="false"/>
                </w:rPr>
                <w:tab/>
                <w:t>18</w:t>
              </w:r>
            </w:ins>
            <w:r>
              <w:rPr>
                <w:webHidden/>
              </w:rPr>
              <w:fldChar w:fldCharType="end"/>
            </w:r>
          </w:hyperlink>
        </w:p>
        <w:p>
          <w:pPr>
            <w:pStyle w:val="32"/>
            <w:tabs>
              <w:tab w:val="clear" w:pos="480"/>
              <w:tab w:val="right" w:pos="8255" w:leader="dot"/>
            </w:tabs>
            <w:rPr>
              <w:rFonts w:cs="Arial" w:cstheme="minorBidi"/>
              <w:ins w:id="36" w:author="Winston.Huang" w:date="2025-09-02T16:29:00Z"/>
              <w:kern w:val="2"/>
              <w:sz w:val="24"/>
            </w:rPr>
          </w:pPr>
          <w:hyperlink w:anchor="_Toc207723166">
            <w:ins w:id="34" w:author="Winston.Huang" w:date="2025-09-02T16:29:00Z">
              <w:r>
                <w:rPr>
                  <w:webHidden/>
                </w:rPr>
                <w:t>Detailed Setting Steps</w:t>
              </w:r>
            </w:ins>
            <w:ins w:id="35" w:author="Winston.Huang" w:date="2025-09-02T16:29:00Z">
              <w:r>
                <w:rPr>
                  <w:webHidden/>
                </w:rPr>
                <w:fldChar w:fldCharType="begin"/>
              </w:r>
              <w:r>
                <w:rPr>
                  <w:webHidden/>
                </w:rPr>
                <w:instrText xml:space="preserve">PAGEREF _Toc207723166 \h</w:instrText>
              </w:r>
              <w:r>
                <w:rPr>
                  <w:webHidden/>
                </w:rPr>
                <w:fldChar w:fldCharType="separate"/>
              </w:r>
              <w:r>
                <w:rPr>
                  <w:vanish w:val="false"/>
                </w:rPr>
                <w:tab/>
                <w:t>18</w:t>
              </w:r>
            </w:ins>
            <w:r>
              <w:rPr>
                <w:webHidden/>
              </w:rPr>
              <w:fldChar w:fldCharType="end"/>
            </w:r>
          </w:hyperlink>
        </w:p>
        <w:p>
          <w:pPr>
            <w:pStyle w:val="22"/>
            <w:tabs>
              <w:tab w:val="clear" w:pos="480"/>
              <w:tab w:val="right" w:pos="8255" w:leader="dot"/>
            </w:tabs>
            <w:rPr>
              <w:rFonts w:cs="Arial" w:cstheme="minorBidi"/>
              <w:ins w:id="39" w:author="Winston.Huang" w:date="2025-09-02T16:29:00Z"/>
              <w:kern w:val="2"/>
              <w:sz w:val="24"/>
            </w:rPr>
          </w:pPr>
          <w:hyperlink w:anchor="_Toc207723167">
            <w:ins w:id="37" w:author="Winston.Huang" w:date="2025-09-02T16:29:00Z">
              <w:r>
                <w:rPr>
                  <w:webHidden/>
                </w:rPr>
                <w:t>CR 1.4 -Identifier management</w:t>
              </w:r>
            </w:ins>
            <w:ins w:id="38" w:author="Winston.Huang" w:date="2025-09-02T16:29:00Z">
              <w:r>
                <w:rPr>
                  <w:webHidden/>
                </w:rPr>
                <w:fldChar w:fldCharType="begin"/>
              </w:r>
              <w:r>
                <w:rPr>
                  <w:webHidden/>
                </w:rPr>
                <w:instrText xml:space="preserve">PAGEREF _Toc207723167 \h</w:instrText>
              </w:r>
              <w:r>
                <w:rPr>
                  <w:webHidden/>
                </w:rPr>
                <w:fldChar w:fldCharType="separate"/>
              </w:r>
              <w:r>
                <w:rPr>
                  <w:vanish w:val="false"/>
                </w:rPr>
                <w:tab/>
                <w:t>19</w:t>
              </w:r>
            </w:ins>
            <w:r>
              <w:rPr>
                <w:webHidden/>
              </w:rPr>
              <w:fldChar w:fldCharType="end"/>
            </w:r>
          </w:hyperlink>
        </w:p>
        <w:p>
          <w:pPr>
            <w:pStyle w:val="32"/>
            <w:tabs>
              <w:tab w:val="clear" w:pos="480"/>
              <w:tab w:val="right" w:pos="8255" w:leader="dot"/>
            </w:tabs>
            <w:rPr>
              <w:rFonts w:cs="Arial" w:cstheme="minorBidi"/>
              <w:ins w:id="42" w:author="Winston.Huang" w:date="2025-09-02T16:29:00Z"/>
              <w:kern w:val="2"/>
              <w:sz w:val="24"/>
            </w:rPr>
          </w:pPr>
          <w:hyperlink w:anchor="_Toc207723168">
            <w:ins w:id="40" w:author="Winston.Huang" w:date="2025-09-02T16:29:00Z">
              <w:r>
                <w:rPr>
                  <w:webHidden/>
                </w:rPr>
                <w:t>Statement</w:t>
              </w:r>
            </w:ins>
            <w:ins w:id="41" w:author="Winston.Huang" w:date="2025-09-02T16:29:00Z">
              <w:r>
                <w:rPr>
                  <w:webHidden/>
                </w:rPr>
                <w:fldChar w:fldCharType="begin"/>
              </w:r>
              <w:r>
                <w:rPr>
                  <w:webHidden/>
                </w:rPr>
                <w:instrText xml:space="preserve">PAGEREF _Toc207723168 \h</w:instrText>
              </w:r>
              <w:r>
                <w:rPr>
                  <w:webHidden/>
                </w:rPr>
                <w:fldChar w:fldCharType="separate"/>
              </w:r>
              <w:r>
                <w:rPr>
                  <w:vanish w:val="false"/>
                </w:rPr>
                <w:tab/>
                <w:t>19</w:t>
              </w:r>
            </w:ins>
            <w:r>
              <w:rPr>
                <w:webHidden/>
              </w:rPr>
              <w:fldChar w:fldCharType="end"/>
            </w:r>
          </w:hyperlink>
        </w:p>
        <w:p>
          <w:pPr>
            <w:pStyle w:val="32"/>
            <w:tabs>
              <w:tab w:val="clear" w:pos="480"/>
              <w:tab w:val="right" w:pos="8255" w:leader="dot"/>
            </w:tabs>
            <w:rPr>
              <w:rFonts w:cs="Arial" w:cstheme="minorBidi"/>
              <w:ins w:id="45" w:author="Winston.Huang" w:date="2025-09-02T16:29:00Z"/>
              <w:kern w:val="2"/>
              <w:sz w:val="24"/>
            </w:rPr>
          </w:pPr>
          <w:hyperlink w:anchor="_Toc207723169">
            <w:ins w:id="43" w:author="Winston.Huang" w:date="2025-09-02T16:29:00Z">
              <w:r>
                <w:rPr>
                  <w:webHidden/>
                </w:rPr>
                <w:t>Evidence</w:t>
              </w:r>
            </w:ins>
            <w:ins w:id="44" w:author="Winston.Huang" w:date="2025-09-02T16:29:00Z">
              <w:r>
                <w:rPr>
                  <w:webHidden/>
                </w:rPr>
                <w:fldChar w:fldCharType="begin"/>
              </w:r>
              <w:r>
                <w:rPr>
                  <w:webHidden/>
                </w:rPr>
                <w:instrText xml:space="preserve">PAGEREF _Toc207723169 \h</w:instrText>
              </w:r>
              <w:r>
                <w:rPr>
                  <w:webHidden/>
                </w:rPr>
                <w:fldChar w:fldCharType="separate"/>
              </w:r>
              <w:r>
                <w:rPr>
                  <w:vanish w:val="false"/>
                </w:rPr>
                <w:tab/>
                <w:t>19</w:t>
              </w:r>
            </w:ins>
            <w:r>
              <w:rPr>
                <w:webHidden/>
              </w:rPr>
              <w:fldChar w:fldCharType="end"/>
            </w:r>
          </w:hyperlink>
        </w:p>
        <w:p>
          <w:pPr>
            <w:pStyle w:val="32"/>
            <w:tabs>
              <w:tab w:val="clear" w:pos="480"/>
              <w:tab w:val="right" w:pos="8255" w:leader="dot"/>
            </w:tabs>
            <w:rPr>
              <w:rFonts w:cs="Arial" w:cstheme="minorBidi"/>
              <w:ins w:id="48" w:author="Winston.Huang" w:date="2025-09-02T16:29:00Z"/>
              <w:kern w:val="2"/>
              <w:sz w:val="24"/>
            </w:rPr>
          </w:pPr>
          <w:hyperlink w:anchor="_Toc207723170">
            <w:ins w:id="46" w:author="Winston.Huang" w:date="2025-09-02T16:29:00Z">
              <w:r>
                <w:rPr>
                  <w:webHidden/>
                </w:rPr>
                <w:t>Detailed Setting Steps</w:t>
              </w:r>
            </w:ins>
            <w:ins w:id="47" w:author="Winston.Huang" w:date="2025-09-02T16:29:00Z">
              <w:r>
                <w:rPr>
                  <w:webHidden/>
                </w:rPr>
                <w:fldChar w:fldCharType="begin"/>
              </w:r>
              <w:r>
                <w:rPr>
                  <w:webHidden/>
                </w:rPr>
                <w:instrText xml:space="preserve">PAGEREF _Toc207723170 \h</w:instrText>
              </w:r>
              <w:r>
                <w:rPr>
                  <w:webHidden/>
                </w:rPr>
                <w:fldChar w:fldCharType="separate"/>
              </w:r>
              <w:r>
                <w:rPr>
                  <w:vanish w:val="false"/>
                </w:rPr>
                <w:tab/>
                <w:t>19</w:t>
              </w:r>
            </w:ins>
            <w:r>
              <w:rPr>
                <w:webHidden/>
              </w:rPr>
              <w:fldChar w:fldCharType="end"/>
            </w:r>
          </w:hyperlink>
        </w:p>
        <w:p>
          <w:pPr>
            <w:pStyle w:val="22"/>
            <w:tabs>
              <w:tab w:val="clear" w:pos="480"/>
              <w:tab w:val="right" w:pos="8255" w:leader="dot"/>
            </w:tabs>
            <w:rPr>
              <w:rFonts w:cs="Arial" w:cstheme="minorBidi"/>
              <w:ins w:id="51" w:author="Winston.Huang" w:date="2025-09-02T16:29:00Z"/>
              <w:kern w:val="2"/>
              <w:sz w:val="24"/>
            </w:rPr>
          </w:pPr>
          <w:hyperlink w:anchor="_Toc207723171">
            <w:ins w:id="49" w:author="Winston.Huang" w:date="2025-09-02T16:29:00Z">
              <w:r>
                <w:rPr>
                  <w:webHidden/>
                </w:rPr>
                <w:t>CR 1.5 Authenticator management</w:t>
              </w:r>
            </w:ins>
            <w:ins w:id="50" w:author="Winston.Huang" w:date="2025-09-02T16:29:00Z">
              <w:r>
                <w:rPr>
                  <w:webHidden/>
                </w:rPr>
                <w:fldChar w:fldCharType="begin"/>
              </w:r>
              <w:r>
                <w:rPr>
                  <w:webHidden/>
                </w:rPr>
                <w:instrText xml:space="preserve">PAGEREF _Toc207723171 \h</w:instrText>
              </w:r>
              <w:r>
                <w:rPr>
                  <w:webHidden/>
                </w:rPr>
                <w:fldChar w:fldCharType="separate"/>
              </w:r>
              <w:r>
                <w:rPr>
                  <w:vanish w:val="false"/>
                </w:rPr>
                <w:tab/>
                <w:t>20</w:t>
              </w:r>
            </w:ins>
            <w:r>
              <w:rPr>
                <w:webHidden/>
              </w:rPr>
              <w:fldChar w:fldCharType="end"/>
            </w:r>
          </w:hyperlink>
        </w:p>
        <w:p>
          <w:pPr>
            <w:pStyle w:val="32"/>
            <w:tabs>
              <w:tab w:val="clear" w:pos="480"/>
              <w:tab w:val="right" w:pos="8255" w:leader="dot"/>
            </w:tabs>
            <w:rPr>
              <w:rFonts w:cs="Arial" w:cstheme="minorBidi"/>
              <w:ins w:id="54" w:author="Winston.Huang" w:date="2025-09-02T16:29:00Z"/>
              <w:kern w:val="2"/>
              <w:sz w:val="24"/>
            </w:rPr>
          </w:pPr>
          <w:hyperlink w:anchor="_Toc207723172">
            <w:ins w:id="52" w:author="Winston.Huang" w:date="2025-09-02T16:29:00Z">
              <w:r>
                <w:rPr>
                  <w:webHidden/>
                </w:rPr>
                <w:t>Statement</w:t>
              </w:r>
            </w:ins>
            <w:ins w:id="53" w:author="Winston.Huang" w:date="2025-09-02T16:29:00Z">
              <w:r>
                <w:rPr>
                  <w:webHidden/>
                </w:rPr>
                <w:fldChar w:fldCharType="begin"/>
              </w:r>
              <w:r>
                <w:rPr>
                  <w:webHidden/>
                </w:rPr>
                <w:instrText xml:space="preserve">PAGEREF _Toc207723172 \h</w:instrText>
              </w:r>
              <w:r>
                <w:rPr>
                  <w:webHidden/>
                </w:rPr>
                <w:fldChar w:fldCharType="separate"/>
              </w:r>
              <w:r>
                <w:rPr>
                  <w:vanish w:val="false"/>
                </w:rPr>
                <w:tab/>
                <w:t>20</w:t>
              </w:r>
            </w:ins>
            <w:r>
              <w:rPr>
                <w:webHidden/>
              </w:rPr>
              <w:fldChar w:fldCharType="end"/>
            </w:r>
          </w:hyperlink>
        </w:p>
        <w:p>
          <w:pPr>
            <w:pStyle w:val="32"/>
            <w:tabs>
              <w:tab w:val="clear" w:pos="480"/>
              <w:tab w:val="right" w:pos="8255" w:leader="dot"/>
            </w:tabs>
            <w:rPr>
              <w:rFonts w:cs="Arial" w:cstheme="minorBidi"/>
              <w:ins w:id="57" w:author="Winston.Huang" w:date="2025-09-02T16:29:00Z"/>
              <w:kern w:val="2"/>
              <w:sz w:val="24"/>
            </w:rPr>
          </w:pPr>
          <w:hyperlink w:anchor="_Toc207723173">
            <w:ins w:id="55" w:author="Winston.Huang" w:date="2025-09-02T16:29:00Z">
              <w:r>
                <w:rPr>
                  <w:webHidden/>
                </w:rPr>
                <w:t>Evidence</w:t>
              </w:r>
            </w:ins>
            <w:ins w:id="56" w:author="Winston.Huang" w:date="2025-09-02T16:29:00Z">
              <w:r>
                <w:rPr>
                  <w:webHidden/>
                </w:rPr>
                <w:fldChar w:fldCharType="begin"/>
              </w:r>
              <w:r>
                <w:rPr>
                  <w:webHidden/>
                </w:rPr>
                <w:instrText xml:space="preserve">PAGEREF _Toc207723173 \h</w:instrText>
              </w:r>
              <w:r>
                <w:rPr>
                  <w:webHidden/>
                </w:rPr>
                <w:fldChar w:fldCharType="separate"/>
              </w:r>
              <w:r>
                <w:rPr>
                  <w:vanish w:val="false"/>
                </w:rPr>
                <w:tab/>
                <w:t>20</w:t>
              </w:r>
            </w:ins>
            <w:r>
              <w:rPr>
                <w:webHidden/>
              </w:rPr>
              <w:fldChar w:fldCharType="end"/>
            </w:r>
          </w:hyperlink>
        </w:p>
        <w:p>
          <w:pPr>
            <w:pStyle w:val="32"/>
            <w:tabs>
              <w:tab w:val="clear" w:pos="480"/>
              <w:tab w:val="right" w:pos="8255" w:leader="dot"/>
            </w:tabs>
            <w:rPr>
              <w:rFonts w:cs="Arial" w:cstheme="minorBidi"/>
              <w:ins w:id="60" w:author="Winston.Huang" w:date="2025-09-02T16:29:00Z"/>
              <w:kern w:val="2"/>
              <w:sz w:val="24"/>
            </w:rPr>
          </w:pPr>
          <w:hyperlink w:anchor="_Toc207723174">
            <w:ins w:id="58" w:author="Winston.Huang" w:date="2025-09-02T16:29:00Z">
              <w:r>
                <w:rPr>
                  <w:webHidden/>
                </w:rPr>
                <w:t>Detailed Setting Steps</w:t>
              </w:r>
            </w:ins>
            <w:ins w:id="59" w:author="Winston.Huang" w:date="2025-09-02T16:29:00Z">
              <w:r>
                <w:rPr>
                  <w:webHidden/>
                </w:rPr>
                <w:fldChar w:fldCharType="begin"/>
              </w:r>
              <w:r>
                <w:rPr>
                  <w:webHidden/>
                </w:rPr>
                <w:instrText xml:space="preserve">PAGEREF _Toc207723174 \h</w:instrText>
              </w:r>
              <w:r>
                <w:rPr>
                  <w:webHidden/>
                </w:rPr>
                <w:fldChar w:fldCharType="separate"/>
              </w:r>
              <w:r>
                <w:rPr>
                  <w:vanish w:val="false"/>
                </w:rPr>
                <w:tab/>
                <w:t>21</w:t>
              </w:r>
            </w:ins>
            <w:r>
              <w:rPr>
                <w:webHidden/>
              </w:rPr>
              <w:fldChar w:fldCharType="end"/>
            </w:r>
          </w:hyperlink>
        </w:p>
        <w:p>
          <w:pPr>
            <w:pStyle w:val="22"/>
            <w:tabs>
              <w:tab w:val="clear" w:pos="480"/>
              <w:tab w:val="right" w:pos="8255" w:leader="dot"/>
            </w:tabs>
            <w:rPr>
              <w:rFonts w:cs="Arial" w:cstheme="minorBidi"/>
              <w:ins w:id="63" w:author="Winston.Huang" w:date="2025-09-02T16:29:00Z"/>
              <w:kern w:val="2"/>
              <w:sz w:val="24"/>
            </w:rPr>
          </w:pPr>
          <w:hyperlink w:anchor="_Toc207723175">
            <w:ins w:id="61" w:author="Winston.Huang" w:date="2025-09-02T16:29:00Z">
              <w:r>
                <w:rPr>
                  <w:webHidden/>
                </w:rPr>
                <w:t>CR 1.7-Strength of password-based authentication</w:t>
              </w:r>
            </w:ins>
            <w:ins w:id="62" w:author="Winston.Huang" w:date="2025-09-02T16:29:00Z">
              <w:r>
                <w:rPr>
                  <w:webHidden/>
                </w:rPr>
                <w:fldChar w:fldCharType="begin"/>
              </w:r>
              <w:r>
                <w:rPr>
                  <w:webHidden/>
                </w:rPr>
                <w:instrText xml:space="preserve">PAGEREF _Toc207723175 \h</w:instrText>
              </w:r>
              <w:r>
                <w:rPr>
                  <w:webHidden/>
                </w:rPr>
                <w:fldChar w:fldCharType="separate"/>
              </w:r>
              <w:r>
                <w:rPr>
                  <w:vanish w:val="false"/>
                </w:rPr>
                <w:tab/>
                <w:t>21</w:t>
              </w:r>
            </w:ins>
            <w:r>
              <w:rPr>
                <w:webHidden/>
              </w:rPr>
              <w:fldChar w:fldCharType="end"/>
            </w:r>
          </w:hyperlink>
        </w:p>
        <w:p>
          <w:pPr>
            <w:pStyle w:val="32"/>
            <w:tabs>
              <w:tab w:val="clear" w:pos="480"/>
              <w:tab w:val="right" w:pos="8255" w:leader="dot"/>
            </w:tabs>
            <w:rPr>
              <w:rFonts w:cs="Arial" w:cstheme="minorBidi"/>
              <w:ins w:id="66" w:author="Winston.Huang" w:date="2025-09-02T16:29:00Z"/>
              <w:kern w:val="2"/>
              <w:sz w:val="24"/>
            </w:rPr>
          </w:pPr>
          <w:hyperlink w:anchor="_Toc207723176">
            <w:ins w:id="64" w:author="Winston.Huang" w:date="2025-09-02T16:29:00Z">
              <w:r>
                <w:rPr>
                  <w:webHidden/>
                </w:rPr>
                <w:t>Statement</w:t>
              </w:r>
            </w:ins>
            <w:ins w:id="65" w:author="Winston.Huang" w:date="2025-09-02T16:29:00Z">
              <w:r>
                <w:rPr>
                  <w:webHidden/>
                </w:rPr>
                <w:fldChar w:fldCharType="begin"/>
              </w:r>
              <w:r>
                <w:rPr>
                  <w:webHidden/>
                </w:rPr>
                <w:instrText xml:space="preserve">PAGEREF _Toc207723176 \h</w:instrText>
              </w:r>
              <w:r>
                <w:rPr>
                  <w:webHidden/>
                </w:rPr>
                <w:fldChar w:fldCharType="separate"/>
              </w:r>
              <w:r>
                <w:rPr>
                  <w:vanish w:val="false"/>
                </w:rPr>
                <w:tab/>
                <w:t>21</w:t>
              </w:r>
            </w:ins>
            <w:r>
              <w:rPr>
                <w:webHidden/>
              </w:rPr>
              <w:fldChar w:fldCharType="end"/>
            </w:r>
          </w:hyperlink>
        </w:p>
        <w:p>
          <w:pPr>
            <w:pStyle w:val="32"/>
            <w:tabs>
              <w:tab w:val="clear" w:pos="480"/>
              <w:tab w:val="right" w:pos="8255" w:leader="dot"/>
            </w:tabs>
            <w:rPr>
              <w:rFonts w:cs="Arial" w:cstheme="minorBidi"/>
              <w:ins w:id="69" w:author="Winston.Huang" w:date="2025-09-02T16:29:00Z"/>
              <w:kern w:val="2"/>
              <w:sz w:val="24"/>
            </w:rPr>
          </w:pPr>
          <w:hyperlink w:anchor="_Toc207723177">
            <w:ins w:id="67" w:author="Winston.Huang" w:date="2025-09-02T16:29:00Z">
              <w:r>
                <w:rPr>
                  <w:webHidden/>
                </w:rPr>
                <w:t>Evidence</w:t>
              </w:r>
            </w:ins>
            <w:ins w:id="68" w:author="Winston.Huang" w:date="2025-09-02T16:29:00Z">
              <w:r>
                <w:rPr>
                  <w:webHidden/>
                </w:rPr>
                <w:fldChar w:fldCharType="begin"/>
              </w:r>
              <w:r>
                <w:rPr>
                  <w:webHidden/>
                </w:rPr>
                <w:instrText xml:space="preserve">PAGEREF _Toc207723177 \h</w:instrText>
              </w:r>
              <w:r>
                <w:rPr>
                  <w:webHidden/>
                </w:rPr>
                <w:fldChar w:fldCharType="separate"/>
              </w:r>
              <w:r>
                <w:rPr>
                  <w:vanish w:val="false"/>
                </w:rPr>
                <w:tab/>
                <w:t>22</w:t>
              </w:r>
            </w:ins>
            <w:r>
              <w:rPr>
                <w:webHidden/>
              </w:rPr>
              <w:fldChar w:fldCharType="end"/>
            </w:r>
          </w:hyperlink>
        </w:p>
        <w:p>
          <w:pPr>
            <w:pStyle w:val="32"/>
            <w:tabs>
              <w:tab w:val="clear" w:pos="480"/>
              <w:tab w:val="right" w:pos="8255" w:leader="dot"/>
            </w:tabs>
            <w:rPr>
              <w:rFonts w:cs="Arial" w:cstheme="minorBidi"/>
              <w:ins w:id="72" w:author="Winston.Huang" w:date="2025-09-02T16:29:00Z"/>
              <w:kern w:val="2"/>
              <w:sz w:val="24"/>
            </w:rPr>
          </w:pPr>
          <w:hyperlink w:anchor="_Toc207723178">
            <w:ins w:id="70" w:author="Winston.Huang" w:date="2025-09-02T16:29:00Z">
              <w:r>
                <w:rPr>
                  <w:webHidden/>
                </w:rPr>
                <w:t>Detailed Setting Steps</w:t>
              </w:r>
            </w:ins>
            <w:ins w:id="71" w:author="Winston.Huang" w:date="2025-09-02T16:29:00Z">
              <w:r>
                <w:rPr>
                  <w:webHidden/>
                </w:rPr>
                <w:fldChar w:fldCharType="begin"/>
              </w:r>
              <w:r>
                <w:rPr>
                  <w:webHidden/>
                </w:rPr>
                <w:instrText xml:space="preserve">PAGEREF _Toc207723178 \h</w:instrText>
              </w:r>
              <w:r>
                <w:rPr>
                  <w:webHidden/>
                </w:rPr>
                <w:fldChar w:fldCharType="separate"/>
              </w:r>
              <w:r>
                <w:rPr>
                  <w:vanish w:val="false"/>
                </w:rPr>
                <w:tab/>
                <w:t>22</w:t>
              </w:r>
            </w:ins>
            <w:r>
              <w:rPr>
                <w:webHidden/>
              </w:rPr>
              <w:fldChar w:fldCharType="end"/>
            </w:r>
          </w:hyperlink>
        </w:p>
        <w:p>
          <w:pPr>
            <w:pStyle w:val="22"/>
            <w:tabs>
              <w:tab w:val="clear" w:pos="480"/>
              <w:tab w:val="right" w:pos="8255" w:leader="dot"/>
            </w:tabs>
            <w:rPr>
              <w:rFonts w:cs="Arial" w:cstheme="minorBidi"/>
              <w:ins w:id="75" w:author="Winston.Huang" w:date="2025-09-02T16:29:00Z"/>
              <w:kern w:val="2"/>
              <w:sz w:val="24"/>
            </w:rPr>
          </w:pPr>
          <w:hyperlink w:anchor="_Toc207723179">
            <w:ins w:id="73" w:author="Winston.Huang" w:date="2025-09-02T16:29:00Z">
              <w:r>
                <w:rPr>
                  <w:webHidden/>
                </w:rPr>
                <w:t>CR 1.8 Public key infrastructure certificates</w:t>
              </w:r>
            </w:ins>
            <w:ins w:id="74" w:author="Winston.Huang" w:date="2025-09-02T16:29:00Z">
              <w:r>
                <w:rPr>
                  <w:webHidden/>
                </w:rPr>
                <w:fldChar w:fldCharType="begin"/>
              </w:r>
              <w:r>
                <w:rPr>
                  <w:webHidden/>
                </w:rPr>
                <w:instrText xml:space="preserve">PAGEREF _Toc207723179 \h</w:instrText>
              </w:r>
              <w:r>
                <w:rPr>
                  <w:webHidden/>
                </w:rPr>
                <w:fldChar w:fldCharType="separate"/>
              </w:r>
              <w:r>
                <w:rPr>
                  <w:vanish w:val="false"/>
                </w:rPr>
                <w:tab/>
                <w:t>23</w:t>
              </w:r>
            </w:ins>
            <w:r>
              <w:rPr>
                <w:webHidden/>
              </w:rPr>
              <w:fldChar w:fldCharType="end"/>
            </w:r>
          </w:hyperlink>
        </w:p>
        <w:p>
          <w:pPr>
            <w:pStyle w:val="32"/>
            <w:tabs>
              <w:tab w:val="clear" w:pos="480"/>
              <w:tab w:val="right" w:pos="8255" w:leader="dot"/>
            </w:tabs>
            <w:rPr>
              <w:rFonts w:cs="Arial" w:cstheme="minorBidi"/>
              <w:ins w:id="78" w:author="Winston.Huang" w:date="2025-09-02T16:29:00Z"/>
              <w:kern w:val="2"/>
              <w:sz w:val="24"/>
            </w:rPr>
          </w:pPr>
          <w:hyperlink w:anchor="_Toc207723180">
            <w:ins w:id="76" w:author="Winston.Huang" w:date="2025-09-02T16:29:00Z">
              <w:r>
                <w:rPr>
                  <w:webHidden/>
                  <w:rFonts w:eastAsia="新細明體" w:cs="Segoe UI"/>
                </w:rPr>
                <w:t>Statement</w:t>
              </w:r>
            </w:ins>
            <w:ins w:id="77" w:author="Winston.Huang" w:date="2025-09-02T16:29:00Z">
              <w:r>
                <w:rPr>
                  <w:webHidden/>
                </w:rPr>
                <w:fldChar w:fldCharType="begin"/>
              </w:r>
              <w:r>
                <w:rPr>
                  <w:webHidden/>
                </w:rPr>
                <w:instrText xml:space="preserve">PAGEREF _Toc207723180 \h</w:instrText>
              </w:r>
              <w:r>
                <w:rPr>
                  <w:webHidden/>
                </w:rPr>
                <w:fldChar w:fldCharType="separate"/>
              </w:r>
              <w:r>
                <w:rPr>
                  <w:vanish w:val="false"/>
                </w:rPr>
                <w:tab/>
                <w:t>24</w:t>
              </w:r>
            </w:ins>
            <w:r>
              <w:rPr>
                <w:webHidden/>
              </w:rPr>
              <w:fldChar w:fldCharType="end"/>
            </w:r>
          </w:hyperlink>
        </w:p>
        <w:p>
          <w:pPr>
            <w:pStyle w:val="32"/>
            <w:tabs>
              <w:tab w:val="clear" w:pos="480"/>
              <w:tab w:val="right" w:pos="8255" w:leader="dot"/>
            </w:tabs>
            <w:rPr>
              <w:rFonts w:cs="Arial" w:cstheme="minorBidi"/>
              <w:ins w:id="81" w:author="Winston.Huang" w:date="2025-09-02T16:29:00Z"/>
              <w:kern w:val="2"/>
              <w:sz w:val="24"/>
            </w:rPr>
          </w:pPr>
          <w:hyperlink w:anchor="_Toc207723181">
            <w:ins w:id="79" w:author="Winston.Huang" w:date="2025-09-02T16:29:00Z">
              <w:r>
                <w:rPr>
                  <w:webHidden/>
                </w:rPr>
                <w:t>Evidence</w:t>
              </w:r>
            </w:ins>
            <w:ins w:id="80" w:author="Winston.Huang" w:date="2025-09-02T16:29:00Z">
              <w:r>
                <w:rPr>
                  <w:webHidden/>
                </w:rPr>
                <w:fldChar w:fldCharType="begin"/>
              </w:r>
              <w:r>
                <w:rPr>
                  <w:webHidden/>
                </w:rPr>
                <w:instrText xml:space="preserve">PAGEREF _Toc207723181 \h</w:instrText>
              </w:r>
              <w:r>
                <w:rPr>
                  <w:webHidden/>
                </w:rPr>
                <w:fldChar w:fldCharType="separate"/>
              </w:r>
              <w:r>
                <w:rPr>
                  <w:vanish w:val="false"/>
                </w:rPr>
                <w:tab/>
                <w:t>24</w:t>
              </w:r>
            </w:ins>
            <w:r>
              <w:rPr>
                <w:webHidden/>
              </w:rPr>
              <w:fldChar w:fldCharType="end"/>
            </w:r>
          </w:hyperlink>
        </w:p>
        <w:p>
          <w:pPr>
            <w:pStyle w:val="32"/>
            <w:tabs>
              <w:tab w:val="clear" w:pos="480"/>
              <w:tab w:val="right" w:pos="8255" w:leader="dot"/>
            </w:tabs>
            <w:rPr>
              <w:rFonts w:cs="Arial" w:cstheme="minorBidi"/>
              <w:ins w:id="84" w:author="Winston.Huang" w:date="2025-09-02T16:29:00Z"/>
              <w:kern w:val="2"/>
              <w:sz w:val="24"/>
            </w:rPr>
          </w:pPr>
          <w:hyperlink w:anchor="_Toc207723182">
            <w:ins w:id="82" w:author="Winston.Huang" w:date="2025-09-02T16:29:00Z">
              <w:r>
                <w:rPr>
                  <w:webHidden/>
                </w:rPr>
                <w:t>Detailed Setting Steps</w:t>
              </w:r>
            </w:ins>
            <w:ins w:id="83" w:author="Winston.Huang" w:date="2025-09-02T16:29:00Z">
              <w:r>
                <w:rPr>
                  <w:webHidden/>
                </w:rPr>
                <w:fldChar w:fldCharType="begin"/>
              </w:r>
              <w:r>
                <w:rPr>
                  <w:webHidden/>
                </w:rPr>
                <w:instrText xml:space="preserve">PAGEREF _Toc207723182 \h</w:instrText>
              </w:r>
              <w:r>
                <w:rPr>
                  <w:webHidden/>
                </w:rPr>
                <w:fldChar w:fldCharType="separate"/>
              </w:r>
              <w:r>
                <w:rPr>
                  <w:vanish w:val="false"/>
                </w:rPr>
                <w:tab/>
                <w:t>24</w:t>
              </w:r>
            </w:ins>
            <w:r>
              <w:rPr>
                <w:webHidden/>
              </w:rPr>
              <w:fldChar w:fldCharType="end"/>
            </w:r>
          </w:hyperlink>
        </w:p>
        <w:p>
          <w:pPr>
            <w:pStyle w:val="22"/>
            <w:tabs>
              <w:tab w:val="clear" w:pos="480"/>
              <w:tab w:val="right" w:pos="8255" w:leader="dot"/>
            </w:tabs>
            <w:rPr>
              <w:rFonts w:cs="Arial" w:cstheme="minorBidi"/>
              <w:ins w:id="87" w:author="Winston.Huang" w:date="2025-09-02T16:29:00Z"/>
              <w:kern w:val="2"/>
              <w:sz w:val="24"/>
            </w:rPr>
          </w:pPr>
          <w:hyperlink w:anchor="_Toc207723183">
            <w:ins w:id="85" w:author="Winston.Huang" w:date="2025-09-02T16:29:00Z">
              <w:r>
                <w:rPr>
                  <w:webHidden/>
                </w:rPr>
                <w:t>CR 1.9 Strength of public key-based authentication</w:t>
              </w:r>
            </w:ins>
            <w:ins w:id="86" w:author="Winston.Huang" w:date="2025-09-02T16:29:00Z">
              <w:r>
                <w:rPr>
                  <w:webHidden/>
                </w:rPr>
                <w:fldChar w:fldCharType="begin"/>
              </w:r>
              <w:r>
                <w:rPr>
                  <w:webHidden/>
                </w:rPr>
                <w:instrText xml:space="preserve">PAGEREF _Toc207723183 \h</w:instrText>
              </w:r>
              <w:r>
                <w:rPr>
                  <w:webHidden/>
                </w:rPr>
                <w:fldChar w:fldCharType="separate"/>
              </w:r>
              <w:r>
                <w:rPr>
                  <w:vanish w:val="false"/>
                </w:rPr>
                <w:tab/>
                <w:t>24</w:t>
              </w:r>
            </w:ins>
            <w:r>
              <w:rPr>
                <w:webHidden/>
              </w:rPr>
              <w:fldChar w:fldCharType="end"/>
            </w:r>
          </w:hyperlink>
        </w:p>
        <w:p>
          <w:pPr>
            <w:pStyle w:val="32"/>
            <w:tabs>
              <w:tab w:val="clear" w:pos="480"/>
              <w:tab w:val="right" w:pos="8255" w:leader="dot"/>
            </w:tabs>
            <w:rPr>
              <w:rFonts w:cs="Arial" w:cstheme="minorBidi"/>
              <w:ins w:id="90" w:author="Winston.Huang" w:date="2025-09-02T16:29:00Z"/>
              <w:kern w:val="2"/>
              <w:sz w:val="24"/>
            </w:rPr>
          </w:pPr>
          <w:hyperlink w:anchor="_Toc207723184">
            <w:ins w:id="88" w:author="Winston.Huang" w:date="2025-09-02T16:29:00Z">
              <w:r>
                <w:rPr>
                  <w:webHidden/>
                </w:rPr>
                <w:t>Statement</w:t>
              </w:r>
            </w:ins>
            <w:ins w:id="89" w:author="Winston.Huang" w:date="2025-09-02T16:29:00Z">
              <w:r>
                <w:rPr>
                  <w:webHidden/>
                </w:rPr>
                <w:fldChar w:fldCharType="begin"/>
              </w:r>
              <w:r>
                <w:rPr>
                  <w:webHidden/>
                </w:rPr>
                <w:instrText xml:space="preserve">PAGEREF _Toc207723184 \h</w:instrText>
              </w:r>
              <w:r>
                <w:rPr>
                  <w:webHidden/>
                </w:rPr>
                <w:fldChar w:fldCharType="separate"/>
              </w:r>
              <w:r>
                <w:rPr>
                  <w:vanish w:val="false"/>
                </w:rPr>
                <w:tab/>
                <w:t>24</w:t>
              </w:r>
            </w:ins>
            <w:r>
              <w:rPr>
                <w:webHidden/>
              </w:rPr>
              <w:fldChar w:fldCharType="end"/>
            </w:r>
          </w:hyperlink>
        </w:p>
        <w:p>
          <w:pPr>
            <w:pStyle w:val="32"/>
            <w:tabs>
              <w:tab w:val="clear" w:pos="480"/>
              <w:tab w:val="right" w:pos="8255" w:leader="dot"/>
            </w:tabs>
            <w:rPr>
              <w:rFonts w:cs="Arial" w:cstheme="minorBidi"/>
              <w:ins w:id="93" w:author="Winston.Huang" w:date="2025-09-02T16:29:00Z"/>
              <w:kern w:val="2"/>
              <w:sz w:val="24"/>
            </w:rPr>
          </w:pPr>
          <w:hyperlink w:anchor="_Toc207723185">
            <w:ins w:id="91" w:author="Winston.Huang" w:date="2025-09-02T16:29:00Z">
              <w:r>
                <w:rPr>
                  <w:webHidden/>
                </w:rPr>
                <w:t>Evidence</w:t>
              </w:r>
            </w:ins>
            <w:ins w:id="92" w:author="Winston.Huang" w:date="2025-09-02T16:29:00Z">
              <w:r>
                <w:rPr>
                  <w:webHidden/>
                </w:rPr>
                <w:fldChar w:fldCharType="begin"/>
              </w:r>
              <w:r>
                <w:rPr>
                  <w:webHidden/>
                </w:rPr>
                <w:instrText xml:space="preserve">PAGEREF _Toc207723185 \h</w:instrText>
              </w:r>
              <w:r>
                <w:rPr>
                  <w:webHidden/>
                </w:rPr>
                <w:fldChar w:fldCharType="separate"/>
              </w:r>
              <w:r>
                <w:rPr>
                  <w:vanish w:val="false"/>
                </w:rPr>
                <w:tab/>
                <w:t>24</w:t>
              </w:r>
            </w:ins>
            <w:r>
              <w:rPr>
                <w:webHidden/>
              </w:rPr>
              <w:fldChar w:fldCharType="end"/>
            </w:r>
          </w:hyperlink>
        </w:p>
        <w:p>
          <w:pPr>
            <w:pStyle w:val="32"/>
            <w:tabs>
              <w:tab w:val="clear" w:pos="480"/>
              <w:tab w:val="right" w:pos="8255" w:leader="dot"/>
            </w:tabs>
            <w:rPr>
              <w:rFonts w:cs="Arial" w:cstheme="minorBidi"/>
              <w:ins w:id="96" w:author="Winston.Huang" w:date="2025-09-02T16:29:00Z"/>
              <w:kern w:val="2"/>
              <w:sz w:val="24"/>
            </w:rPr>
          </w:pPr>
          <w:hyperlink w:anchor="_Toc207723186">
            <w:ins w:id="94" w:author="Winston.Huang" w:date="2025-09-02T16:29:00Z">
              <w:r>
                <w:rPr>
                  <w:webHidden/>
                </w:rPr>
                <w:t>Detailed Setting Steps</w:t>
              </w:r>
            </w:ins>
            <w:ins w:id="95" w:author="Winston.Huang" w:date="2025-09-02T16:29:00Z">
              <w:r>
                <w:rPr>
                  <w:webHidden/>
                </w:rPr>
                <w:fldChar w:fldCharType="begin"/>
              </w:r>
              <w:r>
                <w:rPr>
                  <w:webHidden/>
                </w:rPr>
                <w:instrText xml:space="preserve">PAGEREF _Toc207723186 \h</w:instrText>
              </w:r>
              <w:r>
                <w:rPr>
                  <w:webHidden/>
                </w:rPr>
                <w:fldChar w:fldCharType="separate"/>
              </w:r>
              <w:r>
                <w:rPr>
                  <w:vanish w:val="false"/>
                </w:rPr>
                <w:tab/>
                <w:t>24</w:t>
              </w:r>
            </w:ins>
            <w:r>
              <w:rPr>
                <w:webHidden/>
              </w:rPr>
              <w:fldChar w:fldCharType="end"/>
            </w:r>
          </w:hyperlink>
        </w:p>
        <w:p>
          <w:pPr>
            <w:pStyle w:val="22"/>
            <w:tabs>
              <w:tab w:val="clear" w:pos="480"/>
              <w:tab w:val="right" w:pos="8255" w:leader="dot"/>
            </w:tabs>
            <w:rPr>
              <w:rFonts w:cs="Arial" w:cstheme="minorBidi"/>
              <w:ins w:id="99" w:author="Winston.Huang" w:date="2025-09-02T16:29:00Z"/>
              <w:kern w:val="2"/>
              <w:sz w:val="24"/>
            </w:rPr>
          </w:pPr>
          <w:hyperlink w:anchor="_Toc207723187">
            <w:ins w:id="97" w:author="Winston.Huang" w:date="2025-09-02T16:29:00Z">
              <w:r>
                <w:rPr>
                  <w:webHidden/>
                </w:rPr>
                <w:t>CR 1.10 Authenticator feedback</w:t>
              </w:r>
            </w:ins>
            <w:ins w:id="98" w:author="Winston.Huang" w:date="2025-09-02T16:29:00Z">
              <w:r>
                <w:rPr>
                  <w:webHidden/>
                </w:rPr>
                <w:fldChar w:fldCharType="begin"/>
              </w:r>
              <w:r>
                <w:rPr>
                  <w:webHidden/>
                </w:rPr>
                <w:instrText xml:space="preserve">PAGEREF _Toc207723187 \h</w:instrText>
              </w:r>
              <w:r>
                <w:rPr>
                  <w:webHidden/>
                </w:rPr>
                <w:fldChar w:fldCharType="separate"/>
              </w:r>
              <w:r>
                <w:rPr>
                  <w:vanish w:val="false"/>
                </w:rPr>
                <w:tab/>
                <w:t>24</w:t>
              </w:r>
            </w:ins>
            <w:r>
              <w:rPr>
                <w:webHidden/>
              </w:rPr>
              <w:fldChar w:fldCharType="end"/>
            </w:r>
          </w:hyperlink>
        </w:p>
        <w:p>
          <w:pPr>
            <w:pStyle w:val="32"/>
            <w:tabs>
              <w:tab w:val="clear" w:pos="480"/>
              <w:tab w:val="right" w:pos="8255" w:leader="dot"/>
            </w:tabs>
            <w:rPr>
              <w:rFonts w:cs="Arial" w:cstheme="minorBidi"/>
              <w:ins w:id="102" w:author="Winston.Huang" w:date="2025-09-02T16:29:00Z"/>
              <w:kern w:val="2"/>
              <w:sz w:val="24"/>
            </w:rPr>
          </w:pPr>
          <w:hyperlink w:anchor="_Toc207723188">
            <w:ins w:id="100" w:author="Winston.Huang" w:date="2025-09-02T16:29:00Z">
              <w:r>
                <w:rPr>
                  <w:webHidden/>
                </w:rPr>
                <w:t>Statement</w:t>
              </w:r>
            </w:ins>
            <w:ins w:id="101" w:author="Winston.Huang" w:date="2025-09-02T16:29:00Z">
              <w:r>
                <w:rPr>
                  <w:webHidden/>
                </w:rPr>
                <w:fldChar w:fldCharType="begin"/>
              </w:r>
              <w:r>
                <w:rPr>
                  <w:webHidden/>
                </w:rPr>
                <w:instrText xml:space="preserve">PAGEREF _Toc207723188 \h</w:instrText>
              </w:r>
              <w:r>
                <w:rPr>
                  <w:webHidden/>
                </w:rPr>
                <w:fldChar w:fldCharType="separate"/>
              </w:r>
              <w:r>
                <w:rPr>
                  <w:vanish w:val="false"/>
                </w:rPr>
                <w:tab/>
                <w:t>25</w:t>
              </w:r>
            </w:ins>
            <w:r>
              <w:rPr>
                <w:webHidden/>
              </w:rPr>
              <w:fldChar w:fldCharType="end"/>
            </w:r>
          </w:hyperlink>
        </w:p>
        <w:p>
          <w:pPr>
            <w:pStyle w:val="32"/>
            <w:tabs>
              <w:tab w:val="clear" w:pos="480"/>
              <w:tab w:val="right" w:pos="8255" w:leader="dot"/>
            </w:tabs>
            <w:rPr>
              <w:rFonts w:cs="Arial" w:cstheme="minorBidi"/>
              <w:ins w:id="105" w:author="Winston.Huang" w:date="2025-09-02T16:29:00Z"/>
              <w:kern w:val="2"/>
              <w:sz w:val="24"/>
            </w:rPr>
          </w:pPr>
          <w:hyperlink w:anchor="_Toc207723189">
            <w:ins w:id="103" w:author="Winston.Huang" w:date="2025-09-02T16:29:00Z">
              <w:r>
                <w:rPr>
                  <w:webHidden/>
                </w:rPr>
                <w:t>Evidence</w:t>
              </w:r>
            </w:ins>
            <w:ins w:id="104" w:author="Winston.Huang" w:date="2025-09-02T16:29:00Z">
              <w:r>
                <w:rPr>
                  <w:webHidden/>
                </w:rPr>
                <w:fldChar w:fldCharType="begin"/>
              </w:r>
              <w:r>
                <w:rPr>
                  <w:webHidden/>
                </w:rPr>
                <w:instrText xml:space="preserve">PAGEREF _Toc207723189 \h</w:instrText>
              </w:r>
              <w:r>
                <w:rPr>
                  <w:webHidden/>
                </w:rPr>
                <w:fldChar w:fldCharType="separate"/>
              </w:r>
              <w:r>
                <w:rPr>
                  <w:vanish w:val="false"/>
                </w:rPr>
                <w:tab/>
                <w:t>25</w:t>
              </w:r>
            </w:ins>
            <w:r>
              <w:rPr>
                <w:webHidden/>
              </w:rPr>
              <w:fldChar w:fldCharType="end"/>
            </w:r>
          </w:hyperlink>
        </w:p>
        <w:p>
          <w:pPr>
            <w:pStyle w:val="32"/>
            <w:tabs>
              <w:tab w:val="clear" w:pos="480"/>
              <w:tab w:val="right" w:pos="8255" w:leader="dot"/>
            </w:tabs>
            <w:rPr>
              <w:rFonts w:cs="Arial" w:cstheme="minorBidi"/>
              <w:ins w:id="108" w:author="Winston.Huang" w:date="2025-09-02T16:29:00Z"/>
              <w:kern w:val="2"/>
              <w:sz w:val="24"/>
            </w:rPr>
          </w:pPr>
          <w:hyperlink w:anchor="_Toc207723190">
            <w:ins w:id="106" w:author="Winston.Huang" w:date="2025-09-02T16:29:00Z">
              <w:r>
                <w:rPr>
                  <w:webHidden/>
                </w:rPr>
                <w:t>Detailed Setting Steps</w:t>
              </w:r>
            </w:ins>
            <w:ins w:id="107" w:author="Winston.Huang" w:date="2025-09-02T16:29:00Z">
              <w:r>
                <w:rPr>
                  <w:webHidden/>
                </w:rPr>
                <w:fldChar w:fldCharType="begin"/>
              </w:r>
              <w:r>
                <w:rPr>
                  <w:webHidden/>
                </w:rPr>
                <w:instrText xml:space="preserve">PAGEREF _Toc207723190 \h</w:instrText>
              </w:r>
              <w:r>
                <w:rPr>
                  <w:webHidden/>
                </w:rPr>
                <w:fldChar w:fldCharType="separate"/>
              </w:r>
              <w:r>
                <w:rPr>
                  <w:vanish w:val="false"/>
                </w:rPr>
                <w:tab/>
                <w:t>25</w:t>
              </w:r>
            </w:ins>
            <w:r>
              <w:rPr>
                <w:webHidden/>
              </w:rPr>
              <w:fldChar w:fldCharType="end"/>
            </w:r>
          </w:hyperlink>
        </w:p>
        <w:p>
          <w:pPr>
            <w:pStyle w:val="22"/>
            <w:tabs>
              <w:tab w:val="clear" w:pos="480"/>
              <w:tab w:val="right" w:pos="8255" w:leader="dot"/>
            </w:tabs>
            <w:rPr>
              <w:rFonts w:cs="Arial" w:cstheme="minorBidi"/>
              <w:ins w:id="111" w:author="Winston.Huang" w:date="2025-09-02T16:29:00Z"/>
              <w:kern w:val="2"/>
              <w:sz w:val="24"/>
            </w:rPr>
          </w:pPr>
          <w:hyperlink w:anchor="_Toc207723191">
            <w:ins w:id="109" w:author="Winston.Huang" w:date="2025-09-02T16:29:00Z">
              <w:r>
                <w:rPr>
                  <w:webHidden/>
                </w:rPr>
                <w:t>CR 1.11 Unsuccessful Login Attempts</w:t>
              </w:r>
            </w:ins>
            <w:ins w:id="110" w:author="Winston.Huang" w:date="2025-09-02T16:29:00Z">
              <w:r>
                <w:rPr>
                  <w:webHidden/>
                </w:rPr>
                <w:fldChar w:fldCharType="begin"/>
              </w:r>
              <w:r>
                <w:rPr>
                  <w:webHidden/>
                </w:rPr>
                <w:instrText xml:space="preserve">PAGEREF _Toc207723191 \h</w:instrText>
              </w:r>
              <w:r>
                <w:rPr>
                  <w:webHidden/>
                </w:rPr>
                <w:fldChar w:fldCharType="separate"/>
              </w:r>
              <w:r>
                <w:rPr>
                  <w:vanish w:val="false"/>
                </w:rPr>
                <w:tab/>
                <w:t>27</w:t>
              </w:r>
            </w:ins>
            <w:r>
              <w:rPr>
                <w:webHidden/>
              </w:rPr>
              <w:fldChar w:fldCharType="end"/>
            </w:r>
          </w:hyperlink>
        </w:p>
        <w:p>
          <w:pPr>
            <w:pStyle w:val="32"/>
            <w:tabs>
              <w:tab w:val="clear" w:pos="480"/>
              <w:tab w:val="right" w:pos="8255" w:leader="dot"/>
            </w:tabs>
            <w:rPr>
              <w:rFonts w:cs="Arial" w:cstheme="minorBidi"/>
              <w:ins w:id="114" w:author="Winston.Huang" w:date="2025-09-02T16:29:00Z"/>
              <w:kern w:val="2"/>
              <w:sz w:val="24"/>
            </w:rPr>
          </w:pPr>
          <w:hyperlink w:anchor="_Toc207723192">
            <w:ins w:id="112" w:author="Winston.Huang" w:date="2025-09-02T16:29:00Z">
              <w:r>
                <w:rPr>
                  <w:webHidden/>
                </w:rPr>
                <w:t>Statement</w:t>
              </w:r>
            </w:ins>
            <w:ins w:id="113" w:author="Winston.Huang" w:date="2025-09-02T16:29:00Z">
              <w:r>
                <w:rPr>
                  <w:webHidden/>
                </w:rPr>
                <w:fldChar w:fldCharType="begin"/>
              </w:r>
              <w:r>
                <w:rPr>
                  <w:webHidden/>
                </w:rPr>
                <w:instrText xml:space="preserve">PAGEREF _Toc207723192 \h</w:instrText>
              </w:r>
              <w:r>
                <w:rPr>
                  <w:webHidden/>
                </w:rPr>
                <w:fldChar w:fldCharType="separate"/>
              </w:r>
              <w:r>
                <w:rPr>
                  <w:vanish w:val="false"/>
                </w:rPr>
                <w:tab/>
                <w:t>27</w:t>
              </w:r>
            </w:ins>
            <w:r>
              <w:rPr>
                <w:webHidden/>
              </w:rPr>
              <w:fldChar w:fldCharType="end"/>
            </w:r>
          </w:hyperlink>
        </w:p>
        <w:p>
          <w:pPr>
            <w:pStyle w:val="32"/>
            <w:tabs>
              <w:tab w:val="clear" w:pos="480"/>
              <w:tab w:val="right" w:pos="8255" w:leader="dot"/>
            </w:tabs>
            <w:rPr>
              <w:rFonts w:cs="Arial" w:cstheme="minorBidi"/>
              <w:ins w:id="117" w:author="Winston.Huang" w:date="2025-09-02T16:29:00Z"/>
              <w:kern w:val="2"/>
              <w:sz w:val="24"/>
            </w:rPr>
          </w:pPr>
          <w:hyperlink w:anchor="_Toc207723193">
            <w:ins w:id="115" w:author="Winston.Huang" w:date="2025-09-02T16:29:00Z">
              <w:r>
                <w:rPr>
                  <w:webHidden/>
                </w:rPr>
                <w:t>Evidence</w:t>
              </w:r>
            </w:ins>
            <w:ins w:id="116" w:author="Winston.Huang" w:date="2025-09-02T16:29:00Z">
              <w:r>
                <w:rPr>
                  <w:webHidden/>
                </w:rPr>
                <w:fldChar w:fldCharType="begin"/>
              </w:r>
              <w:r>
                <w:rPr>
                  <w:webHidden/>
                </w:rPr>
                <w:instrText xml:space="preserve">PAGEREF _Toc207723193 \h</w:instrText>
              </w:r>
              <w:r>
                <w:rPr>
                  <w:webHidden/>
                </w:rPr>
                <w:fldChar w:fldCharType="separate"/>
              </w:r>
              <w:r>
                <w:rPr>
                  <w:vanish w:val="false"/>
                </w:rPr>
                <w:tab/>
                <w:t>27</w:t>
              </w:r>
            </w:ins>
            <w:r>
              <w:rPr>
                <w:webHidden/>
              </w:rPr>
              <w:fldChar w:fldCharType="end"/>
            </w:r>
          </w:hyperlink>
        </w:p>
        <w:p>
          <w:pPr>
            <w:pStyle w:val="32"/>
            <w:tabs>
              <w:tab w:val="clear" w:pos="480"/>
              <w:tab w:val="right" w:pos="8255" w:leader="dot"/>
            </w:tabs>
            <w:rPr>
              <w:rFonts w:cs="Arial" w:cstheme="minorBidi"/>
              <w:ins w:id="120" w:author="Winston.Huang" w:date="2025-09-02T16:29:00Z"/>
              <w:kern w:val="2"/>
              <w:sz w:val="24"/>
            </w:rPr>
          </w:pPr>
          <w:hyperlink w:anchor="_Toc207723194">
            <w:ins w:id="118" w:author="Winston.Huang" w:date="2025-09-02T16:29:00Z">
              <w:r>
                <w:rPr>
                  <w:webHidden/>
                </w:rPr>
                <w:t>Detailed Setting Steps</w:t>
              </w:r>
            </w:ins>
            <w:ins w:id="119" w:author="Winston.Huang" w:date="2025-09-02T16:29:00Z">
              <w:r>
                <w:rPr>
                  <w:webHidden/>
                </w:rPr>
                <w:fldChar w:fldCharType="begin"/>
              </w:r>
              <w:r>
                <w:rPr>
                  <w:webHidden/>
                </w:rPr>
                <w:instrText xml:space="preserve">PAGEREF _Toc207723194 \h</w:instrText>
              </w:r>
              <w:r>
                <w:rPr>
                  <w:webHidden/>
                </w:rPr>
                <w:fldChar w:fldCharType="separate"/>
              </w:r>
              <w:r>
                <w:rPr>
                  <w:vanish w:val="false"/>
                </w:rPr>
                <w:tab/>
                <w:t>28</w:t>
              </w:r>
            </w:ins>
            <w:r>
              <w:rPr>
                <w:webHidden/>
              </w:rPr>
              <w:fldChar w:fldCharType="end"/>
            </w:r>
          </w:hyperlink>
        </w:p>
        <w:p>
          <w:pPr>
            <w:pStyle w:val="22"/>
            <w:tabs>
              <w:tab w:val="clear" w:pos="480"/>
              <w:tab w:val="right" w:pos="8255" w:leader="dot"/>
            </w:tabs>
            <w:rPr>
              <w:rFonts w:cs="Arial" w:cstheme="minorBidi"/>
              <w:ins w:id="123" w:author="Winston.Huang" w:date="2025-09-02T16:29:00Z"/>
              <w:kern w:val="2"/>
              <w:sz w:val="24"/>
            </w:rPr>
          </w:pPr>
          <w:hyperlink w:anchor="_Toc207723195">
            <w:ins w:id="121" w:author="Winston.Huang" w:date="2025-09-02T16:29:00Z">
              <w:r>
                <w:rPr>
                  <w:webHidden/>
                </w:rPr>
                <w:t>CR 1.12 System Use Notification</w:t>
              </w:r>
            </w:ins>
            <w:ins w:id="122" w:author="Winston.Huang" w:date="2025-09-02T16:29:00Z">
              <w:r>
                <w:rPr>
                  <w:webHidden/>
                </w:rPr>
                <w:fldChar w:fldCharType="begin"/>
              </w:r>
              <w:r>
                <w:rPr>
                  <w:webHidden/>
                </w:rPr>
                <w:instrText xml:space="preserve">PAGEREF _Toc207723195 \h</w:instrText>
              </w:r>
              <w:r>
                <w:rPr>
                  <w:webHidden/>
                </w:rPr>
                <w:fldChar w:fldCharType="separate"/>
              </w:r>
              <w:r>
                <w:rPr>
                  <w:vanish w:val="false"/>
                </w:rPr>
                <w:tab/>
                <w:t>29</w:t>
              </w:r>
            </w:ins>
            <w:r>
              <w:rPr>
                <w:webHidden/>
              </w:rPr>
              <w:fldChar w:fldCharType="end"/>
            </w:r>
          </w:hyperlink>
        </w:p>
        <w:p>
          <w:pPr>
            <w:pStyle w:val="32"/>
            <w:tabs>
              <w:tab w:val="clear" w:pos="480"/>
              <w:tab w:val="right" w:pos="8255" w:leader="dot"/>
            </w:tabs>
            <w:rPr>
              <w:rFonts w:cs="Arial" w:cstheme="minorBidi"/>
              <w:ins w:id="126" w:author="Winston.Huang" w:date="2025-09-02T16:29:00Z"/>
              <w:kern w:val="2"/>
              <w:sz w:val="24"/>
            </w:rPr>
          </w:pPr>
          <w:hyperlink w:anchor="_Toc207723196">
            <w:ins w:id="124" w:author="Winston.Huang" w:date="2025-09-02T16:29:00Z">
              <w:r>
                <w:rPr>
                  <w:webHidden/>
                </w:rPr>
                <w:t>Statement</w:t>
              </w:r>
            </w:ins>
            <w:ins w:id="125" w:author="Winston.Huang" w:date="2025-09-02T16:29:00Z">
              <w:r>
                <w:rPr>
                  <w:webHidden/>
                </w:rPr>
                <w:fldChar w:fldCharType="begin"/>
              </w:r>
              <w:r>
                <w:rPr>
                  <w:webHidden/>
                </w:rPr>
                <w:instrText xml:space="preserve">PAGEREF _Toc207723196 \h</w:instrText>
              </w:r>
              <w:r>
                <w:rPr>
                  <w:webHidden/>
                </w:rPr>
                <w:fldChar w:fldCharType="separate"/>
              </w:r>
              <w:r>
                <w:rPr>
                  <w:vanish w:val="false"/>
                </w:rPr>
                <w:tab/>
                <w:t>29</w:t>
              </w:r>
            </w:ins>
            <w:r>
              <w:rPr>
                <w:webHidden/>
              </w:rPr>
              <w:fldChar w:fldCharType="end"/>
            </w:r>
          </w:hyperlink>
        </w:p>
        <w:p>
          <w:pPr>
            <w:pStyle w:val="32"/>
            <w:tabs>
              <w:tab w:val="clear" w:pos="480"/>
              <w:tab w:val="right" w:pos="8255" w:leader="dot"/>
            </w:tabs>
            <w:rPr>
              <w:rFonts w:cs="Arial" w:cstheme="minorBidi"/>
              <w:ins w:id="129" w:author="Winston.Huang" w:date="2025-09-02T16:29:00Z"/>
              <w:kern w:val="2"/>
              <w:sz w:val="24"/>
            </w:rPr>
          </w:pPr>
          <w:hyperlink w:anchor="_Toc207723197">
            <w:ins w:id="127" w:author="Winston.Huang" w:date="2025-09-02T16:29:00Z">
              <w:r>
                <w:rPr>
                  <w:webHidden/>
                </w:rPr>
                <w:t>Evidence</w:t>
              </w:r>
            </w:ins>
            <w:ins w:id="128" w:author="Winston.Huang" w:date="2025-09-02T16:29:00Z">
              <w:r>
                <w:rPr>
                  <w:webHidden/>
                </w:rPr>
                <w:fldChar w:fldCharType="begin"/>
              </w:r>
              <w:r>
                <w:rPr>
                  <w:webHidden/>
                </w:rPr>
                <w:instrText xml:space="preserve">PAGEREF _Toc207723197 \h</w:instrText>
              </w:r>
              <w:r>
                <w:rPr>
                  <w:webHidden/>
                </w:rPr>
                <w:fldChar w:fldCharType="separate"/>
              </w:r>
              <w:r>
                <w:rPr>
                  <w:vanish w:val="false"/>
                </w:rPr>
                <w:tab/>
                <w:t>29</w:t>
              </w:r>
            </w:ins>
            <w:r>
              <w:rPr>
                <w:webHidden/>
              </w:rPr>
              <w:fldChar w:fldCharType="end"/>
            </w:r>
          </w:hyperlink>
        </w:p>
        <w:p>
          <w:pPr>
            <w:pStyle w:val="32"/>
            <w:tabs>
              <w:tab w:val="clear" w:pos="480"/>
              <w:tab w:val="right" w:pos="8255" w:leader="dot"/>
            </w:tabs>
            <w:rPr>
              <w:rFonts w:cs="Arial" w:cstheme="minorBidi"/>
              <w:ins w:id="132" w:author="Winston.Huang" w:date="2025-09-02T16:29:00Z"/>
              <w:kern w:val="2"/>
              <w:sz w:val="24"/>
            </w:rPr>
          </w:pPr>
          <w:hyperlink w:anchor="_Toc207723198">
            <w:ins w:id="130" w:author="Winston.Huang" w:date="2025-09-02T16:29:00Z">
              <w:r>
                <w:rPr>
                  <w:webHidden/>
                </w:rPr>
                <w:t>Detailed Setting Steps</w:t>
              </w:r>
            </w:ins>
            <w:ins w:id="131" w:author="Winston.Huang" w:date="2025-09-02T16:29:00Z">
              <w:r>
                <w:rPr>
                  <w:webHidden/>
                </w:rPr>
                <w:fldChar w:fldCharType="begin"/>
              </w:r>
              <w:r>
                <w:rPr>
                  <w:webHidden/>
                </w:rPr>
                <w:instrText xml:space="preserve">PAGEREF _Toc207723198 \h</w:instrText>
              </w:r>
              <w:r>
                <w:rPr>
                  <w:webHidden/>
                </w:rPr>
                <w:fldChar w:fldCharType="separate"/>
              </w:r>
              <w:r>
                <w:rPr>
                  <w:vanish w:val="false"/>
                </w:rPr>
                <w:tab/>
                <w:t>30</w:t>
              </w:r>
            </w:ins>
            <w:r>
              <w:rPr>
                <w:webHidden/>
              </w:rPr>
              <w:fldChar w:fldCharType="end"/>
            </w:r>
          </w:hyperlink>
        </w:p>
        <w:p>
          <w:pPr>
            <w:pStyle w:val="22"/>
            <w:tabs>
              <w:tab w:val="clear" w:pos="480"/>
              <w:tab w:val="right" w:pos="8255" w:leader="dot"/>
            </w:tabs>
            <w:rPr>
              <w:rFonts w:cs="Arial" w:cstheme="minorBidi"/>
              <w:ins w:id="135" w:author="Winston.Huang" w:date="2025-09-02T16:29:00Z"/>
              <w:kern w:val="2"/>
              <w:sz w:val="24"/>
            </w:rPr>
          </w:pPr>
          <w:hyperlink w:anchor="_Toc207723199">
            <w:ins w:id="133" w:author="Winston.Huang" w:date="2025-09-02T16:29:00Z">
              <w:r>
                <w:rPr>
                  <w:webHidden/>
                </w:rPr>
                <w:t>CR 1.14 Strength of symmetric key-based authentication</w:t>
              </w:r>
            </w:ins>
            <w:ins w:id="134" w:author="Winston.Huang" w:date="2025-09-02T16:29:00Z">
              <w:r>
                <w:rPr>
                  <w:webHidden/>
                </w:rPr>
                <w:fldChar w:fldCharType="begin"/>
              </w:r>
              <w:r>
                <w:rPr>
                  <w:webHidden/>
                </w:rPr>
                <w:instrText xml:space="preserve">PAGEREF _Toc207723199 \h</w:instrText>
              </w:r>
              <w:r>
                <w:rPr>
                  <w:webHidden/>
                </w:rPr>
                <w:fldChar w:fldCharType="separate"/>
              </w:r>
              <w:r>
                <w:rPr>
                  <w:vanish w:val="false"/>
                </w:rPr>
                <w:tab/>
                <w:t>31</w:t>
              </w:r>
            </w:ins>
            <w:r>
              <w:rPr>
                <w:webHidden/>
              </w:rPr>
              <w:fldChar w:fldCharType="end"/>
            </w:r>
          </w:hyperlink>
        </w:p>
        <w:p>
          <w:pPr>
            <w:pStyle w:val="32"/>
            <w:tabs>
              <w:tab w:val="clear" w:pos="480"/>
              <w:tab w:val="right" w:pos="8255" w:leader="dot"/>
            </w:tabs>
            <w:rPr>
              <w:rFonts w:cs="Arial" w:cstheme="minorBidi"/>
              <w:ins w:id="138" w:author="Winston.Huang" w:date="2025-09-02T16:29:00Z"/>
              <w:kern w:val="2"/>
              <w:sz w:val="24"/>
            </w:rPr>
          </w:pPr>
          <w:hyperlink w:anchor="_Toc207723200">
            <w:ins w:id="136" w:author="Winston.Huang" w:date="2025-09-02T16:29:00Z">
              <w:r>
                <w:rPr>
                  <w:webHidden/>
                  <w:rFonts w:eastAsia="新細明體" w:cs="Segoe UI"/>
                </w:rPr>
                <w:t>Statement</w:t>
              </w:r>
            </w:ins>
            <w:ins w:id="137" w:author="Winston.Huang" w:date="2025-09-02T16:29:00Z">
              <w:r>
                <w:rPr>
                  <w:webHidden/>
                </w:rPr>
                <w:fldChar w:fldCharType="begin"/>
              </w:r>
              <w:r>
                <w:rPr>
                  <w:webHidden/>
                </w:rPr>
                <w:instrText xml:space="preserve">PAGEREF _Toc207723200 \h</w:instrText>
              </w:r>
              <w:r>
                <w:rPr>
                  <w:webHidden/>
                </w:rPr>
                <w:fldChar w:fldCharType="separate"/>
              </w:r>
              <w:r>
                <w:rPr>
                  <w:vanish w:val="false"/>
                </w:rPr>
                <w:tab/>
                <w:t>31</w:t>
              </w:r>
            </w:ins>
            <w:r>
              <w:rPr>
                <w:webHidden/>
              </w:rPr>
              <w:fldChar w:fldCharType="end"/>
            </w:r>
          </w:hyperlink>
        </w:p>
        <w:p>
          <w:pPr>
            <w:pStyle w:val="32"/>
            <w:tabs>
              <w:tab w:val="clear" w:pos="480"/>
              <w:tab w:val="right" w:pos="8255" w:leader="dot"/>
            </w:tabs>
            <w:rPr>
              <w:rFonts w:cs="Arial" w:cstheme="minorBidi"/>
              <w:ins w:id="141" w:author="Winston.Huang" w:date="2025-09-02T16:29:00Z"/>
              <w:kern w:val="2"/>
              <w:sz w:val="24"/>
            </w:rPr>
          </w:pPr>
          <w:hyperlink w:anchor="_Toc207723201">
            <w:ins w:id="139" w:author="Winston.Huang" w:date="2025-09-02T16:29:00Z">
              <w:r>
                <w:rPr>
                  <w:webHidden/>
                </w:rPr>
                <w:t>Evidence</w:t>
              </w:r>
            </w:ins>
            <w:ins w:id="140" w:author="Winston.Huang" w:date="2025-09-02T16:29:00Z">
              <w:r>
                <w:rPr>
                  <w:webHidden/>
                </w:rPr>
                <w:fldChar w:fldCharType="begin"/>
              </w:r>
              <w:r>
                <w:rPr>
                  <w:webHidden/>
                </w:rPr>
                <w:instrText xml:space="preserve">PAGEREF _Toc207723201 \h</w:instrText>
              </w:r>
              <w:r>
                <w:rPr>
                  <w:webHidden/>
                </w:rPr>
                <w:fldChar w:fldCharType="separate"/>
              </w:r>
              <w:r>
                <w:rPr>
                  <w:vanish w:val="false"/>
                </w:rPr>
                <w:tab/>
                <w:t>31</w:t>
              </w:r>
            </w:ins>
            <w:r>
              <w:rPr>
                <w:webHidden/>
              </w:rPr>
              <w:fldChar w:fldCharType="end"/>
            </w:r>
          </w:hyperlink>
        </w:p>
        <w:p>
          <w:pPr>
            <w:pStyle w:val="32"/>
            <w:tabs>
              <w:tab w:val="clear" w:pos="480"/>
              <w:tab w:val="right" w:pos="8255" w:leader="dot"/>
            </w:tabs>
            <w:rPr>
              <w:rFonts w:cs="Arial" w:cstheme="minorBidi"/>
              <w:ins w:id="144" w:author="Winston.Huang" w:date="2025-09-02T16:29:00Z"/>
              <w:kern w:val="2"/>
              <w:sz w:val="24"/>
            </w:rPr>
          </w:pPr>
          <w:hyperlink w:anchor="_Toc207723202">
            <w:ins w:id="142" w:author="Winston.Huang" w:date="2025-09-02T16:29:00Z">
              <w:r>
                <w:rPr>
                  <w:webHidden/>
                </w:rPr>
                <w:t>Detailed Setting Steps</w:t>
              </w:r>
            </w:ins>
            <w:ins w:id="143" w:author="Winston.Huang" w:date="2025-09-02T16:29:00Z">
              <w:r>
                <w:rPr>
                  <w:webHidden/>
                </w:rPr>
                <w:fldChar w:fldCharType="begin"/>
              </w:r>
              <w:r>
                <w:rPr>
                  <w:webHidden/>
                </w:rPr>
                <w:instrText xml:space="preserve">PAGEREF _Toc207723202 \h</w:instrText>
              </w:r>
              <w:r>
                <w:rPr>
                  <w:webHidden/>
                </w:rPr>
                <w:fldChar w:fldCharType="separate"/>
              </w:r>
              <w:r>
                <w:rPr>
                  <w:vanish w:val="false"/>
                </w:rPr>
                <w:tab/>
                <w:t>31</w:t>
              </w:r>
            </w:ins>
            <w:r>
              <w:rPr>
                <w:webHidden/>
              </w:rPr>
              <w:fldChar w:fldCharType="end"/>
            </w:r>
          </w:hyperlink>
        </w:p>
        <w:p>
          <w:pPr>
            <w:pStyle w:val="13"/>
            <w:rPr>
              <w:rFonts w:cs="Arial" w:cstheme="minorBidi"/>
              <w:ins w:id="147" w:author="Winston.Huang" w:date="2025-09-02T16:29:00Z"/>
              <w:kern w:val="2"/>
              <w:sz w:val="24"/>
            </w:rPr>
          </w:pPr>
          <w:hyperlink w:anchor="_Toc207723203">
            <w:ins w:id="145" w:author="Winston.Huang" w:date="2025-09-02T16:29:00Z">
              <w:r>
                <w:rPr>
                  <w:webHidden/>
                </w:rPr>
                <w:t>FR2 – Use control</w:t>
              </w:r>
            </w:ins>
            <w:ins w:id="146" w:author="Winston.Huang" w:date="2025-09-02T16:29:00Z">
              <w:r>
                <w:rPr>
                  <w:webHidden/>
                </w:rPr>
                <w:fldChar w:fldCharType="begin"/>
              </w:r>
              <w:r>
                <w:rPr>
                  <w:webHidden/>
                </w:rPr>
                <w:instrText xml:space="preserve">PAGEREF _Toc207723203 \h</w:instrText>
              </w:r>
              <w:r>
                <w:rPr>
                  <w:webHidden/>
                </w:rPr>
                <w:fldChar w:fldCharType="separate"/>
              </w:r>
              <w:r>
                <w:rPr>
                  <w:vanish w:val="false"/>
                </w:rPr>
                <w:tab/>
                <w:t>32</w:t>
              </w:r>
            </w:ins>
            <w:r>
              <w:rPr>
                <w:webHidden/>
              </w:rPr>
              <w:fldChar w:fldCharType="end"/>
            </w:r>
          </w:hyperlink>
        </w:p>
        <w:p>
          <w:pPr>
            <w:pStyle w:val="22"/>
            <w:tabs>
              <w:tab w:val="clear" w:pos="480"/>
              <w:tab w:val="right" w:pos="8255" w:leader="dot"/>
            </w:tabs>
            <w:rPr>
              <w:rFonts w:cs="Arial" w:cstheme="minorBidi"/>
              <w:ins w:id="150" w:author="Winston.Huang" w:date="2025-09-02T16:29:00Z"/>
              <w:kern w:val="2"/>
              <w:sz w:val="24"/>
            </w:rPr>
          </w:pPr>
          <w:hyperlink w:anchor="_Toc207723204">
            <w:ins w:id="148" w:author="Winston.Huang" w:date="2025-09-02T16:29:00Z">
              <w:r>
                <w:rPr>
                  <w:webHidden/>
                </w:rPr>
                <w:t>CR 2.1 – Authorization enforcement</w:t>
              </w:r>
            </w:ins>
            <w:ins w:id="149" w:author="Winston.Huang" w:date="2025-09-02T16:29:00Z">
              <w:r>
                <w:rPr>
                  <w:webHidden/>
                </w:rPr>
                <w:fldChar w:fldCharType="begin"/>
              </w:r>
              <w:r>
                <w:rPr>
                  <w:webHidden/>
                </w:rPr>
                <w:instrText xml:space="preserve">PAGEREF _Toc207723204 \h</w:instrText>
              </w:r>
              <w:r>
                <w:rPr>
                  <w:webHidden/>
                </w:rPr>
                <w:fldChar w:fldCharType="separate"/>
              </w:r>
              <w:r>
                <w:rPr>
                  <w:vanish w:val="false"/>
                </w:rPr>
                <w:tab/>
                <w:t>32</w:t>
              </w:r>
            </w:ins>
            <w:r>
              <w:rPr>
                <w:webHidden/>
              </w:rPr>
              <w:fldChar w:fldCharType="end"/>
            </w:r>
          </w:hyperlink>
        </w:p>
        <w:p>
          <w:pPr>
            <w:pStyle w:val="32"/>
            <w:tabs>
              <w:tab w:val="clear" w:pos="480"/>
              <w:tab w:val="right" w:pos="8255" w:leader="dot"/>
            </w:tabs>
            <w:rPr>
              <w:rFonts w:cs="Arial" w:cstheme="minorBidi"/>
              <w:ins w:id="153" w:author="Winston.Huang" w:date="2025-09-02T16:29:00Z"/>
              <w:kern w:val="2"/>
              <w:sz w:val="24"/>
            </w:rPr>
          </w:pPr>
          <w:hyperlink w:anchor="_Toc207723205">
            <w:ins w:id="151" w:author="Winston.Huang" w:date="2025-09-02T16:29:00Z">
              <w:r>
                <w:rPr>
                  <w:webHidden/>
                </w:rPr>
                <w:t>Statement</w:t>
              </w:r>
            </w:ins>
            <w:ins w:id="152" w:author="Winston.Huang" w:date="2025-09-02T16:29:00Z">
              <w:r>
                <w:rPr>
                  <w:webHidden/>
                </w:rPr>
                <w:fldChar w:fldCharType="begin"/>
              </w:r>
              <w:r>
                <w:rPr>
                  <w:webHidden/>
                </w:rPr>
                <w:instrText xml:space="preserve">PAGEREF _Toc207723205 \h</w:instrText>
              </w:r>
              <w:r>
                <w:rPr>
                  <w:webHidden/>
                </w:rPr>
                <w:fldChar w:fldCharType="separate"/>
              </w:r>
              <w:r>
                <w:rPr>
                  <w:vanish w:val="false"/>
                </w:rPr>
                <w:tab/>
                <w:t>32</w:t>
              </w:r>
            </w:ins>
            <w:r>
              <w:rPr>
                <w:webHidden/>
              </w:rPr>
              <w:fldChar w:fldCharType="end"/>
            </w:r>
          </w:hyperlink>
        </w:p>
        <w:p>
          <w:pPr>
            <w:pStyle w:val="32"/>
            <w:tabs>
              <w:tab w:val="clear" w:pos="480"/>
              <w:tab w:val="right" w:pos="8255" w:leader="dot"/>
            </w:tabs>
            <w:rPr>
              <w:rFonts w:cs="Arial" w:cstheme="minorBidi"/>
              <w:ins w:id="156" w:author="Winston.Huang" w:date="2025-09-02T16:29:00Z"/>
              <w:kern w:val="2"/>
              <w:sz w:val="24"/>
            </w:rPr>
          </w:pPr>
          <w:hyperlink w:anchor="_Toc207723206">
            <w:ins w:id="154" w:author="Winston.Huang" w:date="2025-09-02T16:29:00Z">
              <w:r>
                <w:rPr>
                  <w:webHidden/>
                </w:rPr>
                <w:t>Evidence</w:t>
              </w:r>
            </w:ins>
            <w:ins w:id="155" w:author="Winston.Huang" w:date="2025-09-02T16:29:00Z">
              <w:r>
                <w:rPr>
                  <w:webHidden/>
                </w:rPr>
                <w:fldChar w:fldCharType="begin"/>
              </w:r>
              <w:r>
                <w:rPr>
                  <w:webHidden/>
                </w:rPr>
                <w:instrText xml:space="preserve">PAGEREF _Toc207723206 \h</w:instrText>
              </w:r>
              <w:r>
                <w:rPr>
                  <w:webHidden/>
                </w:rPr>
                <w:fldChar w:fldCharType="separate"/>
              </w:r>
              <w:r>
                <w:rPr>
                  <w:vanish w:val="false"/>
                </w:rPr>
                <w:tab/>
                <w:t>33</w:t>
              </w:r>
            </w:ins>
            <w:r>
              <w:rPr>
                <w:webHidden/>
              </w:rPr>
              <w:fldChar w:fldCharType="end"/>
            </w:r>
          </w:hyperlink>
        </w:p>
        <w:p>
          <w:pPr>
            <w:pStyle w:val="32"/>
            <w:tabs>
              <w:tab w:val="clear" w:pos="480"/>
              <w:tab w:val="right" w:pos="8255" w:leader="dot"/>
            </w:tabs>
            <w:rPr>
              <w:rFonts w:cs="Arial" w:cstheme="minorBidi"/>
              <w:ins w:id="159" w:author="Winston.Huang" w:date="2025-09-02T16:29:00Z"/>
              <w:kern w:val="2"/>
              <w:sz w:val="24"/>
            </w:rPr>
          </w:pPr>
          <w:hyperlink w:anchor="_Toc207723207">
            <w:ins w:id="157" w:author="Winston.Huang" w:date="2025-09-02T16:29:00Z">
              <w:r>
                <w:rPr>
                  <w:webHidden/>
                </w:rPr>
                <w:t>Detailed Setting Steps</w:t>
              </w:r>
            </w:ins>
            <w:ins w:id="158" w:author="Winston.Huang" w:date="2025-09-02T16:29:00Z">
              <w:r>
                <w:rPr>
                  <w:webHidden/>
                </w:rPr>
                <w:fldChar w:fldCharType="begin"/>
              </w:r>
              <w:r>
                <w:rPr>
                  <w:webHidden/>
                </w:rPr>
                <w:instrText xml:space="preserve">PAGEREF _Toc207723207 \h</w:instrText>
              </w:r>
              <w:r>
                <w:rPr>
                  <w:webHidden/>
                </w:rPr>
                <w:fldChar w:fldCharType="separate"/>
              </w:r>
              <w:r>
                <w:rPr>
                  <w:vanish w:val="false"/>
                </w:rPr>
                <w:tab/>
                <w:t>33</w:t>
              </w:r>
            </w:ins>
            <w:r>
              <w:rPr>
                <w:webHidden/>
              </w:rPr>
              <w:fldChar w:fldCharType="end"/>
            </w:r>
          </w:hyperlink>
        </w:p>
        <w:p>
          <w:pPr>
            <w:pStyle w:val="22"/>
            <w:tabs>
              <w:tab w:val="clear" w:pos="480"/>
              <w:tab w:val="right" w:pos="8255" w:leader="dot"/>
            </w:tabs>
            <w:rPr>
              <w:rFonts w:cs="Arial" w:cstheme="minorBidi"/>
              <w:ins w:id="162" w:author="Winston.Huang" w:date="2025-09-02T16:29:00Z"/>
              <w:kern w:val="2"/>
              <w:sz w:val="24"/>
            </w:rPr>
          </w:pPr>
          <w:hyperlink w:anchor="_Toc207723208">
            <w:ins w:id="160" w:author="Winston.Huang" w:date="2025-09-02T16:29:00Z">
              <w:r>
                <w:rPr>
                  <w:webHidden/>
                </w:rPr>
                <w:t>CR 2.1 (1) – Authorization enforcement for all users (humans, software processes and devices)</w:t>
              </w:r>
            </w:ins>
            <w:ins w:id="161" w:author="Winston.Huang" w:date="2025-09-02T16:29:00Z">
              <w:r>
                <w:rPr>
                  <w:webHidden/>
                </w:rPr>
                <w:fldChar w:fldCharType="begin"/>
              </w:r>
              <w:r>
                <w:rPr>
                  <w:webHidden/>
                </w:rPr>
                <w:instrText xml:space="preserve">PAGEREF _Toc207723208 \h</w:instrText>
              </w:r>
              <w:r>
                <w:rPr>
                  <w:webHidden/>
                </w:rPr>
                <w:fldChar w:fldCharType="separate"/>
              </w:r>
              <w:r>
                <w:rPr>
                  <w:vanish w:val="false"/>
                </w:rPr>
                <w:tab/>
                <w:t>34</w:t>
              </w:r>
            </w:ins>
            <w:r>
              <w:rPr>
                <w:webHidden/>
              </w:rPr>
              <w:fldChar w:fldCharType="end"/>
            </w:r>
          </w:hyperlink>
        </w:p>
        <w:p>
          <w:pPr>
            <w:pStyle w:val="32"/>
            <w:tabs>
              <w:tab w:val="clear" w:pos="480"/>
              <w:tab w:val="right" w:pos="8255" w:leader="dot"/>
            </w:tabs>
            <w:rPr>
              <w:rFonts w:cs="Arial" w:cstheme="minorBidi"/>
              <w:ins w:id="165" w:author="Winston.Huang" w:date="2025-09-02T16:29:00Z"/>
              <w:kern w:val="2"/>
              <w:sz w:val="24"/>
            </w:rPr>
          </w:pPr>
          <w:hyperlink w:anchor="_Toc207723209">
            <w:ins w:id="163" w:author="Winston.Huang" w:date="2025-09-02T16:29:00Z">
              <w:r>
                <w:rPr>
                  <w:webHidden/>
                  <w:rFonts w:eastAsia="Aptos" w:cs="Aptos"/>
                </w:rPr>
                <w:t>Statement</w:t>
              </w:r>
            </w:ins>
            <w:ins w:id="164" w:author="Winston.Huang" w:date="2025-09-02T16:29:00Z">
              <w:r>
                <w:rPr>
                  <w:webHidden/>
                </w:rPr>
                <w:fldChar w:fldCharType="begin"/>
              </w:r>
              <w:r>
                <w:rPr>
                  <w:webHidden/>
                </w:rPr>
                <w:instrText xml:space="preserve">PAGEREF _Toc207723209 \h</w:instrText>
              </w:r>
              <w:r>
                <w:rPr>
                  <w:webHidden/>
                </w:rPr>
                <w:fldChar w:fldCharType="separate"/>
              </w:r>
              <w:r>
                <w:rPr>
                  <w:vanish w:val="false"/>
                </w:rPr>
                <w:tab/>
                <w:t>34</w:t>
              </w:r>
            </w:ins>
            <w:r>
              <w:rPr>
                <w:webHidden/>
              </w:rPr>
              <w:fldChar w:fldCharType="end"/>
            </w:r>
          </w:hyperlink>
        </w:p>
        <w:p>
          <w:pPr>
            <w:pStyle w:val="32"/>
            <w:tabs>
              <w:tab w:val="clear" w:pos="480"/>
              <w:tab w:val="right" w:pos="8255" w:leader="dot"/>
            </w:tabs>
            <w:rPr>
              <w:rFonts w:cs="Arial" w:cstheme="minorBidi"/>
              <w:ins w:id="168" w:author="Winston.Huang" w:date="2025-09-02T16:29:00Z"/>
              <w:kern w:val="2"/>
              <w:sz w:val="24"/>
            </w:rPr>
          </w:pPr>
          <w:hyperlink w:anchor="_Toc207723210">
            <w:ins w:id="166" w:author="Winston.Huang" w:date="2025-09-02T16:29:00Z">
              <w:r>
                <w:rPr>
                  <w:webHidden/>
                  <w:rFonts w:eastAsia="Aptos" w:cs="Aptos"/>
                </w:rPr>
                <w:t>Evidence</w:t>
              </w:r>
            </w:ins>
            <w:ins w:id="167" w:author="Winston.Huang" w:date="2025-09-02T16:29:00Z">
              <w:r>
                <w:rPr>
                  <w:webHidden/>
                </w:rPr>
                <w:fldChar w:fldCharType="begin"/>
              </w:r>
              <w:r>
                <w:rPr>
                  <w:webHidden/>
                </w:rPr>
                <w:instrText xml:space="preserve">PAGEREF _Toc207723210 \h</w:instrText>
              </w:r>
              <w:r>
                <w:rPr>
                  <w:webHidden/>
                </w:rPr>
                <w:fldChar w:fldCharType="separate"/>
              </w:r>
              <w:r>
                <w:rPr>
                  <w:vanish w:val="false"/>
                </w:rPr>
                <w:tab/>
                <w:t>34</w:t>
              </w:r>
            </w:ins>
            <w:r>
              <w:rPr>
                <w:webHidden/>
              </w:rPr>
              <w:fldChar w:fldCharType="end"/>
            </w:r>
          </w:hyperlink>
        </w:p>
        <w:p>
          <w:pPr>
            <w:pStyle w:val="22"/>
            <w:tabs>
              <w:tab w:val="clear" w:pos="480"/>
              <w:tab w:val="right" w:pos="8255" w:leader="dot"/>
            </w:tabs>
            <w:rPr>
              <w:rFonts w:cs="Arial" w:cstheme="minorBidi"/>
              <w:ins w:id="171" w:author="Winston.Huang" w:date="2025-09-02T16:29:00Z"/>
              <w:kern w:val="2"/>
              <w:sz w:val="24"/>
            </w:rPr>
          </w:pPr>
          <w:hyperlink w:anchor="_Toc207723211">
            <w:ins w:id="169" w:author="Winston.Huang" w:date="2025-09-02T16:29:00Z">
              <w:r>
                <w:rPr>
                  <w:webHidden/>
                </w:rPr>
                <w:t>Detailed Setting Steps:</w:t>
              </w:r>
            </w:ins>
            <w:ins w:id="170" w:author="Winston.Huang" w:date="2025-09-02T16:29:00Z">
              <w:r>
                <w:rPr>
                  <w:webHidden/>
                </w:rPr>
                <w:fldChar w:fldCharType="begin"/>
              </w:r>
              <w:r>
                <w:rPr>
                  <w:webHidden/>
                </w:rPr>
                <w:instrText xml:space="preserve">PAGEREF _Toc207723211 \h</w:instrText>
              </w:r>
              <w:r>
                <w:rPr>
                  <w:webHidden/>
                </w:rPr>
                <w:fldChar w:fldCharType="separate"/>
              </w:r>
              <w:r>
                <w:rPr>
                  <w:vanish w:val="false"/>
                </w:rPr>
                <w:tab/>
                <w:t>35</w:t>
              </w:r>
            </w:ins>
            <w:r>
              <w:rPr>
                <w:webHidden/>
              </w:rPr>
              <w:fldChar w:fldCharType="end"/>
            </w:r>
          </w:hyperlink>
        </w:p>
        <w:p>
          <w:pPr>
            <w:pStyle w:val="22"/>
            <w:tabs>
              <w:tab w:val="clear" w:pos="480"/>
              <w:tab w:val="right" w:pos="8255" w:leader="dot"/>
            </w:tabs>
            <w:rPr>
              <w:rFonts w:cs="Arial" w:cstheme="minorBidi"/>
              <w:ins w:id="174" w:author="Winston.Huang" w:date="2025-09-02T16:29:00Z"/>
              <w:kern w:val="2"/>
              <w:sz w:val="24"/>
            </w:rPr>
          </w:pPr>
          <w:hyperlink w:anchor="_Toc207723212">
            <w:ins w:id="172" w:author="Winston.Huang" w:date="2025-09-02T16:29:00Z">
              <w:r>
                <w:rPr>
                  <w:webHidden/>
                </w:rPr>
                <w:t>CR 2.1 (2) – Permission mapping to roles</w:t>
              </w:r>
            </w:ins>
            <w:ins w:id="173" w:author="Winston.Huang" w:date="2025-09-02T16:29:00Z">
              <w:r>
                <w:rPr>
                  <w:webHidden/>
                </w:rPr>
                <w:fldChar w:fldCharType="begin"/>
              </w:r>
              <w:r>
                <w:rPr>
                  <w:webHidden/>
                </w:rPr>
                <w:instrText xml:space="preserve">PAGEREF _Toc207723212 \h</w:instrText>
              </w:r>
              <w:r>
                <w:rPr>
                  <w:webHidden/>
                </w:rPr>
                <w:fldChar w:fldCharType="separate"/>
              </w:r>
              <w:r>
                <w:rPr>
                  <w:vanish w:val="false"/>
                </w:rPr>
                <w:tab/>
                <w:t>39</w:t>
              </w:r>
            </w:ins>
            <w:r>
              <w:rPr>
                <w:webHidden/>
              </w:rPr>
              <w:fldChar w:fldCharType="end"/>
            </w:r>
          </w:hyperlink>
        </w:p>
        <w:p>
          <w:pPr>
            <w:pStyle w:val="32"/>
            <w:tabs>
              <w:tab w:val="clear" w:pos="480"/>
              <w:tab w:val="right" w:pos="8255" w:leader="dot"/>
            </w:tabs>
            <w:rPr>
              <w:rFonts w:cs="Arial" w:cstheme="minorBidi"/>
              <w:ins w:id="177" w:author="Winston.Huang" w:date="2025-09-02T16:29:00Z"/>
              <w:kern w:val="2"/>
              <w:sz w:val="24"/>
            </w:rPr>
          </w:pPr>
          <w:hyperlink w:anchor="_Toc207723213">
            <w:ins w:id="175" w:author="Winston.Huang" w:date="2025-09-02T16:29:00Z">
              <w:r>
                <w:rPr>
                  <w:webHidden/>
                  <w:rFonts w:eastAsia="Aptos" w:cs="Aptos"/>
                </w:rPr>
                <w:t>Statement</w:t>
              </w:r>
            </w:ins>
            <w:ins w:id="176" w:author="Winston.Huang" w:date="2025-09-02T16:29:00Z">
              <w:r>
                <w:rPr>
                  <w:webHidden/>
                </w:rPr>
                <w:fldChar w:fldCharType="begin"/>
              </w:r>
              <w:r>
                <w:rPr>
                  <w:webHidden/>
                </w:rPr>
                <w:instrText xml:space="preserve">PAGEREF _Toc207723213 \h</w:instrText>
              </w:r>
              <w:r>
                <w:rPr>
                  <w:webHidden/>
                </w:rPr>
                <w:fldChar w:fldCharType="separate"/>
              </w:r>
              <w:r>
                <w:rPr>
                  <w:vanish w:val="false"/>
                </w:rPr>
                <w:tab/>
                <w:t>39</w:t>
              </w:r>
            </w:ins>
            <w:r>
              <w:rPr>
                <w:webHidden/>
              </w:rPr>
              <w:fldChar w:fldCharType="end"/>
            </w:r>
          </w:hyperlink>
        </w:p>
        <w:p>
          <w:pPr>
            <w:pStyle w:val="32"/>
            <w:tabs>
              <w:tab w:val="clear" w:pos="480"/>
              <w:tab w:val="right" w:pos="8255" w:leader="dot"/>
            </w:tabs>
            <w:rPr>
              <w:rFonts w:cs="Arial" w:cstheme="minorBidi"/>
              <w:ins w:id="180" w:author="Winston.Huang" w:date="2025-09-02T16:29:00Z"/>
              <w:kern w:val="2"/>
              <w:sz w:val="24"/>
            </w:rPr>
          </w:pPr>
          <w:hyperlink w:anchor="_Toc207723214">
            <w:ins w:id="178" w:author="Winston.Huang" w:date="2025-09-02T16:29:00Z">
              <w:r>
                <w:rPr>
                  <w:webHidden/>
                  <w:rFonts w:eastAsia="Aptos" w:cs="Aptos"/>
                </w:rPr>
                <w:t>Evidence</w:t>
              </w:r>
            </w:ins>
            <w:ins w:id="179" w:author="Winston.Huang" w:date="2025-09-02T16:29:00Z">
              <w:r>
                <w:rPr>
                  <w:webHidden/>
                </w:rPr>
                <w:fldChar w:fldCharType="begin"/>
              </w:r>
              <w:r>
                <w:rPr>
                  <w:webHidden/>
                </w:rPr>
                <w:instrText xml:space="preserve">PAGEREF _Toc207723214 \h</w:instrText>
              </w:r>
              <w:r>
                <w:rPr>
                  <w:webHidden/>
                </w:rPr>
                <w:fldChar w:fldCharType="separate"/>
              </w:r>
              <w:r>
                <w:rPr>
                  <w:vanish w:val="false"/>
                </w:rPr>
                <w:tab/>
                <w:t>39</w:t>
              </w:r>
            </w:ins>
            <w:r>
              <w:rPr>
                <w:webHidden/>
              </w:rPr>
              <w:fldChar w:fldCharType="end"/>
            </w:r>
          </w:hyperlink>
        </w:p>
        <w:p>
          <w:pPr>
            <w:pStyle w:val="32"/>
            <w:tabs>
              <w:tab w:val="clear" w:pos="480"/>
              <w:tab w:val="right" w:pos="8255" w:leader="dot"/>
            </w:tabs>
            <w:rPr>
              <w:rFonts w:cs="Arial" w:cstheme="minorBidi"/>
              <w:ins w:id="183" w:author="Winston.Huang" w:date="2025-09-02T16:29:00Z"/>
              <w:kern w:val="2"/>
              <w:sz w:val="24"/>
            </w:rPr>
          </w:pPr>
          <w:hyperlink w:anchor="_Toc207723215">
            <w:ins w:id="181" w:author="Winston.Huang" w:date="2025-09-02T16:29:00Z">
              <w:r>
                <w:rPr>
                  <w:webHidden/>
                  <w:rFonts w:eastAsia="Aptos" w:cs="Aptos"/>
                </w:rPr>
                <w:t>Detailed Setting Steps</w:t>
              </w:r>
            </w:ins>
            <w:ins w:id="182" w:author="Winston.Huang" w:date="2025-09-02T16:29:00Z">
              <w:r>
                <w:rPr>
                  <w:webHidden/>
                </w:rPr>
                <w:fldChar w:fldCharType="begin"/>
              </w:r>
              <w:r>
                <w:rPr>
                  <w:webHidden/>
                </w:rPr>
                <w:instrText xml:space="preserve">PAGEREF _Toc207723215 \h</w:instrText>
              </w:r>
              <w:r>
                <w:rPr>
                  <w:webHidden/>
                </w:rPr>
                <w:fldChar w:fldCharType="separate"/>
              </w:r>
              <w:r>
                <w:rPr>
                  <w:vanish w:val="false"/>
                </w:rPr>
                <w:tab/>
                <w:t>40</w:t>
              </w:r>
            </w:ins>
            <w:r>
              <w:rPr>
                <w:webHidden/>
              </w:rPr>
              <w:fldChar w:fldCharType="end"/>
            </w:r>
          </w:hyperlink>
        </w:p>
        <w:p>
          <w:pPr>
            <w:pStyle w:val="22"/>
            <w:tabs>
              <w:tab w:val="clear" w:pos="480"/>
              <w:tab w:val="right" w:pos="8255" w:leader="dot"/>
            </w:tabs>
            <w:rPr>
              <w:rFonts w:cs="Arial" w:cstheme="minorBidi"/>
              <w:ins w:id="186" w:author="Winston.Huang" w:date="2025-09-02T16:29:00Z"/>
              <w:kern w:val="2"/>
              <w:sz w:val="24"/>
            </w:rPr>
          </w:pPr>
          <w:hyperlink w:anchor="_Toc207723216">
            <w:ins w:id="184" w:author="Winston.Huang" w:date="2025-09-02T16:29:00Z">
              <w:r>
                <w:rPr>
                  <w:webHidden/>
                </w:rPr>
                <w:t>HDR 2.4 – Mobile code</w:t>
              </w:r>
            </w:ins>
            <w:ins w:id="185" w:author="Winston.Huang" w:date="2025-09-02T16:29:00Z">
              <w:r>
                <w:rPr>
                  <w:webHidden/>
                </w:rPr>
                <w:fldChar w:fldCharType="begin"/>
              </w:r>
              <w:r>
                <w:rPr>
                  <w:webHidden/>
                </w:rPr>
                <w:instrText xml:space="preserve">PAGEREF _Toc207723216 \h</w:instrText>
              </w:r>
              <w:r>
                <w:rPr>
                  <w:webHidden/>
                </w:rPr>
                <w:fldChar w:fldCharType="separate"/>
              </w:r>
              <w:r>
                <w:rPr>
                  <w:vanish w:val="false"/>
                </w:rPr>
                <w:tab/>
                <w:t>41</w:t>
              </w:r>
            </w:ins>
            <w:r>
              <w:rPr>
                <w:webHidden/>
              </w:rPr>
              <w:fldChar w:fldCharType="end"/>
            </w:r>
          </w:hyperlink>
        </w:p>
        <w:p>
          <w:pPr>
            <w:pStyle w:val="32"/>
            <w:tabs>
              <w:tab w:val="clear" w:pos="480"/>
              <w:tab w:val="right" w:pos="8255" w:leader="dot"/>
            </w:tabs>
            <w:rPr>
              <w:rFonts w:cs="Arial" w:cstheme="minorBidi"/>
              <w:ins w:id="189" w:author="Winston.Huang" w:date="2025-09-02T16:29:00Z"/>
              <w:kern w:val="2"/>
              <w:sz w:val="24"/>
            </w:rPr>
          </w:pPr>
          <w:hyperlink w:anchor="_Toc207723217">
            <w:ins w:id="187" w:author="Winston.Huang" w:date="2025-09-02T16:29:00Z">
              <w:r>
                <w:rPr>
                  <w:webHidden/>
                </w:rPr>
                <w:t>Statement</w:t>
              </w:r>
            </w:ins>
            <w:ins w:id="188" w:author="Winston.Huang" w:date="2025-09-02T16:29:00Z">
              <w:r>
                <w:rPr>
                  <w:webHidden/>
                </w:rPr>
                <w:fldChar w:fldCharType="begin"/>
              </w:r>
              <w:r>
                <w:rPr>
                  <w:webHidden/>
                </w:rPr>
                <w:instrText xml:space="preserve">PAGEREF _Toc207723217 \h</w:instrText>
              </w:r>
              <w:r>
                <w:rPr>
                  <w:webHidden/>
                </w:rPr>
                <w:fldChar w:fldCharType="separate"/>
              </w:r>
              <w:r>
                <w:rPr>
                  <w:vanish w:val="false"/>
                </w:rPr>
                <w:tab/>
                <w:t>41</w:t>
              </w:r>
            </w:ins>
            <w:r>
              <w:rPr>
                <w:webHidden/>
              </w:rPr>
              <w:fldChar w:fldCharType="end"/>
            </w:r>
          </w:hyperlink>
        </w:p>
        <w:p>
          <w:pPr>
            <w:pStyle w:val="32"/>
            <w:tabs>
              <w:tab w:val="clear" w:pos="480"/>
              <w:tab w:val="right" w:pos="8255" w:leader="dot"/>
            </w:tabs>
            <w:rPr>
              <w:rFonts w:cs="Arial" w:cstheme="minorBidi"/>
              <w:ins w:id="192" w:author="Winston.Huang" w:date="2025-09-02T16:29:00Z"/>
              <w:kern w:val="2"/>
              <w:sz w:val="24"/>
            </w:rPr>
          </w:pPr>
          <w:hyperlink w:anchor="_Toc207723218">
            <w:ins w:id="190" w:author="Winston.Huang" w:date="2025-09-02T16:29:00Z">
              <w:r>
                <w:rPr>
                  <w:webHidden/>
                </w:rPr>
                <w:t>Evidence</w:t>
              </w:r>
            </w:ins>
            <w:ins w:id="191" w:author="Winston.Huang" w:date="2025-09-02T16:29:00Z">
              <w:r>
                <w:rPr>
                  <w:webHidden/>
                </w:rPr>
                <w:fldChar w:fldCharType="begin"/>
              </w:r>
              <w:r>
                <w:rPr>
                  <w:webHidden/>
                </w:rPr>
                <w:instrText xml:space="preserve">PAGEREF _Toc207723218 \h</w:instrText>
              </w:r>
              <w:r>
                <w:rPr>
                  <w:webHidden/>
                </w:rPr>
                <w:fldChar w:fldCharType="separate"/>
              </w:r>
              <w:r>
                <w:rPr>
                  <w:vanish w:val="false"/>
                </w:rPr>
                <w:tab/>
                <w:t>41</w:t>
              </w:r>
            </w:ins>
            <w:r>
              <w:rPr>
                <w:webHidden/>
              </w:rPr>
              <w:fldChar w:fldCharType="end"/>
            </w:r>
          </w:hyperlink>
        </w:p>
        <w:p>
          <w:pPr>
            <w:pStyle w:val="32"/>
            <w:tabs>
              <w:tab w:val="clear" w:pos="480"/>
              <w:tab w:val="right" w:pos="8255" w:leader="dot"/>
            </w:tabs>
            <w:rPr>
              <w:rFonts w:cs="Arial" w:cstheme="minorBidi"/>
              <w:ins w:id="197" w:author="Winston.Huang" w:date="2025-09-02T16:29:00Z"/>
              <w:kern w:val="2"/>
              <w:sz w:val="24"/>
            </w:rPr>
          </w:pPr>
          <w:hyperlink w:anchor="_Toc207723219">
            <w:ins w:id="193" w:author="Winston.Huang" w:date="2025-09-02T16:29:00Z">
              <w:r>
                <w:rPr>
                  <w:webHidden/>
                  <w:rFonts w:eastAsia="新細明體" w:cs="Segoe UI"/>
                </w:rPr>
                <w:t xml:space="preserve">Detailed </w:t>
              </w:r>
            </w:ins>
            <w:ins w:id="194" w:author="Winston.Huang" w:date="2025-09-02T16:29:00Z">
              <w:r>
                <w:rPr/>
                <w:t>Setting</w:t>
              </w:r>
            </w:ins>
            <w:ins w:id="195" w:author="Winston.Huang" w:date="2025-09-02T16:29:00Z">
              <w:r>
                <w:rPr>
                  <w:rFonts w:eastAsia="新細明體" w:cs="Segoe UI"/>
                </w:rPr>
                <w:t xml:space="preserve"> Steps</w:t>
              </w:r>
            </w:ins>
            <w:ins w:id="196" w:author="Winston.Huang" w:date="2025-09-02T16:29:00Z">
              <w:r>
                <w:rPr>
                  <w:webHidden/>
                </w:rPr>
                <w:fldChar w:fldCharType="begin"/>
              </w:r>
              <w:r>
                <w:rPr>
                  <w:webHidden/>
                </w:rPr>
                <w:instrText xml:space="preserve">PAGEREF _Toc207723219 \h</w:instrText>
              </w:r>
              <w:r>
                <w:rPr>
                  <w:webHidden/>
                </w:rPr>
                <w:fldChar w:fldCharType="separate"/>
              </w:r>
              <w:r>
                <w:rPr>
                  <w:vanish w:val="false"/>
                </w:rPr>
                <w:tab/>
                <w:t>41</w:t>
              </w:r>
            </w:ins>
            <w:r>
              <w:rPr>
                <w:webHidden/>
              </w:rPr>
              <w:fldChar w:fldCharType="end"/>
            </w:r>
          </w:hyperlink>
        </w:p>
        <w:p>
          <w:pPr>
            <w:pStyle w:val="22"/>
            <w:tabs>
              <w:tab w:val="clear" w:pos="480"/>
              <w:tab w:val="right" w:pos="8255" w:leader="dot"/>
            </w:tabs>
            <w:rPr>
              <w:rFonts w:cs="Arial" w:cstheme="minorBidi"/>
              <w:ins w:id="200" w:author="Winston.Huang" w:date="2025-09-02T16:29:00Z"/>
              <w:kern w:val="2"/>
              <w:sz w:val="24"/>
            </w:rPr>
          </w:pPr>
          <w:hyperlink w:anchor="_Toc207723220">
            <w:ins w:id="198" w:author="Winston.Huang" w:date="2025-09-02T16:29:00Z">
              <w:r>
                <w:rPr>
                  <w:webHidden/>
                  <w:rFonts w:eastAsia="Aptos" w:cs="Aptos"/>
                </w:rPr>
                <w:t>HDR 2.4 (1) – Mobile code authenticity check</w:t>
              </w:r>
            </w:ins>
            <w:ins w:id="199" w:author="Winston.Huang" w:date="2025-09-02T16:29:00Z">
              <w:r>
                <w:rPr>
                  <w:webHidden/>
                </w:rPr>
                <w:fldChar w:fldCharType="begin"/>
              </w:r>
              <w:r>
                <w:rPr>
                  <w:webHidden/>
                </w:rPr>
                <w:instrText xml:space="preserve">PAGEREF _Toc207723220 \h</w:instrText>
              </w:r>
              <w:r>
                <w:rPr>
                  <w:webHidden/>
                </w:rPr>
                <w:fldChar w:fldCharType="separate"/>
              </w:r>
              <w:r>
                <w:rPr>
                  <w:vanish w:val="false"/>
                </w:rPr>
                <w:tab/>
                <w:t>41</w:t>
              </w:r>
            </w:ins>
            <w:r>
              <w:rPr>
                <w:webHidden/>
              </w:rPr>
              <w:fldChar w:fldCharType="end"/>
            </w:r>
          </w:hyperlink>
        </w:p>
        <w:p>
          <w:pPr>
            <w:pStyle w:val="32"/>
            <w:tabs>
              <w:tab w:val="clear" w:pos="480"/>
              <w:tab w:val="right" w:pos="8255" w:leader="dot"/>
            </w:tabs>
            <w:rPr>
              <w:rFonts w:cs="Arial" w:cstheme="minorBidi"/>
              <w:ins w:id="203" w:author="Winston.Huang" w:date="2025-09-02T16:29:00Z"/>
              <w:kern w:val="2"/>
              <w:sz w:val="24"/>
            </w:rPr>
          </w:pPr>
          <w:hyperlink w:anchor="_Toc207723221">
            <w:ins w:id="201" w:author="Winston.Huang" w:date="2025-09-02T16:29:00Z">
              <w:r>
                <w:rPr>
                  <w:webHidden/>
                  <w:rFonts w:eastAsia="Aptos" w:cs="Aptos"/>
                </w:rPr>
                <w:t>Statement</w:t>
              </w:r>
            </w:ins>
            <w:ins w:id="202" w:author="Winston.Huang" w:date="2025-09-02T16:29:00Z">
              <w:r>
                <w:rPr>
                  <w:webHidden/>
                </w:rPr>
                <w:fldChar w:fldCharType="begin"/>
              </w:r>
              <w:r>
                <w:rPr>
                  <w:webHidden/>
                </w:rPr>
                <w:instrText xml:space="preserve">PAGEREF _Toc207723221 \h</w:instrText>
              </w:r>
              <w:r>
                <w:rPr>
                  <w:webHidden/>
                </w:rPr>
                <w:fldChar w:fldCharType="separate"/>
              </w:r>
              <w:r>
                <w:rPr>
                  <w:vanish w:val="false"/>
                </w:rPr>
                <w:tab/>
                <w:t>41</w:t>
              </w:r>
            </w:ins>
            <w:r>
              <w:rPr>
                <w:webHidden/>
              </w:rPr>
              <w:fldChar w:fldCharType="end"/>
            </w:r>
          </w:hyperlink>
        </w:p>
        <w:p>
          <w:pPr>
            <w:pStyle w:val="32"/>
            <w:tabs>
              <w:tab w:val="clear" w:pos="480"/>
              <w:tab w:val="right" w:pos="8255" w:leader="dot"/>
            </w:tabs>
            <w:rPr>
              <w:rFonts w:cs="Arial" w:cstheme="minorBidi"/>
              <w:ins w:id="206" w:author="Winston.Huang" w:date="2025-09-02T16:29:00Z"/>
              <w:kern w:val="2"/>
              <w:sz w:val="24"/>
            </w:rPr>
          </w:pPr>
          <w:hyperlink w:anchor="_Toc207723222">
            <w:ins w:id="204" w:author="Winston.Huang" w:date="2025-09-02T16:29:00Z">
              <w:r>
                <w:rPr>
                  <w:webHidden/>
                  <w:rFonts w:eastAsia="Aptos" w:cs="Aptos"/>
                </w:rPr>
                <w:t>Evidence</w:t>
              </w:r>
            </w:ins>
            <w:ins w:id="205" w:author="Winston.Huang" w:date="2025-09-02T16:29:00Z">
              <w:r>
                <w:rPr>
                  <w:webHidden/>
                </w:rPr>
                <w:fldChar w:fldCharType="begin"/>
              </w:r>
              <w:r>
                <w:rPr>
                  <w:webHidden/>
                </w:rPr>
                <w:instrText xml:space="preserve">PAGEREF _Toc207723222 \h</w:instrText>
              </w:r>
              <w:r>
                <w:rPr>
                  <w:webHidden/>
                </w:rPr>
                <w:fldChar w:fldCharType="separate"/>
              </w:r>
              <w:r>
                <w:rPr>
                  <w:vanish w:val="false"/>
                </w:rPr>
                <w:tab/>
                <w:t>42</w:t>
              </w:r>
            </w:ins>
            <w:r>
              <w:rPr>
                <w:webHidden/>
              </w:rPr>
              <w:fldChar w:fldCharType="end"/>
            </w:r>
          </w:hyperlink>
        </w:p>
        <w:p>
          <w:pPr>
            <w:pStyle w:val="32"/>
            <w:tabs>
              <w:tab w:val="clear" w:pos="480"/>
              <w:tab w:val="right" w:pos="8255" w:leader="dot"/>
            </w:tabs>
            <w:rPr>
              <w:rFonts w:cs="Arial" w:cstheme="minorBidi"/>
              <w:ins w:id="209" w:author="Winston.Huang" w:date="2025-09-02T16:29:00Z"/>
              <w:kern w:val="2"/>
              <w:sz w:val="24"/>
            </w:rPr>
          </w:pPr>
          <w:hyperlink w:anchor="_Toc207723223">
            <w:ins w:id="207" w:author="Winston.Huang" w:date="2025-09-02T16:29:00Z">
              <w:r>
                <w:rPr>
                  <w:webHidden/>
                  <w:rFonts w:eastAsia="Aptos" w:cs="Aptos"/>
                </w:rPr>
                <w:t>Detailed Setting Steps</w:t>
              </w:r>
            </w:ins>
            <w:ins w:id="208" w:author="Winston.Huang" w:date="2025-09-02T16:29:00Z">
              <w:r>
                <w:rPr>
                  <w:webHidden/>
                </w:rPr>
                <w:fldChar w:fldCharType="begin"/>
              </w:r>
              <w:r>
                <w:rPr>
                  <w:webHidden/>
                </w:rPr>
                <w:instrText xml:space="preserve">PAGEREF _Toc207723223 \h</w:instrText>
              </w:r>
              <w:r>
                <w:rPr>
                  <w:webHidden/>
                </w:rPr>
                <w:fldChar w:fldCharType="separate"/>
              </w:r>
              <w:r>
                <w:rPr>
                  <w:vanish w:val="false"/>
                </w:rPr>
                <w:tab/>
                <w:t>42</w:t>
              </w:r>
            </w:ins>
            <w:r>
              <w:rPr>
                <w:webHidden/>
              </w:rPr>
              <w:fldChar w:fldCharType="end"/>
            </w:r>
          </w:hyperlink>
        </w:p>
        <w:p>
          <w:pPr>
            <w:pStyle w:val="22"/>
            <w:tabs>
              <w:tab w:val="clear" w:pos="480"/>
              <w:tab w:val="right" w:pos="8255" w:leader="dot"/>
            </w:tabs>
            <w:rPr>
              <w:rFonts w:cs="Arial" w:cstheme="minorBidi"/>
              <w:ins w:id="212" w:author="Winston.Huang" w:date="2025-09-02T16:29:00Z"/>
              <w:kern w:val="2"/>
              <w:sz w:val="24"/>
            </w:rPr>
          </w:pPr>
          <w:hyperlink w:anchor="_Toc207723224">
            <w:ins w:id="210" w:author="Winston.Huang" w:date="2025-09-02T16:29:00Z">
              <w:r>
                <w:rPr>
                  <w:webHidden/>
                </w:rPr>
                <w:t>CR 2.5 – Session Lock</w:t>
              </w:r>
            </w:ins>
            <w:ins w:id="211" w:author="Winston.Huang" w:date="2025-09-02T16:29:00Z">
              <w:r>
                <w:rPr>
                  <w:webHidden/>
                </w:rPr>
                <w:fldChar w:fldCharType="begin"/>
              </w:r>
              <w:r>
                <w:rPr>
                  <w:webHidden/>
                </w:rPr>
                <w:instrText xml:space="preserve">PAGEREF _Toc207723224 \h</w:instrText>
              </w:r>
              <w:r>
                <w:rPr>
                  <w:webHidden/>
                </w:rPr>
                <w:fldChar w:fldCharType="separate"/>
              </w:r>
              <w:r>
                <w:rPr>
                  <w:vanish w:val="false"/>
                </w:rPr>
                <w:tab/>
                <w:t>43</w:t>
              </w:r>
            </w:ins>
            <w:r>
              <w:rPr>
                <w:webHidden/>
              </w:rPr>
              <w:fldChar w:fldCharType="end"/>
            </w:r>
          </w:hyperlink>
        </w:p>
        <w:p>
          <w:pPr>
            <w:pStyle w:val="32"/>
            <w:tabs>
              <w:tab w:val="clear" w:pos="480"/>
              <w:tab w:val="right" w:pos="8255" w:leader="dot"/>
            </w:tabs>
            <w:rPr>
              <w:rFonts w:cs="Arial" w:cstheme="minorBidi"/>
              <w:ins w:id="215" w:author="Winston.Huang" w:date="2025-09-02T16:29:00Z"/>
              <w:kern w:val="2"/>
              <w:sz w:val="24"/>
            </w:rPr>
          </w:pPr>
          <w:hyperlink w:anchor="_Toc207723225">
            <w:ins w:id="213" w:author="Winston.Huang" w:date="2025-09-02T16:29:00Z">
              <w:r>
                <w:rPr>
                  <w:webHidden/>
                </w:rPr>
                <w:t>Statement</w:t>
              </w:r>
            </w:ins>
            <w:ins w:id="214" w:author="Winston.Huang" w:date="2025-09-02T16:29:00Z">
              <w:r>
                <w:rPr>
                  <w:webHidden/>
                </w:rPr>
                <w:fldChar w:fldCharType="begin"/>
              </w:r>
              <w:r>
                <w:rPr>
                  <w:webHidden/>
                </w:rPr>
                <w:instrText xml:space="preserve">PAGEREF _Toc207723225 \h</w:instrText>
              </w:r>
              <w:r>
                <w:rPr>
                  <w:webHidden/>
                </w:rPr>
                <w:fldChar w:fldCharType="separate"/>
              </w:r>
              <w:r>
                <w:rPr>
                  <w:vanish w:val="false"/>
                </w:rPr>
                <w:tab/>
                <w:t>43</w:t>
              </w:r>
            </w:ins>
            <w:r>
              <w:rPr>
                <w:webHidden/>
              </w:rPr>
              <w:fldChar w:fldCharType="end"/>
            </w:r>
          </w:hyperlink>
        </w:p>
        <w:p>
          <w:pPr>
            <w:pStyle w:val="32"/>
            <w:tabs>
              <w:tab w:val="clear" w:pos="480"/>
              <w:tab w:val="right" w:pos="8255" w:leader="dot"/>
            </w:tabs>
            <w:rPr>
              <w:rFonts w:cs="Arial" w:cstheme="minorBidi"/>
              <w:ins w:id="218" w:author="Winston.Huang" w:date="2025-09-02T16:29:00Z"/>
              <w:kern w:val="2"/>
              <w:sz w:val="24"/>
            </w:rPr>
          </w:pPr>
          <w:hyperlink w:anchor="_Toc207723226">
            <w:ins w:id="216" w:author="Winston.Huang" w:date="2025-09-02T16:29:00Z">
              <w:r>
                <w:rPr>
                  <w:webHidden/>
                </w:rPr>
                <w:t>Evidence</w:t>
              </w:r>
            </w:ins>
            <w:ins w:id="217" w:author="Winston.Huang" w:date="2025-09-02T16:29:00Z">
              <w:r>
                <w:rPr>
                  <w:webHidden/>
                </w:rPr>
                <w:fldChar w:fldCharType="begin"/>
              </w:r>
              <w:r>
                <w:rPr>
                  <w:webHidden/>
                </w:rPr>
                <w:instrText xml:space="preserve">PAGEREF _Toc207723226 \h</w:instrText>
              </w:r>
              <w:r>
                <w:rPr>
                  <w:webHidden/>
                </w:rPr>
                <w:fldChar w:fldCharType="separate"/>
              </w:r>
              <w:r>
                <w:rPr>
                  <w:vanish w:val="false"/>
                </w:rPr>
                <w:tab/>
                <w:t>43</w:t>
              </w:r>
            </w:ins>
            <w:r>
              <w:rPr>
                <w:webHidden/>
              </w:rPr>
              <w:fldChar w:fldCharType="end"/>
            </w:r>
          </w:hyperlink>
        </w:p>
        <w:p>
          <w:pPr>
            <w:pStyle w:val="32"/>
            <w:tabs>
              <w:tab w:val="clear" w:pos="480"/>
              <w:tab w:val="right" w:pos="8255" w:leader="dot"/>
            </w:tabs>
            <w:rPr>
              <w:rFonts w:cs="Arial" w:cstheme="minorBidi"/>
              <w:ins w:id="223" w:author="Winston.Huang" w:date="2025-09-02T16:29:00Z"/>
              <w:kern w:val="2"/>
              <w:sz w:val="24"/>
            </w:rPr>
          </w:pPr>
          <w:hyperlink w:anchor="_Toc207723227">
            <w:ins w:id="219" w:author="Winston.Huang" w:date="2025-09-02T16:29:00Z">
              <w:r>
                <w:rPr>
                  <w:webHidden/>
                  <w:rFonts w:eastAsia="新細明體" w:cs="Segoe UI"/>
                </w:rPr>
                <w:t xml:space="preserve">Detailed </w:t>
              </w:r>
            </w:ins>
            <w:ins w:id="220" w:author="Winston.Huang" w:date="2025-09-02T16:29:00Z">
              <w:r>
                <w:rPr/>
                <w:t>Setting</w:t>
              </w:r>
            </w:ins>
            <w:ins w:id="221" w:author="Winston.Huang" w:date="2025-09-02T16:29:00Z">
              <w:r>
                <w:rPr>
                  <w:rFonts w:eastAsia="新細明體" w:cs="Segoe UI"/>
                </w:rPr>
                <w:t xml:space="preserve"> Steps</w:t>
              </w:r>
            </w:ins>
            <w:ins w:id="222" w:author="Winston.Huang" w:date="2025-09-02T16:29:00Z">
              <w:r>
                <w:rPr>
                  <w:webHidden/>
                </w:rPr>
                <w:fldChar w:fldCharType="begin"/>
              </w:r>
              <w:r>
                <w:rPr>
                  <w:webHidden/>
                </w:rPr>
                <w:instrText xml:space="preserve">PAGEREF _Toc207723227 \h</w:instrText>
              </w:r>
              <w:r>
                <w:rPr>
                  <w:webHidden/>
                </w:rPr>
                <w:fldChar w:fldCharType="separate"/>
              </w:r>
              <w:r>
                <w:rPr>
                  <w:vanish w:val="false"/>
                </w:rPr>
                <w:tab/>
                <w:t>43</w:t>
              </w:r>
            </w:ins>
            <w:r>
              <w:rPr>
                <w:webHidden/>
              </w:rPr>
              <w:fldChar w:fldCharType="end"/>
            </w:r>
          </w:hyperlink>
        </w:p>
        <w:p>
          <w:pPr>
            <w:pStyle w:val="22"/>
            <w:tabs>
              <w:tab w:val="clear" w:pos="480"/>
              <w:tab w:val="right" w:pos="8255" w:leader="dot"/>
            </w:tabs>
            <w:rPr>
              <w:rFonts w:cs="Arial" w:cstheme="minorBidi"/>
              <w:ins w:id="226" w:author="Winston.Huang" w:date="2025-09-02T16:29:00Z"/>
              <w:kern w:val="2"/>
              <w:sz w:val="24"/>
            </w:rPr>
          </w:pPr>
          <w:hyperlink w:anchor="_Toc207723228">
            <w:ins w:id="224" w:author="Winston.Huang" w:date="2025-09-02T16:29:00Z">
              <w:r>
                <w:rPr>
                  <w:webHidden/>
                  <w:rFonts w:eastAsia="Aptos Display" w:cs="Aptos Display" w:ascii="Aptos Display" w:hAnsi="Aptos Display"/>
                </w:rPr>
                <w:t>CR 2.6 – Remote session Termination</w:t>
              </w:r>
            </w:ins>
            <w:ins w:id="225" w:author="Winston.Huang" w:date="2025-09-02T16:29:00Z">
              <w:r>
                <w:rPr>
                  <w:webHidden/>
                </w:rPr>
                <w:fldChar w:fldCharType="begin"/>
              </w:r>
              <w:r>
                <w:rPr>
                  <w:webHidden/>
                </w:rPr>
                <w:instrText xml:space="preserve">PAGEREF _Toc207723228 \h</w:instrText>
              </w:r>
              <w:r>
                <w:rPr>
                  <w:webHidden/>
                </w:rPr>
                <w:fldChar w:fldCharType="separate"/>
              </w:r>
              <w:r>
                <w:rPr>
                  <w:vanish w:val="false"/>
                </w:rPr>
                <w:tab/>
                <w:t>45</w:t>
              </w:r>
            </w:ins>
            <w:r>
              <w:rPr>
                <w:webHidden/>
              </w:rPr>
              <w:fldChar w:fldCharType="end"/>
            </w:r>
          </w:hyperlink>
        </w:p>
        <w:p>
          <w:pPr>
            <w:pStyle w:val="32"/>
            <w:tabs>
              <w:tab w:val="clear" w:pos="480"/>
              <w:tab w:val="right" w:pos="8255" w:leader="dot"/>
            </w:tabs>
            <w:rPr>
              <w:rFonts w:cs="Arial" w:cstheme="minorBidi"/>
              <w:ins w:id="229" w:author="Winston.Huang" w:date="2025-09-02T16:29:00Z"/>
              <w:kern w:val="2"/>
              <w:sz w:val="24"/>
            </w:rPr>
          </w:pPr>
          <w:hyperlink w:anchor="_Toc207723229">
            <w:ins w:id="227" w:author="Winston.Huang" w:date="2025-09-02T16:29:00Z">
              <w:r>
                <w:rPr>
                  <w:webHidden/>
                </w:rPr>
                <w:t>Statement</w:t>
              </w:r>
            </w:ins>
            <w:ins w:id="228" w:author="Winston.Huang" w:date="2025-09-02T16:29:00Z">
              <w:r>
                <w:rPr>
                  <w:webHidden/>
                </w:rPr>
                <w:fldChar w:fldCharType="begin"/>
              </w:r>
              <w:r>
                <w:rPr>
                  <w:webHidden/>
                </w:rPr>
                <w:instrText xml:space="preserve">PAGEREF _Toc207723229 \h</w:instrText>
              </w:r>
              <w:r>
                <w:rPr>
                  <w:webHidden/>
                </w:rPr>
                <w:fldChar w:fldCharType="separate"/>
              </w:r>
              <w:r>
                <w:rPr>
                  <w:vanish w:val="false"/>
                </w:rPr>
                <w:tab/>
                <w:t>45</w:t>
              </w:r>
            </w:ins>
            <w:r>
              <w:rPr>
                <w:webHidden/>
              </w:rPr>
              <w:fldChar w:fldCharType="end"/>
            </w:r>
          </w:hyperlink>
        </w:p>
        <w:p>
          <w:pPr>
            <w:pStyle w:val="32"/>
            <w:tabs>
              <w:tab w:val="clear" w:pos="480"/>
              <w:tab w:val="right" w:pos="8255" w:leader="dot"/>
            </w:tabs>
            <w:rPr>
              <w:rFonts w:cs="Arial" w:cstheme="minorBidi"/>
              <w:ins w:id="232" w:author="Winston.Huang" w:date="2025-09-02T16:29:00Z"/>
              <w:kern w:val="2"/>
              <w:sz w:val="24"/>
            </w:rPr>
          </w:pPr>
          <w:hyperlink w:anchor="_Toc207723230">
            <w:ins w:id="230" w:author="Winston.Huang" w:date="2025-09-02T16:29:00Z">
              <w:r>
                <w:rPr>
                  <w:webHidden/>
                </w:rPr>
                <w:t>Evidence</w:t>
              </w:r>
            </w:ins>
            <w:ins w:id="231" w:author="Winston.Huang" w:date="2025-09-02T16:29:00Z">
              <w:r>
                <w:rPr>
                  <w:webHidden/>
                </w:rPr>
                <w:fldChar w:fldCharType="begin"/>
              </w:r>
              <w:r>
                <w:rPr>
                  <w:webHidden/>
                </w:rPr>
                <w:instrText xml:space="preserve">PAGEREF _Toc207723230 \h</w:instrText>
              </w:r>
              <w:r>
                <w:rPr>
                  <w:webHidden/>
                </w:rPr>
                <w:fldChar w:fldCharType="separate"/>
              </w:r>
              <w:r>
                <w:rPr>
                  <w:vanish w:val="false"/>
                </w:rPr>
                <w:tab/>
                <w:t>45</w:t>
              </w:r>
            </w:ins>
            <w:r>
              <w:rPr>
                <w:webHidden/>
              </w:rPr>
              <w:fldChar w:fldCharType="end"/>
            </w:r>
          </w:hyperlink>
        </w:p>
        <w:p>
          <w:pPr>
            <w:pStyle w:val="32"/>
            <w:tabs>
              <w:tab w:val="clear" w:pos="480"/>
              <w:tab w:val="right" w:pos="8255" w:leader="dot"/>
            </w:tabs>
            <w:rPr>
              <w:rFonts w:cs="Arial" w:cstheme="minorBidi"/>
              <w:ins w:id="237" w:author="Winston.Huang" w:date="2025-09-02T16:29:00Z"/>
              <w:kern w:val="2"/>
              <w:sz w:val="24"/>
            </w:rPr>
          </w:pPr>
          <w:hyperlink w:anchor="_Toc207723231">
            <w:ins w:id="233" w:author="Winston.Huang" w:date="2025-09-02T16:29:00Z">
              <w:r>
                <w:rPr>
                  <w:webHidden/>
                  <w:rFonts w:eastAsia="新細明體" w:cs="Segoe UI"/>
                </w:rPr>
                <w:t xml:space="preserve">Detailed </w:t>
              </w:r>
            </w:ins>
            <w:ins w:id="234" w:author="Winston.Huang" w:date="2025-09-02T16:29:00Z">
              <w:r>
                <w:rPr/>
                <w:t>Setting</w:t>
              </w:r>
            </w:ins>
            <w:ins w:id="235" w:author="Winston.Huang" w:date="2025-09-02T16:29:00Z">
              <w:r>
                <w:rPr>
                  <w:rFonts w:eastAsia="新細明體" w:cs="Segoe UI"/>
                </w:rPr>
                <w:t xml:space="preserve"> Steps</w:t>
              </w:r>
            </w:ins>
            <w:ins w:id="236" w:author="Winston.Huang" w:date="2025-09-02T16:29:00Z">
              <w:r>
                <w:rPr>
                  <w:webHidden/>
                </w:rPr>
                <w:fldChar w:fldCharType="begin"/>
              </w:r>
              <w:r>
                <w:rPr>
                  <w:webHidden/>
                </w:rPr>
                <w:instrText xml:space="preserve">PAGEREF _Toc207723231 \h</w:instrText>
              </w:r>
              <w:r>
                <w:rPr>
                  <w:webHidden/>
                </w:rPr>
                <w:fldChar w:fldCharType="separate"/>
              </w:r>
              <w:r>
                <w:rPr>
                  <w:vanish w:val="false"/>
                </w:rPr>
                <w:tab/>
                <w:t>46</w:t>
              </w:r>
            </w:ins>
            <w:r>
              <w:rPr>
                <w:webHidden/>
              </w:rPr>
              <w:fldChar w:fldCharType="end"/>
            </w:r>
          </w:hyperlink>
        </w:p>
        <w:p>
          <w:pPr>
            <w:pStyle w:val="22"/>
            <w:tabs>
              <w:tab w:val="clear" w:pos="480"/>
              <w:tab w:val="right" w:pos="8255" w:leader="dot"/>
            </w:tabs>
            <w:rPr>
              <w:rFonts w:cs="Arial" w:cstheme="minorBidi"/>
              <w:ins w:id="240" w:author="Winston.Huang" w:date="2025-09-02T16:29:00Z"/>
              <w:kern w:val="2"/>
              <w:sz w:val="24"/>
            </w:rPr>
          </w:pPr>
          <w:hyperlink w:anchor="_Toc207723232">
            <w:ins w:id="238" w:author="Winston.Huang" w:date="2025-09-02T16:29:00Z">
              <w:r>
                <w:rPr>
                  <w:webHidden/>
                  <w:rFonts w:eastAsia="Aptos Display" w:cs="Aptos Display" w:ascii="Aptos Display" w:hAnsi="Aptos Display"/>
                </w:rPr>
                <w:t>CR 2.8 - Auditable Events</w:t>
              </w:r>
            </w:ins>
            <w:ins w:id="239" w:author="Winston.Huang" w:date="2025-09-02T16:29:00Z">
              <w:r>
                <w:rPr>
                  <w:webHidden/>
                </w:rPr>
                <w:fldChar w:fldCharType="begin"/>
              </w:r>
              <w:r>
                <w:rPr>
                  <w:webHidden/>
                </w:rPr>
                <w:instrText xml:space="preserve">PAGEREF _Toc207723232 \h</w:instrText>
              </w:r>
              <w:r>
                <w:rPr>
                  <w:webHidden/>
                </w:rPr>
                <w:fldChar w:fldCharType="separate"/>
              </w:r>
              <w:r>
                <w:rPr>
                  <w:vanish w:val="false"/>
                </w:rPr>
                <w:tab/>
                <w:t>47</w:t>
              </w:r>
            </w:ins>
            <w:r>
              <w:rPr>
                <w:webHidden/>
              </w:rPr>
              <w:fldChar w:fldCharType="end"/>
            </w:r>
          </w:hyperlink>
        </w:p>
        <w:p>
          <w:pPr>
            <w:pStyle w:val="32"/>
            <w:tabs>
              <w:tab w:val="clear" w:pos="480"/>
              <w:tab w:val="right" w:pos="8255" w:leader="dot"/>
            </w:tabs>
            <w:rPr>
              <w:rFonts w:cs="Arial" w:cstheme="minorBidi"/>
              <w:ins w:id="243" w:author="Winston.Huang" w:date="2025-09-02T16:29:00Z"/>
              <w:kern w:val="2"/>
              <w:sz w:val="24"/>
            </w:rPr>
          </w:pPr>
          <w:hyperlink w:anchor="_Toc207723233">
            <w:ins w:id="241" w:author="Winston.Huang" w:date="2025-09-02T16:29:00Z">
              <w:r>
                <w:rPr>
                  <w:webHidden/>
                </w:rPr>
                <w:t>Statement</w:t>
              </w:r>
            </w:ins>
            <w:ins w:id="242" w:author="Winston.Huang" w:date="2025-09-02T16:29:00Z">
              <w:r>
                <w:rPr>
                  <w:webHidden/>
                </w:rPr>
                <w:fldChar w:fldCharType="begin"/>
              </w:r>
              <w:r>
                <w:rPr>
                  <w:webHidden/>
                </w:rPr>
                <w:instrText xml:space="preserve">PAGEREF _Toc207723233 \h</w:instrText>
              </w:r>
              <w:r>
                <w:rPr>
                  <w:webHidden/>
                </w:rPr>
                <w:fldChar w:fldCharType="separate"/>
              </w:r>
              <w:r>
                <w:rPr>
                  <w:vanish w:val="false"/>
                </w:rPr>
                <w:tab/>
                <w:t>47</w:t>
              </w:r>
            </w:ins>
            <w:r>
              <w:rPr>
                <w:webHidden/>
              </w:rPr>
              <w:fldChar w:fldCharType="end"/>
            </w:r>
          </w:hyperlink>
        </w:p>
        <w:p>
          <w:pPr>
            <w:pStyle w:val="32"/>
            <w:tabs>
              <w:tab w:val="clear" w:pos="480"/>
              <w:tab w:val="right" w:pos="8255" w:leader="dot"/>
            </w:tabs>
            <w:rPr>
              <w:rFonts w:cs="Arial" w:cstheme="minorBidi"/>
              <w:ins w:id="246" w:author="Winston.Huang" w:date="2025-09-02T16:29:00Z"/>
              <w:kern w:val="2"/>
              <w:sz w:val="24"/>
            </w:rPr>
          </w:pPr>
          <w:hyperlink w:anchor="_Toc207723234">
            <w:ins w:id="244" w:author="Winston.Huang" w:date="2025-09-02T16:29:00Z">
              <w:r>
                <w:rPr>
                  <w:webHidden/>
                </w:rPr>
                <w:t>Evidence</w:t>
              </w:r>
            </w:ins>
            <w:ins w:id="245" w:author="Winston.Huang" w:date="2025-09-02T16:29:00Z">
              <w:r>
                <w:rPr>
                  <w:webHidden/>
                </w:rPr>
                <w:fldChar w:fldCharType="begin"/>
              </w:r>
              <w:r>
                <w:rPr>
                  <w:webHidden/>
                </w:rPr>
                <w:instrText xml:space="preserve">PAGEREF _Toc207723234 \h</w:instrText>
              </w:r>
              <w:r>
                <w:rPr>
                  <w:webHidden/>
                </w:rPr>
                <w:fldChar w:fldCharType="separate"/>
              </w:r>
              <w:r>
                <w:rPr>
                  <w:vanish w:val="false"/>
                </w:rPr>
                <w:tab/>
                <w:t>47</w:t>
              </w:r>
            </w:ins>
            <w:r>
              <w:rPr>
                <w:webHidden/>
              </w:rPr>
              <w:fldChar w:fldCharType="end"/>
            </w:r>
          </w:hyperlink>
        </w:p>
        <w:p>
          <w:pPr>
            <w:pStyle w:val="32"/>
            <w:tabs>
              <w:tab w:val="clear" w:pos="480"/>
              <w:tab w:val="right" w:pos="8255" w:leader="dot"/>
            </w:tabs>
            <w:rPr>
              <w:rFonts w:cs="Arial" w:cstheme="minorBidi"/>
              <w:ins w:id="249" w:author="Winston.Huang" w:date="2025-09-02T16:29:00Z"/>
              <w:kern w:val="2"/>
              <w:sz w:val="24"/>
            </w:rPr>
          </w:pPr>
          <w:hyperlink w:anchor="_Toc207723235">
            <w:ins w:id="247" w:author="Winston.Huang" w:date="2025-09-02T16:29:00Z">
              <w:r>
                <w:rPr>
                  <w:webHidden/>
                </w:rPr>
                <w:t>Detailed Setting Steps</w:t>
              </w:r>
            </w:ins>
            <w:ins w:id="248" w:author="Winston.Huang" w:date="2025-09-02T16:29:00Z">
              <w:r>
                <w:rPr>
                  <w:webHidden/>
                </w:rPr>
                <w:fldChar w:fldCharType="begin"/>
              </w:r>
              <w:r>
                <w:rPr>
                  <w:webHidden/>
                </w:rPr>
                <w:instrText xml:space="preserve">PAGEREF _Toc207723235 \h</w:instrText>
              </w:r>
              <w:r>
                <w:rPr>
                  <w:webHidden/>
                </w:rPr>
                <w:fldChar w:fldCharType="separate"/>
              </w:r>
              <w:r>
                <w:rPr>
                  <w:vanish w:val="false"/>
                </w:rPr>
                <w:tab/>
                <w:t>48</w:t>
              </w:r>
            </w:ins>
            <w:r>
              <w:rPr>
                <w:webHidden/>
              </w:rPr>
              <w:fldChar w:fldCharType="end"/>
            </w:r>
          </w:hyperlink>
        </w:p>
        <w:p>
          <w:pPr>
            <w:pStyle w:val="22"/>
            <w:tabs>
              <w:tab w:val="clear" w:pos="480"/>
              <w:tab w:val="right" w:pos="8255" w:leader="dot"/>
            </w:tabs>
            <w:rPr>
              <w:rFonts w:cs="Arial" w:cstheme="minorBidi"/>
              <w:ins w:id="252" w:author="Winston.Huang" w:date="2025-09-02T16:29:00Z"/>
              <w:kern w:val="2"/>
              <w:sz w:val="24"/>
            </w:rPr>
          </w:pPr>
          <w:hyperlink w:anchor="_Toc207723236">
            <w:ins w:id="250" w:author="Winston.Huang" w:date="2025-09-02T16:29:00Z">
              <w:r>
                <w:rPr>
                  <w:webHidden/>
                </w:rPr>
                <w:t>CR 2.9 – Audit storage capacity</w:t>
              </w:r>
            </w:ins>
            <w:ins w:id="251" w:author="Winston.Huang" w:date="2025-09-02T16:29:00Z">
              <w:r>
                <w:rPr>
                  <w:webHidden/>
                </w:rPr>
                <w:fldChar w:fldCharType="begin"/>
              </w:r>
              <w:r>
                <w:rPr>
                  <w:webHidden/>
                </w:rPr>
                <w:instrText xml:space="preserve">PAGEREF _Toc207723236 \h</w:instrText>
              </w:r>
              <w:r>
                <w:rPr>
                  <w:webHidden/>
                </w:rPr>
                <w:fldChar w:fldCharType="separate"/>
              </w:r>
              <w:r>
                <w:rPr>
                  <w:vanish w:val="false"/>
                </w:rPr>
                <w:tab/>
                <w:t>49</w:t>
              </w:r>
            </w:ins>
            <w:r>
              <w:rPr>
                <w:webHidden/>
              </w:rPr>
              <w:fldChar w:fldCharType="end"/>
            </w:r>
          </w:hyperlink>
        </w:p>
        <w:p>
          <w:pPr>
            <w:pStyle w:val="32"/>
            <w:tabs>
              <w:tab w:val="clear" w:pos="480"/>
              <w:tab w:val="right" w:pos="8255" w:leader="dot"/>
            </w:tabs>
            <w:rPr>
              <w:rFonts w:cs="Arial" w:cstheme="minorBidi"/>
              <w:ins w:id="255" w:author="Winston.Huang" w:date="2025-09-02T16:29:00Z"/>
              <w:kern w:val="2"/>
              <w:sz w:val="24"/>
            </w:rPr>
          </w:pPr>
          <w:hyperlink w:anchor="_Toc207723237">
            <w:ins w:id="253" w:author="Winston.Huang" w:date="2025-09-02T16:29:00Z">
              <w:r>
                <w:rPr>
                  <w:webHidden/>
                </w:rPr>
                <w:t>Statement</w:t>
              </w:r>
            </w:ins>
            <w:ins w:id="254" w:author="Winston.Huang" w:date="2025-09-02T16:29:00Z">
              <w:r>
                <w:rPr>
                  <w:webHidden/>
                </w:rPr>
                <w:fldChar w:fldCharType="begin"/>
              </w:r>
              <w:r>
                <w:rPr>
                  <w:webHidden/>
                </w:rPr>
                <w:instrText xml:space="preserve">PAGEREF _Toc207723237 \h</w:instrText>
              </w:r>
              <w:r>
                <w:rPr>
                  <w:webHidden/>
                </w:rPr>
                <w:fldChar w:fldCharType="separate"/>
              </w:r>
              <w:r>
                <w:rPr>
                  <w:vanish w:val="false"/>
                </w:rPr>
                <w:tab/>
                <w:t>49</w:t>
              </w:r>
            </w:ins>
            <w:r>
              <w:rPr>
                <w:webHidden/>
              </w:rPr>
              <w:fldChar w:fldCharType="end"/>
            </w:r>
          </w:hyperlink>
        </w:p>
        <w:p>
          <w:pPr>
            <w:pStyle w:val="32"/>
            <w:tabs>
              <w:tab w:val="clear" w:pos="480"/>
              <w:tab w:val="right" w:pos="8255" w:leader="dot"/>
            </w:tabs>
            <w:rPr>
              <w:rFonts w:cs="Arial" w:cstheme="minorBidi"/>
              <w:ins w:id="258" w:author="Winston.Huang" w:date="2025-09-02T16:29:00Z"/>
              <w:kern w:val="2"/>
              <w:sz w:val="24"/>
            </w:rPr>
          </w:pPr>
          <w:hyperlink w:anchor="_Toc207723238">
            <w:ins w:id="256" w:author="Winston.Huang" w:date="2025-09-02T16:29:00Z">
              <w:r>
                <w:rPr>
                  <w:webHidden/>
                </w:rPr>
                <w:t>Evidence</w:t>
              </w:r>
            </w:ins>
            <w:ins w:id="257" w:author="Winston.Huang" w:date="2025-09-02T16:29:00Z">
              <w:r>
                <w:rPr>
                  <w:webHidden/>
                </w:rPr>
                <w:fldChar w:fldCharType="begin"/>
              </w:r>
              <w:r>
                <w:rPr>
                  <w:webHidden/>
                </w:rPr>
                <w:instrText xml:space="preserve">PAGEREF _Toc207723238 \h</w:instrText>
              </w:r>
              <w:r>
                <w:rPr>
                  <w:webHidden/>
                </w:rPr>
                <w:fldChar w:fldCharType="separate"/>
              </w:r>
              <w:r>
                <w:rPr>
                  <w:vanish w:val="false"/>
                </w:rPr>
                <w:tab/>
                <w:t>49</w:t>
              </w:r>
            </w:ins>
            <w:r>
              <w:rPr>
                <w:webHidden/>
              </w:rPr>
              <w:fldChar w:fldCharType="end"/>
            </w:r>
          </w:hyperlink>
        </w:p>
        <w:p>
          <w:pPr>
            <w:pStyle w:val="32"/>
            <w:tabs>
              <w:tab w:val="clear" w:pos="480"/>
              <w:tab w:val="right" w:pos="8255" w:leader="dot"/>
            </w:tabs>
            <w:rPr>
              <w:rFonts w:cs="Arial" w:cstheme="minorBidi"/>
              <w:ins w:id="261" w:author="Winston.Huang" w:date="2025-09-02T16:29:00Z"/>
              <w:kern w:val="2"/>
              <w:sz w:val="24"/>
            </w:rPr>
          </w:pPr>
          <w:hyperlink w:anchor="_Toc207723239">
            <w:ins w:id="259" w:author="Winston.Huang" w:date="2025-09-02T16:29:00Z">
              <w:r>
                <w:rPr>
                  <w:webHidden/>
                </w:rPr>
                <w:t>Detailed Setting Steps</w:t>
              </w:r>
            </w:ins>
            <w:ins w:id="260" w:author="Winston.Huang" w:date="2025-09-02T16:29:00Z">
              <w:r>
                <w:rPr>
                  <w:webHidden/>
                </w:rPr>
                <w:fldChar w:fldCharType="begin"/>
              </w:r>
              <w:r>
                <w:rPr>
                  <w:webHidden/>
                </w:rPr>
                <w:instrText xml:space="preserve">PAGEREF _Toc207723239 \h</w:instrText>
              </w:r>
              <w:r>
                <w:rPr>
                  <w:webHidden/>
                </w:rPr>
                <w:fldChar w:fldCharType="separate"/>
              </w:r>
              <w:r>
                <w:rPr>
                  <w:vanish w:val="false"/>
                </w:rPr>
                <w:tab/>
                <w:t>50</w:t>
              </w:r>
            </w:ins>
            <w:r>
              <w:rPr>
                <w:webHidden/>
              </w:rPr>
              <w:fldChar w:fldCharType="end"/>
            </w:r>
          </w:hyperlink>
        </w:p>
        <w:p>
          <w:pPr>
            <w:pStyle w:val="22"/>
            <w:tabs>
              <w:tab w:val="clear" w:pos="480"/>
              <w:tab w:val="right" w:pos="8255" w:leader="dot"/>
            </w:tabs>
            <w:rPr>
              <w:rFonts w:cs="Arial" w:cstheme="minorBidi"/>
              <w:ins w:id="264" w:author="Winston.Huang" w:date="2025-09-02T16:29:00Z"/>
              <w:kern w:val="2"/>
              <w:sz w:val="24"/>
            </w:rPr>
          </w:pPr>
          <w:hyperlink w:anchor="_Toc207723240">
            <w:ins w:id="262" w:author="Winston.Huang" w:date="2025-09-02T16:29:00Z">
              <w:r>
                <w:rPr>
                  <w:webHidden/>
                </w:rPr>
                <w:t>CR 2.10 – Response to audit processing failures</w:t>
              </w:r>
            </w:ins>
            <w:ins w:id="263" w:author="Winston.Huang" w:date="2025-09-02T16:29:00Z">
              <w:r>
                <w:rPr>
                  <w:webHidden/>
                </w:rPr>
                <w:fldChar w:fldCharType="begin"/>
              </w:r>
              <w:r>
                <w:rPr>
                  <w:webHidden/>
                </w:rPr>
                <w:instrText xml:space="preserve">PAGEREF _Toc207723240 \h</w:instrText>
              </w:r>
              <w:r>
                <w:rPr>
                  <w:webHidden/>
                </w:rPr>
                <w:fldChar w:fldCharType="separate"/>
              </w:r>
              <w:r>
                <w:rPr>
                  <w:vanish w:val="false"/>
                </w:rPr>
                <w:tab/>
                <w:t>51</w:t>
              </w:r>
            </w:ins>
            <w:r>
              <w:rPr>
                <w:webHidden/>
              </w:rPr>
              <w:fldChar w:fldCharType="end"/>
            </w:r>
          </w:hyperlink>
        </w:p>
        <w:p>
          <w:pPr>
            <w:pStyle w:val="32"/>
            <w:tabs>
              <w:tab w:val="clear" w:pos="480"/>
              <w:tab w:val="right" w:pos="8255" w:leader="dot"/>
            </w:tabs>
            <w:rPr>
              <w:rFonts w:cs="Arial" w:cstheme="minorBidi"/>
              <w:ins w:id="267" w:author="Winston.Huang" w:date="2025-09-02T16:29:00Z"/>
              <w:kern w:val="2"/>
              <w:sz w:val="24"/>
            </w:rPr>
          </w:pPr>
          <w:hyperlink w:anchor="_Toc207723241">
            <w:ins w:id="265" w:author="Winston.Huang" w:date="2025-09-02T16:29:00Z">
              <w:r>
                <w:rPr>
                  <w:webHidden/>
                </w:rPr>
                <w:t>Statement</w:t>
              </w:r>
            </w:ins>
            <w:ins w:id="266" w:author="Winston.Huang" w:date="2025-09-02T16:29:00Z">
              <w:r>
                <w:rPr>
                  <w:webHidden/>
                </w:rPr>
                <w:fldChar w:fldCharType="begin"/>
              </w:r>
              <w:r>
                <w:rPr>
                  <w:webHidden/>
                </w:rPr>
                <w:instrText xml:space="preserve">PAGEREF _Toc207723241 \h</w:instrText>
              </w:r>
              <w:r>
                <w:rPr>
                  <w:webHidden/>
                </w:rPr>
                <w:fldChar w:fldCharType="separate"/>
              </w:r>
              <w:r>
                <w:rPr>
                  <w:vanish w:val="false"/>
                </w:rPr>
                <w:tab/>
                <w:t>51</w:t>
              </w:r>
            </w:ins>
            <w:r>
              <w:rPr>
                <w:webHidden/>
              </w:rPr>
              <w:fldChar w:fldCharType="end"/>
            </w:r>
          </w:hyperlink>
        </w:p>
        <w:p>
          <w:pPr>
            <w:pStyle w:val="32"/>
            <w:tabs>
              <w:tab w:val="clear" w:pos="480"/>
              <w:tab w:val="right" w:pos="8255" w:leader="dot"/>
            </w:tabs>
            <w:rPr>
              <w:rFonts w:cs="Arial" w:cstheme="minorBidi"/>
              <w:ins w:id="270" w:author="Winston.Huang" w:date="2025-09-02T16:29:00Z"/>
              <w:kern w:val="2"/>
              <w:sz w:val="24"/>
            </w:rPr>
          </w:pPr>
          <w:hyperlink w:anchor="_Toc207723242">
            <w:ins w:id="268" w:author="Winston.Huang" w:date="2025-09-02T16:29:00Z">
              <w:r>
                <w:rPr>
                  <w:webHidden/>
                </w:rPr>
                <w:t>Evidence</w:t>
              </w:r>
            </w:ins>
            <w:ins w:id="269" w:author="Winston.Huang" w:date="2025-09-02T16:29:00Z">
              <w:r>
                <w:rPr>
                  <w:webHidden/>
                </w:rPr>
                <w:fldChar w:fldCharType="begin"/>
              </w:r>
              <w:r>
                <w:rPr>
                  <w:webHidden/>
                </w:rPr>
                <w:instrText xml:space="preserve">PAGEREF _Toc207723242 \h</w:instrText>
              </w:r>
              <w:r>
                <w:rPr>
                  <w:webHidden/>
                </w:rPr>
                <w:fldChar w:fldCharType="separate"/>
              </w:r>
              <w:r>
                <w:rPr>
                  <w:vanish w:val="false"/>
                </w:rPr>
                <w:tab/>
                <w:t>52</w:t>
              </w:r>
            </w:ins>
            <w:r>
              <w:rPr>
                <w:webHidden/>
              </w:rPr>
              <w:fldChar w:fldCharType="end"/>
            </w:r>
          </w:hyperlink>
        </w:p>
        <w:p>
          <w:pPr>
            <w:pStyle w:val="32"/>
            <w:tabs>
              <w:tab w:val="clear" w:pos="480"/>
              <w:tab w:val="right" w:pos="8255" w:leader="dot"/>
            </w:tabs>
            <w:rPr>
              <w:rFonts w:cs="Arial" w:cstheme="minorBidi"/>
              <w:ins w:id="273" w:author="Winston.Huang" w:date="2025-09-02T16:29:00Z"/>
              <w:kern w:val="2"/>
              <w:sz w:val="24"/>
            </w:rPr>
          </w:pPr>
          <w:hyperlink w:anchor="_Toc207723243">
            <w:ins w:id="271" w:author="Winston.Huang" w:date="2025-09-02T16:29:00Z">
              <w:r>
                <w:rPr>
                  <w:webHidden/>
                </w:rPr>
                <w:t>Detailed Setting Steps</w:t>
              </w:r>
            </w:ins>
            <w:ins w:id="272" w:author="Winston.Huang" w:date="2025-09-02T16:29:00Z">
              <w:r>
                <w:rPr>
                  <w:webHidden/>
                </w:rPr>
                <w:fldChar w:fldCharType="begin"/>
              </w:r>
              <w:r>
                <w:rPr>
                  <w:webHidden/>
                </w:rPr>
                <w:instrText xml:space="preserve">PAGEREF _Toc207723243 \h</w:instrText>
              </w:r>
              <w:r>
                <w:rPr>
                  <w:webHidden/>
                </w:rPr>
                <w:fldChar w:fldCharType="separate"/>
              </w:r>
              <w:r>
                <w:rPr>
                  <w:vanish w:val="false"/>
                </w:rPr>
                <w:tab/>
                <w:t>52</w:t>
              </w:r>
            </w:ins>
            <w:r>
              <w:rPr>
                <w:webHidden/>
              </w:rPr>
              <w:fldChar w:fldCharType="end"/>
            </w:r>
          </w:hyperlink>
        </w:p>
        <w:p>
          <w:pPr>
            <w:pStyle w:val="22"/>
            <w:tabs>
              <w:tab w:val="clear" w:pos="480"/>
              <w:tab w:val="right" w:pos="8255" w:leader="dot"/>
            </w:tabs>
            <w:rPr>
              <w:rFonts w:cs="Arial" w:cstheme="minorBidi"/>
              <w:ins w:id="276" w:author="Winston.Huang" w:date="2025-09-02T16:29:00Z"/>
              <w:kern w:val="2"/>
              <w:sz w:val="24"/>
            </w:rPr>
          </w:pPr>
          <w:hyperlink w:anchor="_Toc207723244">
            <w:ins w:id="274" w:author="Winston.Huang" w:date="2025-09-02T16:29:00Z">
              <w:r>
                <w:rPr>
                  <w:webHidden/>
                </w:rPr>
                <w:t>CR 2.11 – Time stamps</w:t>
              </w:r>
            </w:ins>
            <w:ins w:id="275" w:author="Winston.Huang" w:date="2025-09-02T16:29:00Z">
              <w:r>
                <w:rPr>
                  <w:webHidden/>
                </w:rPr>
                <w:fldChar w:fldCharType="begin"/>
              </w:r>
              <w:r>
                <w:rPr>
                  <w:webHidden/>
                </w:rPr>
                <w:instrText xml:space="preserve">PAGEREF _Toc207723244 \h</w:instrText>
              </w:r>
              <w:r>
                <w:rPr>
                  <w:webHidden/>
                </w:rPr>
                <w:fldChar w:fldCharType="separate"/>
              </w:r>
              <w:r>
                <w:rPr>
                  <w:vanish w:val="false"/>
                </w:rPr>
                <w:tab/>
                <w:t>53</w:t>
              </w:r>
            </w:ins>
            <w:r>
              <w:rPr>
                <w:webHidden/>
              </w:rPr>
              <w:fldChar w:fldCharType="end"/>
            </w:r>
          </w:hyperlink>
        </w:p>
        <w:p>
          <w:pPr>
            <w:pStyle w:val="32"/>
            <w:tabs>
              <w:tab w:val="clear" w:pos="480"/>
              <w:tab w:val="right" w:pos="8255" w:leader="dot"/>
            </w:tabs>
            <w:rPr>
              <w:rFonts w:cs="Arial" w:cstheme="minorBidi"/>
              <w:ins w:id="279" w:author="Winston.Huang" w:date="2025-09-02T16:29:00Z"/>
              <w:kern w:val="2"/>
              <w:sz w:val="24"/>
            </w:rPr>
          </w:pPr>
          <w:hyperlink w:anchor="_Toc207723245">
            <w:ins w:id="277" w:author="Winston.Huang" w:date="2025-09-02T16:29:00Z">
              <w:r>
                <w:rPr>
                  <w:webHidden/>
                </w:rPr>
                <w:t>Statement</w:t>
              </w:r>
            </w:ins>
            <w:ins w:id="278" w:author="Winston.Huang" w:date="2025-09-02T16:29:00Z">
              <w:r>
                <w:rPr>
                  <w:webHidden/>
                </w:rPr>
                <w:fldChar w:fldCharType="begin"/>
              </w:r>
              <w:r>
                <w:rPr>
                  <w:webHidden/>
                </w:rPr>
                <w:instrText xml:space="preserve">PAGEREF _Toc207723245 \h</w:instrText>
              </w:r>
              <w:r>
                <w:rPr>
                  <w:webHidden/>
                </w:rPr>
                <w:fldChar w:fldCharType="separate"/>
              </w:r>
              <w:r>
                <w:rPr>
                  <w:vanish w:val="false"/>
                </w:rPr>
                <w:tab/>
                <w:t>53</w:t>
              </w:r>
            </w:ins>
            <w:r>
              <w:rPr>
                <w:webHidden/>
              </w:rPr>
              <w:fldChar w:fldCharType="end"/>
            </w:r>
          </w:hyperlink>
        </w:p>
        <w:p>
          <w:pPr>
            <w:pStyle w:val="32"/>
            <w:tabs>
              <w:tab w:val="clear" w:pos="480"/>
              <w:tab w:val="right" w:pos="8255" w:leader="dot"/>
            </w:tabs>
            <w:rPr>
              <w:rFonts w:cs="Arial" w:cstheme="minorBidi"/>
              <w:ins w:id="282" w:author="Winston.Huang" w:date="2025-09-02T16:29:00Z"/>
              <w:kern w:val="2"/>
              <w:sz w:val="24"/>
            </w:rPr>
          </w:pPr>
          <w:hyperlink w:anchor="_Toc207723246">
            <w:ins w:id="280" w:author="Winston.Huang" w:date="2025-09-02T16:29:00Z">
              <w:r>
                <w:rPr>
                  <w:webHidden/>
                </w:rPr>
                <w:t>Evidence</w:t>
              </w:r>
            </w:ins>
            <w:ins w:id="281" w:author="Winston.Huang" w:date="2025-09-02T16:29:00Z">
              <w:r>
                <w:rPr>
                  <w:webHidden/>
                </w:rPr>
                <w:fldChar w:fldCharType="begin"/>
              </w:r>
              <w:r>
                <w:rPr>
                  <w:webHidden/>
                </w:rPr>
                <w:instrText xml:space="preserve">PAGEREF _Toc207723246 \h</w:instrText>
              </w:r>
              <w:r>
                <w:rPr>
                  <w:webHidden/>
                </w:rPr>
                <w:fldChar w:fldCharType="separate"/>
              </w:r>
              <w:r>
                <w:rPr>
                  <w:vanish w:val="false"/>
                </w:rPr>
                <w:tab/>
                <w:t>53</w:t>
              </w:r>
            </w:ins>
            <w:r>
              <w:rPr>
                <w:webHidden/>
              </w:rPr>
              <w:fldChar w:fldCharType="end"/>
            </w:r>
          </w:hyperlink>
        </w:p>
        <w:p>
          <w:pPr>
            <w:pStyle w:val="32"/>
            <w:tabs>
              <w:tab w:val="clear" w:pos="480"/>
              <w:tab w:val="right" w:pos="8255" w:leader="dot"/>
            </w:tabs>
            <w:rPr>
              <w:rFonts w:cs="Arial" w:cstheme="minorBidi"/>
              <w:ins w:id="288" w:author="Winston.Huang" w:date="2025-09-02T16:29:00Z"/>
              <w:kern w:val="2"/>
              <w:sz w:val="24"/>
            </w:rPr>
          </w:pPr>
          <w:hyperlink w:anchor="_Toc207723247">
            <w:ins w:id="283" w:author="Winston.Huang" w:date="2025-09-02T16:29:00Z">
              <w:r>
                <w:rPr>
                  <w:webHidden/>
                </w:rPr>
                <w:t>Detailed</w:t>
              </w:r>
            </w:ins>
            <w:ins w:id="284" w:author="Winston.Huang" w:date="2025-09-02T16:29:00Z">
              <w:r>
                <w:rPr>
                  <w:rFonts w:eastAsia="新細明體" w:cs="Segoe UI"/>
                </w:rPr>
                <w:t xml:space="preserve"> </w:t>
              </w:r>
            </w:ins>
            <w:ins w:id="285" w:author="Winston.Huang" w:date="2025-09-02T16:29:00Z">
              <w:r>
                <w:rPr/>
                <w:t>Setting</w:t>
              </w:r>
            </w:ins>
            <w:ins w:id="286" w:author="Winston.Huang" w:date="2025-09-02T16:29:00Z">
              <w:r>
                <w:rPr>
                  <w:rFonts w:eastAsia="新細明體" w:cs="Segoe UI"/>
                </w:rPr>
                <w:t xml:space="preserve"> Steps</w:t>
              </w:r>
            </w:ins>
            <w:ins w:id="287" w:author="Winston.Huang" w:date="2025-09-02T16:29:00Z">
              <w:r>
                <w:rPr>
                  <w:webHidden/>
                </w:rPr>
                <w:fldChar w:fldCharType="begin"/>
              </w:r>
              <w:r>
                <w:rPr>
                  <w:webHidden/>
                </w:rPr>
                <w:instrText xml:space="preserve">PAGEREF _Toc207723247 \h</w:instrText>
              </w:r>
              <w:r>
                <w:rPr>
                  <w:webHidden/>
                </w:rPr>
                <w:fldChar w:fldCharType="separate"/>
              </w:r>
              <w:r>
                <w:rPr>
                  <w:vanish w:val="false"/>
                </w:rPr>
                <w:tab/>
                <w:t>54</w:t>
              </w:r>
            </w:ins>
            <w:r>
              <w:rPr>
                <w:webHidden/>
              </w:rPr>
              <w:fldChar w:fldCharType="end"/>
            </w:r>
          </w:hyperlink>
        </w:p>
        <w:p>
          <w:pPr>
            <w:pStyle w:val="22"/>
            <w:tabs>
              <w:tab w:val="clear" w:pos="480"/>
              <w:tab w:val="right" w:pos="8255" w:leader="dot"/>
            </w:tabs>
            <w:rPr>
              <w:rFonts w:cs="Arial" w:cstheme="minorBidi"/>
              <w:ins w:id="291" w:author="Winston.Huang" w:date="2025-09-02T16:29:00Z"/>
              <w:kern w:val="2"/>
              <w:sz w:val="24"/>
            </w:rPr>
          </w:pPr>
          <w:hyperlink w:anchor="_Toc207723248">
            <w:ins w:id="289" w:author="Winston.Huang" w:date="2025-09-02T16:29:00Z">
              <w:r>
                <w:rPr>
                  <w:webHidden/>
                </w:rPr>
                <w:t>CR 2.11 (1) – Time Synchronization</w:t>
              </w:r>
            </w:ins>
            <w:ins w:id="290" w:author="Winston.Huang" w:date="2025-09-02T16:29:00Z">
              <w:r>
                <w:rPr>
                  <w:webHidden/>
                </w:rPr>
                <w:fldChar w:fldCharType="begin"/>
              </w:r>
              <w:r>
                <w:rPr>
                  <w:webHidden/>
                </w:rPr>
                <w:instrText xml:space="preserve">PAGEREF _Toc207723248 \h</w:instrText>
              </w:r>
              <w:r>
                <w:rPr>
                  <w:webHidden/>
                </w:rPr>
                <w:fldChar w:fldCharType="separate"/>
              </w:r>
              <w:r>
                <w:rPr>
                  <w:vanish w:val="false"/>
                </w:rPr>
                <w:tab/>
                <w:t>59</w:t>
              </w:r>
            </w:ins>
            <w:r>
              <w:rPr>
                <w:webHidden/>
              </w:rPr>
              <w:fldChar w:fldCharType="end"/>
            </w:r>
          </w:hyperlink>
        </w:p>
        <w:p>
          <w:pPr>
            <w:pStyle w:val="32"/>
            <w:tabs>
              <w:tab w:val="clear" w:pos="480"/>
              <w:tab w:val="right" w:pos="8255" w:leader="dot"/>
            </w:tabs>
            <w:rPr>
              <w:rFonts w:cs="Arial" w:cstheme="minorBidi"/>
              <w:ins w:id="294" w:author="Winston.Huang" w:date="2025-09-02T16:29:00Z"/>
              <w:kern w:val="2"/>
              <w:sz w:val="24"/>
            </w:rPr>
          </w:pPr>
          <w:hyperlink w:anchor="_Toc207723249">
            <w:ins w:id="292" w:author="Winston.Huang" w:date="2025-09-02T16:29:00Z">
              <w:r>
                <w:rPr>
                  <w:webHidden/>
                </w:rPr>
                <w:t>Statement</w:t>
              </w:r>
            </w:ins>
            <w:ins w:id="293" w:author="Winston.Huang" w:date="2025-09-02T16:29:00Z">
              <w:r>
                <w:rPr>
                  <w:webHidden/>
                </w:rPr>
                <w:fldChar w:fldCharType="begin"/>
              </w:r>
              <w:r>
                <w:rPr>
                  <w:webHidden/>
                </w:rPr>
                <w:instrText xml:space="preserve">PAGEREF _Toc207723249 \h</w:instrText>
              </w:r>
              <w:r>
                <w:rPr>
                  <w:webHidden/>
                </w:rPr>
                <w:fldChar w:fldCharType="separate"/>
              </w:r>
              <w:r>
                <w:rPr>
                  <w:vanish w:val="false"/>
                </w:rPr>
                <w:tab/>
                <w:t>59</w:t>
              </w:r>
            </w:ins>
            <w:r>
              <w:rPr>
                <w:webHidden/>
              </w:rPr>
              <w:fldChar w:fldCharType="end"/>
            </w:r>
          </w:hyperlink>
        </w:p>
        <w:p>
          <w:pPr>
            <w:pStyle w:val="32"/>
            <w:tabs>
              <w:tab w:val="clear" w:pos="480"/>
              <w:tab w:val="right" w:pos="8255" w:leader="dot"/>
            </w:tabs>
            <w:rPr>
              <w:rFonts w:cs="Arial" w:cstheme="minorBidi"/>
              <w:ins w:id="297" w:author="Winston.Huang" w:date="2025-09-02T16:29:00Z"/>
              <w:kern w:val="2"/>
              <w:sz w:val="24"/>
            </w:rPr>
          </w:pPr>
          <w:hyperlink w:anchor="_Toc207723250">
            <w:ins w:id="295" w:author="Winston.Huang" w:date="2025-09-02T16:29:00Z">
              <w:r>
                <w:rPr>
                  <w:webHidden/>
                </w:rPr>
                <w:t>Evidence</w:t>
              </w:r>
            </w:ins>
            <w:ins w:id="296" w:author="Winston.Huang" w:date="2025-09-02T16:29:00Z">
              <w:r>
                <w:rPr>
                  <w:webHidden/>
                </w:rPr>
                <w:fldChar w:fldCharType="begin"/>
              </w:r>
              <w:r>
                <w:rPr>
                  <w:webHidden/>
                </w:rPr>
                <w:instrText xml:space="preserve">PAGEREF _Toc207723250 \h</w:instrText>
              </w:r>
              <w:r>
                <w:rPr>
                  <w:webHidden/>
                </w:rPr>
                <w:fldChar w:fldCharType="separate"/>
              </w:r>
              <w:r>
                <w:rPr>
                  <w:vanish w:val="false"/>
                </w:rPr>
                <w:tab/>
                <w:t>60</w:t>
              </w:r>
            </w:ins>
            <w:r>
              <w:rPr>
                <w:webHidden/>
              </w:rPr>
              <w:fldChar w:fldCharType="end"/>
            </w:r>
          </w:hyperlink>
        </w:p>
        <w:p>
          <w:pPr>
            <w:pStyle w:val="32"/>
            <w:tabs>
              <w:tab w:val="clear" w:pos="480"/>
              <w:tab w:val="right" w:pos="8255" w:leader="dot"/>
            </w:tabs>
            <w:rPr>
              <w:rFonts w:cs="Arial" w:cstheme="minorBidi"/>
              <w:ins w:id="302" w:author="Winston.Huang" w:date="2025-09-02T16:29:00Z"/>
              <w:kern w:val="2"/>
              <w:sz w:val="24"/>
            </w:rPr>
          </w:pPr>
          <w:hyperlink w:anchor="_Toc207723251">
            <w:ins w:id="298" w:author="Winston.Huang" w:date="2025-09-02T16:29:00Z">
              <w:r>
                <w:rPr>
                  <w:webHidden/>
                  <w:rFonts w:eastAsia="新細明體" w:cs="Segoe UI"/>
                </w:rPr>
                <w:t xml:space="preserve">Detailed </w:t>
              </w:r>
            </w:ins>
            <w:ins w:id="299" w:author="Winston.Huang" w:date="2025-09-02T16:29:00Z">
              <w:r>
                <w:rPr/>
                <w:t>Setting</w:t>
              </w:r>
            </w:ins>
            <w:ins w:id="300" w:author="Winston.Huang" w:date="2025-09-02T16:29:00Z">
              <w:r>
                <w:rPr>
                  <w:rFonts w:eastAsia="新細明體" w:cs="Segoe UI"/>
                </w:rPr>
                <w:t xml:space="preserve"> Steps</w:t>
              </w:r>
            </w:ins>
            <w:ins w:id="301" w:author="Winston.Huang" w:date="2025-09-02T16:29:00Z">
              <w:r>
                <w:rPr>
                  <w:webHidden/>
                </w:rPr>
                <w:fldChar w:fldCharType="begin"/>
              </w:r>
              <w:r>
                <w:rPr>
                  <w:webHidden/>
                </w:rPr>
                <w:instrText xml:space="preserve">PAGEREF _Toc207723251 \h</w:instrText>
              </w:r>
              <w:r>
                <w:rPr>
                  <w:webHidden/>
                </w:rPr>
                <w:fldChar w:fldCharType="separate"/>
              </w:r>
              <w:r>
                <w:rPr>
                  <w:vanish w:val="false"/>
                </w:rPr>
                <w:tab/>
                <w:t>60</w:t>
              </w:r>
            </w:ins>
            <w:r>
              <w:rPr>
                <w:webHidden/>
              </w:rPr>
              <w:fldChar w:fldCharType="end"/>
            </w:r>
          </w:hyperlink>
        </w:p>
        <w:p>
          <w:pPr>
            <w:pStyle w:val="22"/>
            <w:tabs>
              <w:tab w:val="clear" w:pos="480"/>
              <w:tab w:val="right" w:pos="8255" w:leader="dot"/>
            </w:tabs>
            <w:rPr>
              <w:rFonts w:cs="Arial" w:cstheme="minorBidi"/>
              <w:ins w:id="305" w:author="Winston.Huang" w:date="2025-09-02T16:29:00Z"/>
              <w:kern w:val="2"/>
              <w:sz w:val="24"/>
            </w:rPr>
          </w:pPr>
          <w:hyperlink w:anchor="_Toc207723252">
            <w:ins w:id="303" w:author="Winston.Huang" w:date="2025-09-02T16:29:00Z">
              <w:r>
                <w:rPr>
                  <w:webHidden/>
                </w:rPr>
                <w:t>CR 2.12 – Non-repudiation</w:t>
              </w:r>
            </w:ins>
            <w:ins w:id="304" w:author="Winston.Huang" w:date="2025-09-02T16:29:00Z">
              <w:r>
                <w:rPr>
                  <w:webHidden/>
                </w:rPr>
                <w:fldChar w:fldCharType="begin"/>
              </w:r>
              <w:r>
                <w:rPr>
                  <w:webHidden/>
                </w:rPr>
                <w:instrText xml:space="preserve">PAGEREF _Toc207723252 \h</w:instrText>
              </w:r>
              <w:r>
                <w:rPr>
                  <w:webHidden/>
                </w:rPr>
                <w:fldChar w:fldCharType="separate"/>
              </w:r>
              <w:r>
                <w:rPr>
                  <w:vanish w:val="false"/>
                </w:rPr>
                <w:tab/>
                <w:t>60</w:t>
              </w:r>
            </w:ins>
            <w:r>
              <w:rPr>
                <w:webHidden/>
              </w:rPr>
              <w:fldChar w:fldCharType="end"/>
            </w:r>
          </w:hyperlink>
        </w:p>
        <w:p>
          <w:pPr>
            <w:pStyle w:val="32"/>
            <w:tabs>
              <w:tab w:val="clear" w:pos="480"/>
              <w:tab w:val="right" w:pos="8255" w:leader="dot"/>
            </w:tabs>
            <w:rPr>
              <w:rFonts w:cs="Arial" w:cstheme="minorBidi"/>
              <w:ins w:id="308" w:author="Winston.Huang" w:date="2025-09-02T16:29:00Z"/>
              <w:kern w:val="2"/>
              <w:sz w:val="24"/>
            </w:rPr>
          </w:pPr>
          <w:hyperlink w:anchor="_Toc207723253">
            <w:ins w:id="306" w:author="Winston.Huang" w:date="2025-09-02T16:29:00Z">
              <w:r>
                <w:rPr>
                  <w:webHidden/>
                </w:rPr>
                <w:t>Statement</w:t>
              </w:r>
            </w:ins>
            <w:ins w:id="307" w:author="Winston.Huang" w:date="2025-09-02T16:29:00Z">
              <w:r>
                <w:rPr>
                  <w:webHidden/>
                </w:rPr>
                <w:fldChar w:fldCharType="begin"/>
              </w:r>
              <w:r>
                <w:rPr>
                  <w:webHidden/>
                </w:rPr>
                <w:instrText xml:space="preserve">PAGEREF _Toc207723253 \h</w:instrText>
              </w:r>
              <w:r>
                <w:rPr>
                  <w:webHidden/>
                </w:rPr>
                <w:fldChar w:fldCharType="separate"/>
              </w:r>
              <w:r>
                <w:rPr>
                  <w:vanish w:val="false"/>
                </w:rPr>
                <w:tab/>
                <w:t>60</w:t>
              </w:r>
            </w:ins>
            <w:r>
              <w:rPr>
                <w:webHidden/>
              </w:rPr>
              <w:fldChar w:fldCharType="end"/>
            </w:r>
          </w:hyperlink>
        </w:p>
        <w:p>
          <w:pPr>
            <w:pStyle w:val="32"/>
            <w:tabs>
              <w:tab w:val="clear" w:pos="480"/>
              <w:tab w:val="right" w:pos="8255" w:leader="dot"/>
            </w:tabs>
            <w:rPr>
              <w:rFonts w:cs="Arial" w:cstheme="minorBidi"/>
              <w:ins w:id="311" w:author="Winston.Huang" w:date="2025-09-02T16:29:00Z"/>
              <w:kern w:val="2"/>
              <w:sz w:val="24"/>
            </w:rPr>
          </w:pPr>
          <w:hyperlink w:anchor="_Toc207723254">
            <w:ins w:id="309" w:author="Winston.Huang" w:date="2025-09-02T16:29:00Z">
              <w:r>
                <w:rPr>
                  <w:webHidden/>
                </w:rPr>
                <w:t>Evidence</w:t>
              </w:r>
            </w:ins>
            <w:ins w:id="310" w:author="Winston.Huang" w:date="2025-09-02T16:29:00Z">
              <w:r>
                <w:rPr>
                  <w:webHidden/>
                </w:rPr>
                <w:fldChar w:fldCharType="begin"/>
              </w:r>
              <w:r>
                <w:rPr>
                  <w:webHidden/>
                </w:rPr>
                <w:instrText xml:space="preserve">PAGEREF _Toc207723254 \h</w:instrText>
              </w:r>
              <w:r>
                <w:rPr>
                  <w:webHidden/>
                </w:rPr>
                <w:fldChar w:fldCharType="separate"/>
              </w:r>
              <w:r>
                <w:rPr>
                  <w:vanish w:val="false"/>
                </w:rPr>
                <w:tab/>
                <w:t>60</w:t>
              </w:r>
            </w:ins>
            <w:r>
              <w:rPr>
                <w:webHidden/>
              </w:rPr>
              <w:fldChar w:fldCharType="end"/>
            </w:r>
          </w:hyperlink>
        </w:p>
        <w:p>
          <w:pPr>
            <w:pStyle w:val="32"/>
            <w:tabs>
              <w:tab w:val="clear" w:pos="480"/>
              <w:tab w:val="right" w:pos="8255" w:leader="dot"/>
            </w:tabs>
            <w:rPr>
              <w:rFonts w:cs="Arial" w:cstheme="minorBidi"/>
              <w:ins w:id="314" w:author="Winston.Huang" w:date="2025-09-02T16:29:00Z"/>
              <w:kern w:val="2"/>
              <w:sz w:val="24"/>
            </w:rPr>
          </w:pPr>
          <w:hyperlink w:anchor="_Toc207723255">
            <w:ins w:id="312" w:author="Winston.Huang" w:date="2025-09-02T16:29:00Z">
              <w:r>
                <w:rPr>
                  <w:webHidden/>
                </w:rPr>
                <w:t>Detailed Setting Steps</w:t>
              </w:r>
            </w:ins>
            <w:ins w:id="313" w:author="Winston.Huang" w:date="2025-09-02T16:29:00Z">
              <w:r>
                <w:rPr>
                  <w:webHidden/>
                </w:rPr>
                <w:fldChar w:fldCharType="begin"/>
              </w:r>
              <w:r>
                <w:rPr>
                  <w:webHidden/>
                </w:rPr>
                <w:instrText xml:space="preserve">PAGEREF _Toc207723255 \h</w:instrText>
              </w:r>
              <w:r>
                <w:rPr>
                  <w:webHidden/>
                </w:rPr>
                <w:fldChar w:fldCharType="separate"/>
              </w:r>
              <w:r>
                <w:rPr>
                  <w:vanish w:val="false"/>
                </w:rPr>
                <w:tab/>
                <w:t>61</w:t>
              </w:r>
            </w:ins>
            <w:r>
              <w:rPr>
                <w:webHidden/>
              </w:rPr>
              <w:fldChar w:fldCharType="end"/>
            </w:r>
          </w:hyperlink>
        </w:p>
        <w:p>
          <w:pPr>
            <w:pStyle w:val="22"/>
            <w:tabs>
              <w:tab w:val="clear" w:pos="480"/>
              <w:tab w:val="right" w:pos="8255" w:leader="dot"/>
            </w:tabs>
            <w:rPr>
              <w:rFonts w:cs="Arial" w:cstheme="minorBidi"/>
              <w:ins w:id="317" w:author="Winston.Huang" w:date="2025-09-02T16:29:00Z"/>
              <w:kern w:val="2"/>
              <w:sz w:val="24"/>
            </w:rPr>
          </w:pPr>
          <w:hyperlink w:anchor="_Toc207723256">
            <w:ins w:id="315" w:author="Winston.Huang" w:date="2025-09-02T16:29:00Z">
              <w:r>
                <w:rPr>
                  <w:webHidden/>
                  <w:rFonts w:eastAsia="Aptos" w:cs="Aptos"/>
                </w:rPr>
                <w:t>CR 2.13 – Use of physical diagnostic and test interfaces</w:t>
              </w:r>
            </w:ins>
            <w:ins w:id="316" w:author="Winston.Huang" w:date="2025-09-02T16:29:00Z">
              <w:r>
                <w:rPr>
                  <w:webHidden/>
                </w:rPr>
                <w:fldChar w:fldCharType="begin"/>
              </w:r>
              <w:r>
                <w:rPr>
                  <w:webHidden/>
                </w:rPr>
                <w:instrText xml:space="preserve">PAGEREF _Toc207723256 \h</w:instrText>
              </w:r>
              <w:r>
                <w:rPr>
                  <w:webHidden/>
                </w:rPr>
                <w:fldChar w:fldCharType="separate"/>
              </w:r>
              <w:r>
                <w:rPr>
                  <w:vanish w:val="false"/>
                </w:rPr>
                <w:tab/>
                <w:t>61</w:t>
              </w:r>
            </w:ins>
            <w:r>
              <w:rPr>
                <w:webHidden/>
              </w:rPr>
              <w:fldChar w:fldCharType="end"/>
            </w:r>
          </w:hyperlink>
        </w:p>
        <w:p>
          <w:pPr>
            <w:pStyle w:val="32"/>
            <w:tabs>
              <w:tab w:val="clear" w:pos="480"/>
              <w:tab w:val="right" w:pos="8255" w:leader="dot"/>
            </w:tabs>
            <w:rPr>
              <w:rFonts w:cs="Arial" w:cstheme="minorBidi"/>
              <w:ins w:id="320" w:author="Winston.Huang" w:date="2025-09-02T16:29:00Z"/>
              <w:kern w:val="2"/>
              <w:sz w:val="24"/>
            </w:rPr>
          </w:pPr>
          <w:hyperlink w:anchor="_Toc207723257">
            <w:ins w:id="318" w:author="Winston.Huang" w:date="2025-09-02T16:29:00Z">
              <w:r>
                <w:rPr>
                  <w:webHidden/>
                  <w:rFonts w:eastAsia="Aptos" w:cs="Aptos"/>
                </w:rPr>
                <w:t>Statement</w:t>
              </w:r>
            </w:ins>
            <w:ins w:id="319" w:author="Winston.Huang" w:date="2025-09-02T16:29:00Z">
              <w:r>
                <w:rPr>
                  <w:webHidden/>
                </w:rPr>
                <w:fldChar w:fldCharType="begin"/>
              </w:r>
              <w:r>
                <w:rPr>
                  <w:webHidden/>
                </w:rPr>
                <w:instrText xml:space="preserve">PAGEREF _Toc207723257 \h</w:instrText>
              </w:r>
              <w:r>
                <w:rPr>
                  <w:webHidden/>
                </w:rPr>
                <w:fldChar w:fldCharType="separate"/>
              </w:r>
              <w:r>
                <w:rPr>
                  <w:vanish w:val="false"/>
                </w:rPr>
                <w:tab/>
                <w:t>62</w:t>
              </w:r>
            </w:ins>
            <w:r>
              <w:rPr>
                <w:webHidden/>
              </w:rPr>
              <w:fldChar w:fldCharType="end"/>
            </w:r>
          </w:hyperlink>
        </w:p>
        <w:p>
          <w:pPr>
            <w:pStyle w:val="32"/>
            <w:tabs>
              <w:tab w:val="clear" w:pos="480"/>
              <w:tab w:val="right" w:pos="8255" w:leader="dot"/>
            </w:tabs>
            <w:rPr>
              <w:rFonts w:cs="Arial" w:cstheme="minorBidi"/>
              <w:ins w:id="323" w:author="Winston.Huang" w:date="2025-09-02T16:29:00Z"/>
              <w:kern w:val="2"/>
              <w:sz w:val="24"/>
            </w:rPr>
          </w:pPr>
          <w:hyperlink w:anchor="_Toc207723258">
            <w:ins w:id="321" w:author="Winston.Huang" w:date="2025-09-02T16:29:00Z">
              <w:r>
                <w:rPr>
                  <w:webHidden/>
                  <w:rFonts w:eastAsia="Aptos" w:cs="Aptos"/>
                </w:rPr>
                <w:t>Evidence</w:t>
              </w:r>
            </w:ins>
            <w:ins w:id="322" w:author="Winston.Huang" w:date="2025-09-02T16:29:00Z">
              <w:r>
                <w:rPr>
                  <w:webHidden/>
                </w:rPr>
                <w:fldChar w:fldCharType="begin"/>
              </w:r>
              <w:r>
                <w:rPr>
                  <w:webHidden/>
                </w:rPr>
                <w:instrText xml:space="preserve">PAGEREF _Toc207723258 \h</w:instrText>
              </w:r>
              <w:r>
                <w:rPr>
                  <w:webHidden/>
                </w:rPr>
                <w:fldChar w:fldCharType="separate"/>
              </w:r>
              <w:r>
                <w:rPr>
                  <w:vanish w:val="false"/>
                </w:rPr>
                <w:tab/>
                <w:t>62</w:t>
              </w:r>
            </w:ins>
            <w:r>
              <w:rPr>
                <w:webHidden/>
              </w:rPr>
              <w:fldChar w:fldCharType="end"/>
            </w:r>
          </w:hyperlink>
        </w:p>
        <w:p>
          <w:pPr>
            <w:pStyle w:val="32"/>
            <w:tabs>
              <w:tab w:val="clear" w:pos="480"/>
              <w:tab w:val="right" w:pos="8255" w:leader="dot"/>
            </w:tabs>
            <w:rPr>
              <w:rFonts w:cs="Arial" w:cstheme="minorBidi"/>
              <w:ins w:id="326" w:author="Winston.Huang" w:date="2025-09-02T16:29:00Z"/>
              <w:kern w:val="2"/>
              <w:sz w:val="24"/>
            </w:rPr>
          </w:pPr>
          <w:hyperlink w:anchor="_Toc207723259">
            <w:ins w:id="324" w:author="Winston.Huang" w:date="2025-09-02T16:29:00Z">
              <w:r>
                <w:rPr>
                  <w:webHidden/>
                  <w:rFonts w:eastAsia="Aptos" w:cs="Aptos"/>
                </w:rPr>
                <w:t>Detailed Setting Steps</w:t>
              </w:r>
            </w:ins>
            <w:ins w:id="325" w:author="Winston.Huang" w:date="2025-09-02T16:29:00Z">
              <w:r>
                <w:rPr>
                  <w:webHidden/>
                </w:rPr>
                <w:fldChar w:fldCharType="begin"/>
              </w:r>
              <w:r>
                <w:rPr>
                  <w:webHidden/>
                </w:rPr>
                <w:instrText xml:space="preserve">PAGEREF _Toc207723259 \h</w:instrText>
              </w:r>
              <w:r>
                <w:rPr>
                  <w:webHidden/>
                </w:rPr>
                <w:fldChar w:fldCharType="separate"/>
              </w:r>
              <w:r>
                <w:rPr>
                  <w:vanish w:val="false"/>
                </w:rPr>
                <w:tab/>
                <w:t>62</w:t>
              </w:r>
            </w:ins>
            <w:r>
              <w:rPr>
                <w:webHidden/>
              </w:rPr>
              <w:fldChar w:fldCharType="end"/>
            </w:r>
          </w:hyperlink>
        </w:p>
        <w:p>
          <w:pPr>
            <w:pStyle w:val="13"/>
            <w:rPr>
              <w:rFonts w:cs="Arial" w:cstheme="minorBidi"/>
              <w:ins w:id="329" w:author="Winston.Huang" w:date="2025-09-02T16:29:00Z"/>
              <w:kern w:val="2"/>
              <w:sz w:val="24"/>
            </w:rPr>
          </w:pPr>
          <w:hyperlink w:anchor="_Toc207723260">
            <w:ins w:id="327" w:author="Winston.Huang" w:date="2025-09-02T16:29:00Z">
              <w:r>
                <w:rPr>
                  <w:webHidden/>
                </w:rPr>
                <w:t>FR3 – System integrity</w:t>
              </w:r>
            </w:ins>
            <w:ins w:id="328" w:author="Winston.Huang" w:date="2025-09-02T16:29:00Z">
              <w:r>
                <w:rPr>
                  <w:webHidden/>
                </w:rPr>
                <w:fldChar w:fldCharType="begin"/>
              </w:r>
              <w:r>
                <w:rPr>
                  <w:webHidden/>
                </w:rPr>
                <w:instrText xml:space="preserve">PAGEREF _Toc207723260 \h</w:instrText>
              </w:r>
              <w:r>
                <w:rPr>
                  <w:webHidden/>
                </w:rPr>
                <w:fldChar w:fldCharType="separate"/>
              </w:r>
              <w:r>
                <w:rPr>
                  <w:vanish w:val="false"/>
                </w:rPr>
                <w:tab/>
                <w:t>63</w:t>
              </w:r>
            </w:ins>
            <w:r>
              <w:rPr>
                <w:webHidden/>
              </w:rPr>
              <w:fldChar w:fldCharType="end"/>
            </w:r>
          </w:hyperlink>
        </w:p>
        <w:p>
          <w:pPr>
            <w:pStyle w:val="22"/>
            <w:tabs>
              <w:tab w:val="clear" w:pos="480"/>
              <w:tab w:val="right" w:pos="8255" w:leader="dot"/>
            </w:tabs>
            <w:rPr>
              <w:rFonts w:cs="Arial" w:cstheme="minorBidi"/>
              <w:ins w:id="332" w:author="Winston.Huang" w:date="2025-09-02T16:29:00Z"/>
              <w:kern w:val="2"/>
              <w:sz w:val="24"/>
            </w:rPr>
          </w:pPr>
          <w:hyperlink w:anchor="_Toc207723261">
            <w:ins w:id="330" w:author="Winston.Huang" w:date="2025-09-02T16:29:00Z">
              <w:r>
                <w:rPr>
                  <w:webHidden/>
                  <w:rFonts w:eastAsia="Aptos" w:cs="Aptos"/>
                </w:rPr>
                <w:t>CR 3.1 – Communication Integrity</w:t>
              </w:r>
            </w:ins>
            <w:ins w:id="331" w:author="Winston.Huang" w:date="2025-09-02T16:29:00Z">
              <w:r>
                <w:rPr>
                  <w:webHidden/>
                </w:rPr>
                <w:fldChar w:fldCharType="begin"/>
              </w:r>
              <w:r>
                <w:rPr>
                  <w:webHidden/>
                </w:rPr>
                <w:instrText xml:space="preserve">PAGEREF _Toc207723261 \h</w:instrText>
              </w:r>
              <w:r>
                <w:rPr>
                  <w:webHidden/>
                </w:rPr>
                <w:fldChar w:fldCharType="separate"/>
              </w:r>
              <w:r>
                <w:rPr>
                  <w:vanish w:val="false"/>
                </w:rPr>
                <w:tab/>
                <w:t>63</w:t>
              </w:r>
            </w:ins>
            <w:r>
              <w:rPr>
                <w:webHidden/>
              </w:rPr>
              <w:fldChar w:fldCharType="end"/>
            </w:r>
          </w:hyperlink>
        </w:p>
        <w:p>
          <w:pPr>
            <w:pStyle w:val="32"/>
            <w:tabs>
              <w:tab w:val="clear" w:pos="480"/>
              <w:tab w:val="right" w:pos="8255" w:leader="dot"/>
            </w:tabs>
            <w:rPr>
              <w:rFonts w:cs="Arial" w:cstheme="minorBidi"/>
              <w:ins w:id="335" w:author="Winston.Huang" w:date="2025-09-02T16:29:00Z"/>
              <w:kern w:val="2"/>
              <w:sz w:val="24"/>
            </w:rPr>
          </w:pPr>
          <w:hyperlink w:anchor="_Toc207723262">
            <w:ins w:id="333" w:author="Winston.Huang" w:date="2025-09-02T16:29:00Z">
              <w:r>
                <w:rPr>
                  <w:webHidden/>
                  <w:rFonts w:eastAsia="Aptos" w:cs="Aptos"/>
                </w:rPr>
                <w:t>Statement</w:t>
              </w:r>
            </w:ins>
            <w:ins w:id="334" w:author="Winston.Huang" w:date="2025-09-02T16:29:00Z">
              <w:r>
                <w:rPr>
                  <w:webHidden/>
                </w:rPr>
                <w:fldChar w:fldCharType="begin"/>
              </w:r>
              <w:r>
                <w:rPr>
                  <w:webHidden/>
                </w:rPr>
                <w:instrText xml:space="preserve">PAGEREF _Toc207723262 \h</w:instrText>
              </w:r>
              <w:r>
                <w:rPr>
                  <w:webHidden/>
                </w:rPr>
                <w:fldChar w:fldCharType="separate"/>
              </w:r>
              <w:r>
                <w:rPr>
                  <w:vanish w:val="false"/>
                </w:rPr>
                <w:tab/>
                <w:t>63</w:t>
              </w:r>
            </w:ins>
            <w:r>
              <w:rPr>
                <w:webHidden/>
              </w:rPr>
              <w:fldChar w:fldCharType="end"/>
            </w:r>
          </w:hyperlink>
        </w:p>
        <w:p>
          <w:pPr>
            <w:pStyle w:val="32"/>
            <w:tabs>
              <w:tab w:val="clear" w:pos="480"/>
              <w:tab w:val="right" w:pos="8255" w:leader="dot"/>
            </w:tabs>
            <w:rPr>
              <w:rFonts w:cs="Arial" w:cstheme="minorBidi"/>
              <w:ins w:id="338" w:author="Winston.Huang" w:date="2025-09-02T16:29:00Z"/>
              <w:kern w:val="2"/>
              <w:sz w:val="24"/>
            </w:rPr>
          </w:pPr>
          <w:hyperlink w:anchor="_Toc207723263">
            <w:ins w:id="336" w:author="Winston.Huang" w:date="2025-09-02T16:29:00Z">
              <w:r>
                <w:rPr>
                  <w:webHidden/>
                  <w:rFonts w:eastAsia="Aptos" w:cs="Aptos"/>
                </w:rPr>
                <w:t>Evidence</w:t>
              </w:r>
            </w:ins>
            <w:ins w:id="337" w:author="Winston.Huang" w:date="2025-09-02T16:29:00Z">
              <w:r>
                <w:rPr>
                  <w:webHidden/>
                </w:rPr>
                <w:fldChar w:fldCharType="begin"/>
              </w:r>
              <w:r>
                <w:rPr>
                  <w:webHidden/>
                </w:rPr>
                <w:instrText xml:space="preserve">PAGEREF _Toc207723263 \h</w:instrText>
              </w:r>
              <w:r>
                <w:rPr>
                  <w:webHidden/>
                </w:rPr>
                <w:fldChar w:fldCharType="separate"/>
              </w:r>
              <w:r>
                <w:rPr>
                  <w:vanish w:val="false"/>
                </w:rPr>
                <w:tab/>
                <w:t>63</w:t>
              </w:r>
            </w:ins>
            <w:r>
              <w:rPr>
                <w:webHidden/>
              </w:rPr>
              <w:fldChar w:fldCharType="end"/>
            </w:r>
          </w:hyperlink>
        </w:p>
        <w:p>
          <w:pPr>
            <w:pStyle w:val="32"/>
            <w:tabs>
              <w:tab w:val="clear" w:pos="480"/>
              <w:tab w:val="right" w:pos="8255" w:leader="dot"/>
            </w:tabs>
            <w:rPr>
              <w:rFonts w:cs="Arial" w:cstheme="minorBidi"/>
              <w:ins w:id="341" w:author="Winston.Huang" w:date="2025-09-02T16:29:00Z"/>
              <w:kern w:val="2"/>
              <w:sz w:val="24"/>
            </w:rPr>
          </w:pPr>
          <w:hyperlink w:anchor="_Toc207723264">
            <w:ins w:id="339" w:author="Winston.Huang" w:date="2025-09-02T16:29:00Z">
              <w:r>
                <w:rPr>
                  <w:webHidden/>
                  <w:rFonts w:eastAsia="Aptos" w:cs="Aptos"/>
                </w:rPr>
                <w:t>Detailed Setting Steps</w:t>
              </w:r>
            </w:ins>
            <w:ins w:id="340" w:author="Winston.Huang" w:date="2025-09-02T16:29:00Z">
              <w:r>
                <w:rPr>
                  <w:webHidden/>
                </w:rPr>
                <w:fldChar w:fldCharType="begin"/>
              </w:r>
              <w:r>
                <w:rPr>
                  <w:webHidden/>
                </w:rPr>
                <w:instrText xml:space="preserve">PAGEREF _Toc207723264 \h</w:instrText>
              </w:r>
              <w:r>
                <w:rPr>
                  <w:webHidden/>
                </w:rPr>
                <w:fldChar w:fldCharType="separate"/>
              </w:r>
              <w:r>
                <w:rPr>
                  <w:vanish w:val="false"/>
                </w:rPr>
                <w:tab/>
                <w:t>63</w:t>
              </w:r>
            </w:ins>
            <w:r>
              <w:rPr>
                <w:webHidden/>
              </w:rPr>
              <w:fldChar w:fldCharType="end"/>
            </w:r>
          </w:hyperlink>
        </w:p>
        <w:p>
          <w:pPr>
            <w:pStyle w:val="22"/>
            <w:tabs>
              <w:tab w:val="clear" w:pos="480"/>
              <w:tab w:val="right" w:pos="8255" w:leader="dot"/>
            </w:tabs>
            <w:rPr>
              <w:rFonts w:cs="Arial" w:cstheme="minorBidi"/>
              <w:ins w:id="344" w:author="Winston.Huang" w:date="2025-09-02T16:29:00Z"/>
              <w:kern w:val="2"/>
              <w:sz w:val="24"/>
            </w:rPr>
          </w:pPr>
          <w:hyperlink w:anchor="_Toc207723265">
            <w:ins w:id="342" w:author="Winston.Huang" w:date="2025-09-02T16:29:00Z">
              <w:r>
                <w:rPr>
                  <w:webHidden/>
                </w:rPr>
                <w:t>CR 3.1(1) – Communication authentication</w:t>
              </w:r>
            </w:ins>
            <w:ins w:id="343" w:author="Winston.Huang" w:date="2025-09-02T16:29:00Z">
              <w:r>
                <w:rPr>
                  <w:webHidden/>
                </w:rPr>
                <w:fldChar w:fldCharType="begin"/>
              </w:r>
              <w:r>
                <w:rPr>
                  <w:webHidden/>
                </w:rPr>
                <w:instrText xml:space="preserve">PAGEREF _Toc207723265 \h</w:instrText>
              </w:r>
              <w:r>
                <w:rPr>
                  <w:webHidden/>
                </w:rPr>
                <w:fldChar w:fldCharType="separate"/>
              </w:r>
              <w:r>
                <w:rPr>
                  <w:vanish w:val="false"/>
                </w:rPr>
                <w:tab/>
                <w:t>63</w:t>
              </w:r>
            </w:ins>
            <w:r>
              <w:rPr>
                <w:webHidden/>
              </w:rPr>
              <w:fldChar w:fldCharType="end"/>
            </w:r>
          </w:hyperlink>
        </w:p>
        <w:p>
          <w:pPr>
            <w:pStyle w:val="32"/>
            <w:tabs>
              <w:tab w:val="clear" w:pos="480"/>
              <w:tab w:val="right" w:pos="8255" w:leader="dot"/>
            </w:tabs>
            <w:rPr>
              <w:rFonts w:cs="Arial" w:cstheme="minorBidi"/>
              <w:ins w:id="347" w:author="Winston.Huang" w:date="2025-09-02T16:29:00Z"/>
              <w:kern w:val="2"/>
              <w:sz w:val="24"/>
            </w:rPr>
          </w:pPr>
          <w:hyperlink w:anchor="_Toc207723266">
            <w:ins w:id="345" w:author="Winston.Huang" w:date="2025-09-02T16:29:00Z">
              <w:r>
                <w:rPr>
                  <w:webHidden/>
                  <w:rFonts w:eastAsia="Aptos" w:cs="Aptos"/>
                </w:rPr>
                <w:t>Statement</w:t>
              </w:r>
            </w:ins>
            <w:ins w:id="346" w:author="Winston.Huang" w:date="2025-09-02T16:29:00Z">
              <w:r>
                <w:rPr>
                  <w:webHidden/>
                </w:rPr>
                <w:fldChar w:fldCharType="begin"/>
              </w:r>
              <w:r>
                <w:rPr>
                  <w:webHidden/>
                </w:rPr>
                <w:instrText xml:space="preserve">PAGEREF _Toc207723266 \h</w:instrText>
              </w:r>
              <w:r>
                <w:rPr>
                  <w:webHidden/>
                </w:rPr>
                <w:fldChar w:fldCharType="separate"/>
              </w:r>
              <w:r>
                <w:rPr>
                  <w:vanish w:val="false"/>
                </w:rPr>
                <w:tab/>
                <w:t>63</w:t>
              </w:r>
            </w:ins>
            <w:r>
              <w:rPr>
                <w:webHidden/>
              </w:rPr>
              <w:fldChar w:fldCharType="end"/>
            </w:r>
          </w:hyperlink>
        </w:p>
        <w:p>
          <w:pPr>
            <w:pStyle w:val="32"/>
            <w:tabs>
              <w:tab w:val="clear" w:pos="480"/>
              <w:tab w:val="right" w:pos="8255" w:leader="dot"/>
            </w:tabs>
            <w:rPr>
              <w:rFonts w:cs="Arial" w:cstheme="minorBidi"/>
              <w:ins w:id="350" w:author="Winston.Huang" w:date="2025-09-02T16:29:00Z"/>
              <w:kern w:val="2"/>
              <w:sz w:val="24"/>
            </w:rPr>
          </w:pPr>
          <w:hyperlink w:anchor="_Toc207723267">
            <w:ins w:id="348" w:author="Winston.Huang" w:date="2025-09-02T16:29:00Z">
              <w:r>
                <w:rPr>
                  <w:webHidden/>
                  <w:rFonts w:eastAsia="Aptos" w:cs="Aptos"/>
                </w:rPr>
                <w:t>Evidence</w:t>
              </w:r>
            </w:ins>
            <w:ins w:id="349" w:author="Winston.Huang" w:date="2025-09-02T16:29:00Z">
              <w:r>
                <w:rPr>
                  <w:webHidden/>
                </w:rPr>
                <w:fldChar w:fldCharType="begin"/>
              </w:r>
              <w:r>
                <w:rPr>
                  <w:webHidden/>
                </w:rPr>
                <w:instrText xml:space="preserve">PAGEREF _Toc207723267 \h</w:instrText>
              </w:r>
              <w:r>
                <w:rPr>
                  <w:webHidden/>
                </w:rPr>
                <w:fldChar w:fldCharType="separate"/>
              </w:r>
              <w:r>
                <w:rPr>
                  <w:vanish w:val="false"/>
                </w:rPr>
                <w:tab/>
                <w:t>63</w:t>
              </w:r>
            </w:ins>
            <w:r>
              <w:rPr>
                <w:webHidden/>
              </w:rPr>
              <w:fldChar w:fldCharType="end"/>
            </w:r>
          </w:hyperlink>
        </w:p>
        <w:p>
          <w:pPr>
            <w:pStyle w:val="32"/>
            <w:tabs>
              <w:tab w:val="clear" w:pos="480"/>
              <w:tab w:val="right" w:pos="8255" w:leader="dot"/>
            </w:tabs>
            <w:rPr>
              <w:rFonts w:cs="Arial" w:cstheme="minorBidi"/>
              <w:ins w:id="353" w:author="Winston.Huang" w:date="2025-09-02T16:29:00Z"/>
              <w:kern w:val="2"/>
              <w:sz w:val="24"/>
            </w:rPr>
          </w:pPr>
          <w:hyperlink w:anchor="_Toc207723268">
            <w:ins w:id="351" w:author="Winston.Huang" w:date="2025-09-02T16:29:00Z">
              <w:r>
                <w:rPr>
                  <w:webHidden/>
                  <w:rFonts w:eastAsia="Aptos" w:cs="Aptos"/>
                </w:rPr>
                <w:t>Detailed Setting Steps</w:t>
              </w:r>
            </w:ins>
            <w:ins w:id="352" w:author="Winston.Huang" w:date="2025-09-02T16:29:00Z">
              <w:r>
                <w:rPr>
                  <w:webHidden/>
                </w:rPr>
                <w:fldChar w:fldCharType="begin"/>
              </w:r>
              <w:r>
                <w:rPr>
                  <w:webHidden/>
                </w:rPr>
                <w:instrText xml:space="preserve">PAGEREF _Toc207723268 \h</w:instrText>
              </w:r>
              <w:r>
                <w:rPr>
                  <w:webHidden/>
                </w:rPr>
                <w:fldChar w:fldCharType="separate"/>
              </w:r>
              <w:r>
                <w:rPr>
                  <w:vanish w:val="false"/>
                </w:rPr>
                <w:tab/>
                <w:t>64</w:t>
              </w:r>
            </w:ins>
            <w:r>
              <w:rPr>
                <w:webHidden/>
              </w:rPr>
              <w:fldChar w:fldCharType="end"/>
            </w:r>
          </w:hyperlink>
        </w:p>
        <w:p>
          <w:pPr>
            <w:pStyle w:val="22"/>
            <w:tabs>
              <w:tab w:val="clear" w:pos="480"/>
              <w:tab w:val="right" w:pos="8255" w:leader="dot"/>
            </w:tabs>
            <w:rPr>
              <w:rFonts w:cs="Arial" w:cstheme="minorBidi"/>
              <w:ins w:id="356" w:author="Winston.Huang" w:date="2025-09-02T16:29:00Z"/>
              <w:kern w:val="2"/>
              <w:sz w:val="24"/>
            </w:rPr>
          </w:pPr>
          <w:hyperlink w:anchor="_Toc207723269">
            <w:ins w:id="354" w:author="Winston.Huang" w:date="2025-09-02T16:29:00Z">
              <w:r>
                <w:rPr>
                  <w:webHidden/>
                </w:rPr>
                <w:t>HDR 3.02 – Protection from malicious code</w:t>
              </w:r>
            </w:ins>
            <w:ins w:id="355" w:author="Winston.Huang" w:date="2025-09-02T16:29:00Z">
              <w:r>
                <w:rPr>
                  <w:webHidden/>
                </w:rPr>
                <w:fldChar w:fldCharType="begin"/>
              </w:r>
              <w:r>
                <w:rPr>
                  <w:webHidden/>
                </w:rPr>
                <w:instrText xml:space="preserve">PAGEREF _Toc207723269 \h</w:instrText>
              </w:r>
              <w:r>
                <w:rPr>
                  <w:webHidden/>
                </w:rPr>
                <w:fldChar w:fldCharType="separate"/>
              </w:r>
              <w:r>
                <w:rPr>
                  <w:vanish w:val="false"/>
                </w:rPr>
                <w:tab/>
                <w:t>65</w:t>
              </w:r>
            </w:ins>
            <w:r>
              <w:rPr>
                <w:webHidden/>
              </w:rPr>
              <w:fldChar w:fldCharType="end"/>
            </w:r>
          </w:hyperlink>
        </w:p>
        <w:p>
          <w:pPr>
            <w:pStyle w:val="32"/>
            <w:tabs>
              <w:tab w:val="clear" w:pos="480"/>
              <w:tab w:val="right" w:pos="8255" w:leader="dot"/>
            </w:tabs>
            <w:rPr>
              <w:rFonts w:cs="Arial" w:cstheme="minorBidi"/>
              <w:ins w:id="359" w:author="Winston.Huang" w:date="2025-09-02T16:29:00Z"/>
              <w:kern w:val="2"/>
              <w:sz w:val="24"/>
            </w:rPr>
          </w:pPr>
          <w:hyperlink w:anchor="_Toc207723270">
            <w:ins w:id="357" w:author="Winston.Huang" w:date="2025-09-02T16:29:00Z">
              <w:r>
                <w:rPr>
                  <w:webHidden/>
                  <w:rFonts w:eastAsia="Aptos" w:cs="Aptos"/>
                </w:rPr>
                <w:t>Statement</w:t>
              </w:r>
            </w:ins>
            <w:ins w:id="358" w:author="Winston.Huang" w:date="2025-09-02T16:29:00Z">
              <w:r>
                <w:rPr>
                  <w:webHidden/>
                </w:rPr>
                <w:fldChar w:fldCharType="begin"/>
              </w:r>
              <w:r>
                <w:rPr>
                  <w:webHidden/>
                </w:rPr>
                <w:instrText xml:space="preserve">PAGEREF _Toc207723270 \h</w:instrText>
              </w:r>
              <w:r>
                <w:rPr>
                  <w:webHidden/>
                </w:rPr>
                <w:fldChar w:fldCharType="separate"/>
              </w:r>
              <w:r>
                <w:rPr>
                  <w:vanish w:val="false"/>
                </w:rPr>
                <w:tab/>
                <w:t>65</w:t>
              </w:r>
            </w:ins>
            <w:r>
              <w:rPr>
                <w:webHidden/>
              </w:rPr>
              <w:fldChar w:fldCharType="end"/>
            </w:r>
          </w:hyperlink>
        </w:p>
        <w:p>
          <w:pPr>
            <w:pStyle w:val="32"/>
            <w:tabs>
              <w:tab w:val="clear" w:pos="480"/>
              <w:tab w:val="right" w:pos="8255" w:leader="dot"/>
            </w:tabs>
            <w:rPr>
              <w:rFonts w:cs="Arial" w:cstheme="minorBidi"/>
              <w:ins w:id="362" w:author="Winston.Huang" w:date="2025-09-02T16:29:00Z"/>
              <w:kern w:val="2"/>
              <w:sz w:val="24"/>
            </w:rPr>
          </w:pPr>
          <w:hyperlink w:anchor="_Toc207723271">
            <w:ins w:id="360" w:author="Winston.Huang" w:date="2025-09-02T16:29:00Z">
              <w:r>
                <w:rPr>
                  <w:webHidden/>
                  <w:rFonts w:eastAsia="Aptos" w:cs="Aptos"/>
                </w:rPr>
                <w:t>Evidence</w:t>
              </w:r>
            </w:ins>
            <w:ins w:id="361" w:author="Winston.Huang" w:date="2025-09-02T16:29:00Z">
              <w:r>
                <w:rPr>
                  <w:webHidden/>
                </w:rPr>
                <w:fldChar w:fldCharType="begin"/>
              </w:r>
              <w:r>
                <w:rPr>
                  <w:webHidden/>
                </w:rPr>
                <w:instrText xml:space="preserve">PAGEREF _Toc207723271 \h</w:instrText>
              </w:r>
              <w:r>
                <w:rPr>
                  <w:webHidden/>
                </w:rPr>
                <w:fldChar w:fldCharType="separate"/>
              </w:r>
              <w:r>
                <w:rPr>
                  <w:vanish w:val="false"/>
                </w:rPr>
                <w:tab/>
                <w:t>65</w:t>
              </w:r>
            </w:ins>
            <w:r>
              <w:rPr>
                <w:webHidden/>
              </w:rPr>
              <w:fldChar w:fldCharType="end"/>
            </w:r>
          </w:hyperlink>
        </w:p>
        <w:p>
          <w:pPr>
            <w:pStyle w:val="32"/>
            <w:tabs>
              <w:tab w:val="clear" w:pos="480"/>
              <w:tab w:val="right" w:pos="8255" w:leader="dot"/>
            </w:tabs>
            <w:rPr>
              <w:rFonts w:cs="Arial" w:cstheme="minorBidi"/>
              <w:ins w:id="365" w:author="Winston.Huang" w:date="2025-09-02T16:29:00Z"/>
              <w:kern w:val="2"/>
              <w:sz w:val="24"/>
            </w:rPr>
          </w:pPr>
          <w:hyperlink w:anchor="_Toc207723272">
            <w:ins w:id="363" w:author="Winston.Huang" w:date="2025-09-02T16:29:00Z">
              <w:r>
                <w:rPr>
                  <w:webHidden/>
                  <w:rFonts w:eastAsia="Aptos" w:cs="Aptos"/>
                </w:rPr>
                <w:t>Detailed Setting Steps</w:t>
              </w:r>
            </w:ins>
            <w:ins w:id="364" w:author="Winston.Huang" w:date="2025-09-02T16:29:00Z">
              <w:r>
                <w:rPr>
                  <w:webHidden/>
                </w:rPr>
                <w:fldChar w:fldCharType="begin"/>
              </w:r>
              <w:r>
                <w:rPr>
                  <w:webHidden/>
                </w:rPr>
                <w:instrText xml:space="preserve">PAGEREF _Toc207723272 \h</w:instrText>
              </w:r>
              <w:r>
                <w:rPr>
                  <w:webHidden/>
                </w:rPr>
                <w:fldChar w:fldCharType="separate"/>
              </w:r>
              <w:r>
                <w:rPr>
                  <w:vanish w:val="false"/>
                </w:rPr>
                <w:tab/>
                <w:t>65</w:t>
              </w:r>
            </w:ins>
            <w:r>
              <w:rPr>
                <w:webHidden/>
              </w:rPr>
              <w:fldChar w:fldCharType="end"/>
            </w:r>
          </w:hyperlink>
        </w:p>
        <w:p>
          <w:pPr>
            <w:pStyle w:val="22"/>
            <w:tabs>
              <w:tab w:val="clear" w:pos="480"/>
              <w:tab w:val="right" w:pos="8255" w:leader="dot"/>
            </w:tabs>
            <w:rPr>
              <w:rFonts w:cs="Arial" w:cstheme="minorBidi"/>
              <w:ins w:id="368" w:author="Winston.Huang" w:date="2025-09-02T16:29:00Z"/>
              <w:kern w:val="2"/>
              <w:sz w:val="24"/>
            </w:rPr>
          </w:pPr>
          <w:hyperlink w:anchor="_Toc207723273">
            <w:ins w:id="366" w:author="Winston.Huang" w:date="2025-09-02T16:29:00Z">
              <w:r>
                <w:rPr>
                  <w:webHidden/>
                </w:rPr>
                <w:t>HDR 3.02(1) – Report version of code protection</w:t>
              </w:r>
            </w:ins>
            <w:ins w:id="367" w:author="Winston.Huang" w:date="2025-09-02T16:29:00Z">
              <w:r>
                <w:rPr>
                  <w:webHidden/>
                </w:rPr>
                <w:fldChar w:fldCharType="begin"/>
              </w:r>
              <w:r>
                <w:rPr>
                  <w:webHidden/>
                </w:rPr>
                <w:instrText xml:space="preserve">PAGEREF _Toc207723273 \h</w:instrText>
              </w:r>
              <w:r>
                <w:rPr>
                  <w:webHidden/>
                </w:rPr>
                <w:fldChar w:fldCharType="separate"/>
              </w:r>
              <w:r>
                <w:rPr>
                  <w:vanish w:val="false"/>
                </w:rPr>
                <w:tab/>
                <w:t>65</w:t>
              </w:r>
            </w:ins>
            <w:r>
              <w:rPr>
                <w:webHidden/>
              </w:rPr>
              <w:fldChar w:fldCharType="end"/>
            </w:r>
          </w:hyperlink>
        </w:p>
        <w:p>
          <w:pPr>
            <w:pStyle w:val="32"/>
            <w:tabs>
              <w:tab w:val="clear" w:pos="480"/>
              <w:tab w:val="right" w:pos="8255" w:leader="dot"/>
            </w:tabs>
            <w:rPr>
              <w:rFonts w:cs="Arial" w:cstheme="minorBidi"/>
              <w:ins w:id="371" w:author="Winston.Huang" w:date="2025-09-02T16:29:00Z"/>
              <w:kern w:val="2"/>
              <w:sz w:val="24"/>
            </w:rPr>
          </w:pPr>
          <w:hyperlink w:anchor="_Toc207723274">
            <w:ins w:id="369" w:author="Winston.Huang" w:date="2025-09-02T16:29:00Z">
              <w:r>
                <w:rPr>
                  <w:webHidden/>
                  <w:rFonts w:eastAsia="Aptos" w:cs="Aptos"/>
                </w:rPr>
                <w:t>Statement</w:t>
              </w:r>
            </w:ins>
            <w:ins w:id="370" w:author="Winston.Huang" w:date="2025-09-02T16:29:00Z">
              <w:r>
                <w:rPr>
                  <w:webHidden/>
                </w:rPr>
                <w:fldChar w:fldCharType="begin"/>
              </w:r>
              <w:r>
                <w:rPr>
                  <w:webHidden/>
                </w:rPr>
                <w:instrText xml:space="preserve">PAGEREF _Toc207723274 \h</w:instrText>
              </w:r>
              <w:r>
                <w:rPr>
                  <w:webHidden/>
                </w:rPr>
                <w:fldChar w:fldCharType="separate"/>
              </w:r>
              <w:r>
                <w:rPr>
                  <w:vanish w:val="false"/>
                </w:rPr>
                <w:tab/>
                <w:t>66</w:t>
              </w:r>
            </w:ins>
            <w:r>
              <w:rPr>
                <w:webHidden/>
              </w:rPr>
              <w:fldChar w:fldCharType="end"/>
            </w:r>
          </w:hyperlink>
        </w:p>
        <w:p>
          <w:pPr>
            <w:pStyle w:val="32"/>
            <w:tabs>
              <w:tab w:val="clear" w:pos="480"/>
              <w:tab w:val="right" w:pos="8255" w:leader="dot"/>
            </w:tabs>
            <w:rPr>
              <w:rFonts w:cs="Arial" w:cstheme="minorBidi"/>
              <w:ins w:id="374" w:author="Winston.Huang" w:date="2025-09-02T16:29:00Z"/>
              <w:kern w:val="2"/>
              <w:sz w:val="24"/>
            </w:rPr>
          </w:pPr>
          <w:hyperlink w:anchor="_Toc207723275">
            <w:ins w:id="372" w:author="Winston.Huang" w:date="2025-09-02T16:29:00Z">
              <w:r>
                <w:rPr>
                  <w:webHidden/>
                  <w:rFonts w:eastAsia="Aptos" w:cs="Aptos"/>
                </w:rPr>
                <w:t>Evidence</w:t>
              </w:r>
            </w:ins>
            <w:ins w:id="373" w:author="Winston.Huang" w:date="2025-09-02T16:29:00Z">
              <w:r>
                <w:rPr>
                  <w:webHidden/>
                </w:rPr>
                <w:fldChar w:fldCharType="begin"/>
              </w:r>
              <w:r>
                <w:rPr>
                  <w:webHidden/>
                </w:rPr>
                <w:instrText xml:space="preserve">PAGEREF _Toc207723275 \h</w:instrText>
              </w:r>
              <w:r>
                <w:rPr>
                  <w:webHidden/>
                </w:rPr>
                <w:fldChar w:fldCharType="separate"/>
              </w:r>
              <w:r>
                <w:rPr>
                  <w:vanish w:val="false"/>
                </w:rPr>
                <w:tab/>
                <w:t>66</w:t>
              </w:r>
            </w:ins>
            <w:r>
              <w:rPr>
                <w:webHidden/>
              </w:rPr>
              <w:fldChar w:fldCharType="end"/>
            </w:r>
          </w:hyperlink>
        </w:p>
        <w:p>
          <w:pPr>
            <w:pStyle w:val="32"/>
            <w:tabs>
              <w:tab w:val="clear" w:pos="480"/>
              <w:tab w:val="right" w:pos="8255" w:leader="dot"/>
            </w:tabs>
            <w:rPr>
              <w:rFonts w:cs="Arial" w:cstheme="minorBidi"/>
              <w:ins w:id="377" w:author="Winston.Huang" w:date="2025-09-02T16:29:00Z"/>
              <w:kern w:val="2"/>
              <w:sz w:val="24"/>
            </w:rPr>
          </w:pPr>
          <w:hyperlink w:anchor="_Toc207723276">
            <w:ins w:id="375" w:author="Winston.Huang" w:date="2025-09-02T16:29:00Z">
              <w:r>
                <w:rPr>
                  <w:webHidden/>
                  <w:rFonts w:eastAsia="Aptos" w:cs="Aptos"/>
                </w:rPr>
                <w:t>Detailed Setting Steps</w:t>
              </w:r>
            </w:ins>
            <w:ins w:id="376" w:author="Winston.Huang" w:date="2025-09-02T16:29:00Z">
              <w:r>
                <w:rPr>
                  <w:webHidden/>
                </w:rPr>
                <w:fldChar w:fldCharType="begin"/>
              </w:r>
              <w:r>
                <w:rPr>
                  <w:webHidden/>
                </w:rPr>
                <w:instrText xml:space="preserve">PAGEREF _Toc207723276 \h</w:instrText>
              </w:r>
              <w:r>
                <w:rPr>
                  <w:webHidden/>
                </w:rPr>
                <w:fldChar w:fldCharType="separate"/>
              </w:r>
              <w:r>
                <w:rPr>
                  <w:vanish w:val="false"/>
                </w:rPr>
                <w:tab/>
                <w:t>67</w:t>
              </w:r>
            </w:ins>
            <w:r>
              <w:rPr>
                <w:webHidden/>
              </w:rPr>
              <w:fldChar w:fldCharType="end"/>
            </w:r>
          </w:hyperlink>
        </w:p>
        <w:p>
          <w:pPr>
            <w:pStyle w:val="22"/>
            <w:tabs>
              <w:tab w:val="clear" w:pos="480"/>
              <w:tab w:val="right" w:pos="8255" w:leader="dot"/>
            </w:tabs>
            <w:rPr>
              <w:rFonts w:cs="Arial" w:cstheme="minorBidi"/>
              <w:ins w:id="380" w:author="Winston.Huang" w:date="2025-09-02T16:29:00Z"/>
              <w:kern w:val="2"/>
              <w:sz w:val="24"/>
            </w:rPr>
          </w:pPr>
          <w:hyperlink w:anchor="_Toc207723277">
            <w:ins w:id="378" w:author="Winston.Huang" w:date="2025-09-02T16:29:00Z">
              <w:r>
                <w:rPr>
                  <w:webHidden/>
                </w:rPr>
                <w:t>CR 3.3 - Security functionality verification</w:t>
              </w:r>
            </w:ins>
            <w:ins w:id="379" w:author="Winston.Huang" w:date="2025-09-02T16:29:00Z">
              <w:r>
                <w:rPr>
                  <w:webHidden/>
                </w:rPr>
                <w:fldChar w:fldCharType="begin"/>
              </w:r>
              <w:r>
                <w:rPr>
                  <w:webHidden/>
                </w:rPr>
                <w:instrText xml:space="preserve">PAGEREF _Toc207723277 \h</w:instrText>
              </w:r>
              <w:r>
                <w:rPr>
                  <w:webHidden/>
                </w:rPr>
                <w:fldChar w:fldCharType="separate"/>
              </w:r>
              <w:r>
                <w:rPr>
                  <w:vanish w:val="false"/>
                </w:rPr>
                <w:tab/>
                <w:t>67</w:t>
              </w:r>
            </w:ins>
            <w:r>
              <w:rPr>
                <w:webHidden/>
              </w:rPr>
              <w:fldChar w:fldCharType="end"/>
            </w:r>
          </w:hyperlink>
        </w:p>
        <w:p>
          <w:pPr>
            <w:pStyle w:val="32"/>
            <w:tabs>
              <w:tab w:val="clear" w:pos="480"/>
              <w:tab w:val="right" w:pos="8255" w:leader="dot"/>
            </w:tabs>
            <w:rPr>
              <w:rFonts w:cs="Arial" w:cstheme="minorBidi"/>
              <w:ins w:id="383" w:author="Winston.Huang" w:date="2025-09-02T16:29:00Z"/>
              <w:kern w:val="2"/>
              <w:sz w:val="24"/>
            </w:rPr>
          </w:pPr>
          <w:hyperlink w:anchor="_Toc207723278">
            <w:ins w:id="381" w:author="Winston.Huang" w:date="2025-09-02T16:29:00Z">
              <w:r>
                <w:rPr>
                  <w:webHidden/>
                </w:rPr>
                <w:t>Statement</w:t>
              </w:r>
            </w:ins>
            <w:ins w:id="382" w:author="Winston.Huang" w:date="2025-09-02T16:29:00Z">
              <w:r>
                <w:rPr>
                  <w:webHidden/>
                </w:rPr>
                <w:fldChar w:fldCharType="begin"/>
              </w:r>
              <w:r>
                <w:rPr>
                  <w:webHidden/>
                </w:rPr>
                <w:instrText xml:space="preserve">PAGEREF _Toc207723278 \h</w:instrText>
              </w:r>
              <w:r>
                <w:rPr>
                  <w:webHidden/>
                </w:rPr>
                <w:fldChar w:fldCharType="separate"/>
              </w:r>
              <w:r>
                <w:rPr>
                  <w:vanish w:val="false"/>
                </w:rPr>
                <w:tab/>
                <w:t>67</w:t>
              </w:r>
            </w:ins>
            <w:r>
              <w:rPr>
                <w:webHidden/>
              </w:rPr>
              <w:fldChar w:fldCharType="end"/>
            </w:r>
          </w:hyperlink>
        </w:p>
        <w:p>
          <w:pPr>
            <w:pStyle w:val="32"/>
            <w:tabs>
              <w:tab w:val="clear" w:pos="480"/>
              <w:tab w:val="right" w:pos="8255" w:leader="dot"/>
            </w:tabs>
            <w:rPr>
              <w:rFonts w:cs="Arial" w:cstheme="minorBidi"/>
              <w:ins w:id="386" w:author="Winston.Huang" w:date="2025-09-02T16:29:00Z"/>
              <w:kern w:val="2"/>
              <w:sz w:val="24"/>
            </w:rPr>
          </w:pPr>
          <w:hyperlink w:anchor="_Toc207723279">
            <w:ins w:id="384" w:author="Winston.Huang" w:date="2025-09-02T16:29:00Z">
              <w:r>
                <w:rPr>
                  <w:webHidden/>
                </w:rPr>
                <w:t>Evidence</w:t>
              </w:r>
            </w:ins>
            <w:ins w:id="385" w:author="Winston.Huang" w:date="2025-09-02T16:29:00Z">
              <w:r>
                <w:rPr>
                  <w:webHidden/>
                </w:rPr>
                <w:fldChar w:fldCharType="begin"/>
              </w:r>
              <w:r>
                <w:rPr>
                  <w:webHidden/>
                </w:rPr>
                <w:instrText xml:space="preserve">PAGEREF _Toc207723279 \h</w:instrText>
              </w:r>
              <w:r>
                <w:rPr>
                  <w:webHidden/>
                </w:rPr>
                <w:fldChar w:fldCharType="separate"/>
              </w:r>
              <w:r>
                <w:rPr>
                  <w:vanish w:val="false"/>
                </w:rPr>
                <w:tab/>
                <w:t>68</w:t>
              </w:r>
            </w:ins>
            <w:r>
              <w:rPr>
                <w:webHidden/>
              </w:rPr>
              <w:fldChar w:fldCharType="end"/>
            </w:r>
          </w:hyperlink>
        </w:p>
        <w:p>
          <w:pPr>
            <w:pStyle w:val="32"/>
            <w:tabs>
              <w:tab w:val="clear" w:pos="480"/>
              <w:tab w:val="right" w:pos="8255" w:leader="dot"/>
            </w:tabs>
            <w:rPr>
              <w:rFonts w:cs="Arial" w:cstheme="minorBidi"/>
              <w:ins w:id="389" w:author="Winston.Huang" w:date="2025-09-02T16:29:00Z"/>
              <w:kern w:val="2"/>
              <w:sz w:val="24"/>
            </w:rPr>
          </w:pPr>
          <w:hyperlink w:anchor="_Toc207723280">
            <w:ins w:id="387" w:author="Winston.Huang" w:date="2025-09-02T16:29:00Z">
              <w:r>
                <w:rPr>
                  <w:webHidden/>
                </w:rPr>
                <w:t>Detailed Setting Steps</w:t>
              </w:r>
            </w:ins>
            <w:ins w:id="388" w:author="Winston.Huang" w:date="2025-09-02T16:29:00Z">
              <w:r>
                <w:rPr>
                  <w:webHidden/>
                </w:rPr>
                <w:fldChar w:fldCharType="begin"/>
              </w:r>
              <w:r>
                <w:rPr>
                  <w:webHidden/>
                </w:rPr>
                <w:instrText xml:space="preserve">PAGEREF _Toc207723280 \h</w:instrText>
              </w:r>
              <w:r>
                <w:rPr>
                  <w:webHidden/>
                </w:rPr>
                <w:fldChar w:fldCharType="separate"/>
              </w:r>
              <w:r>
                <w:rPr>
                  <w:vanish w:val="false"/>
                </w:rPr>
                <w:tab/>
                <w:t>69</w:t>
              </w:r>
            </w:ins>
            <w:r>
              <w:rPr>
                <w:webHidden/>
              </w:rPr>
              <w:fldChar w:fldCharType="end"/>
            </w:r>
          </w:hyperlink>
        </w:p>
        <w:p>
          <w:pPr>
            <w:pStyle w:val="22"/>
            <w:tabs>
              <w:tab w:val="clear" w:pos="480"/>
              <w:tab w:val="right" w:pos="8255" w:leader="dot"/>
            </w:tabs>
            <w:rPr>
              <w:rFonts w:cs="Arial" w:cstheme="minorBidi"/>
              <w:ins w:id="392" w:author="Winston.Huang" w:date="2025-09-02T16:29:00Z"/>
              <w:kern w:val="2"/>
              <w:sz w:val="24"/>
            </w:rPr>
          </w:pPr>
          <w:hyperlink w:anchor="_Toc207723281">
            <w:ins w:id="390" w:author="Winston.Huang" w:date="2025-09-02T16:29:00Z">
              <w:r>
                <w:rPr>
                  <w:webHidden/>
                </w:rPr>
                <w:t>CR 3.4 – Software and information integrity</w:t>
              </w:r>
            </w:ins>
            <w:ins w:id="391" w:author="Winston.Huang" w:date="2025-09-02T16:29:00Z">
              <w:r>
                <w:rPr>
                  <w:webHidden/>
                </w:rPr>
                <w:fldChar w:fldCharType="begin"/>
              </w:r>
              <w:r>
                <w:rPr>
                  <w:webHidden/>
                </w:rPr>
                <w:instrText xml:space="preserve">PAGEREF _Toc207723281 \h</w:instrText>
              </w:r>
              <w:r>
                <w:rPr>
                  <w:webHidden/>
                </w:rPr>
                <w:fldChar w:fldCharType="separate"/>
              </w:r>
              <w:r>
                <w:rPr>
                  <w:vanish w:val="false"/>
                </w:rPr>
                <w:tab/>
                <w:t>72</w:t>
              </w:r>
            </w:ins>
            <w:r>
              <w:rPr>
                <w:webHidden/>
              </w:rPr>
              <w:fldChar w:fldCharType="end"/>
            </w:r>
          </w:hyperlink>
        </w:p>
        <w:p>
          <w:pPr>
            <w:pStyle w:val="32"/>
            <w:tabs>
              <w:tab w:val="clear" w:pos="480"/>
              <w:tab w:val="right" w:pos="8255" w:leader="dot"/>
            </w:tabs>
            <w:rPr>
              <w:rFonts w:cs="Arial" w:cstheme="minorBidi"/>
              <w:ins w:id="395" w:author="Winston.Huang" w:date="2025-09-02T16:29:00Z"/>
              <w:kern w:val="2"/>
              <w:sz w:val="24"/>
            </w:rPr>
          </w:pPr>
          <w:hyperlink w:anchor="_Toc207723282">
            <w:ins w:id="393" w:author="Winston.Huang" w:date="2025-09-02T16:29:00Z">
              <w:r>
                <w:rPr>
                  <w:webHidden/>
                </w:rPr>
                <w:t>Statement</w:t>
              </w:r>
            </w:ins>
            <w:ins w:id="394" w:author="Winston.Huang" w:date="2025-09-02T16:29:00Z">
              <w:r>
                <w:rPr>
                  <w:webHidden/>
                </w:rPr>
                <w:fldChar w:fldCharType="begin"/>
              </w:r>
              <w:r>
                <w:rPr>
                  <w:webHidden/>
                </w:rPr>
                <w:instrText xml:space="preserve">PAGEREF _Toc207723282 \h</w:instrText>
              </w:r>
              <w:r>
                <w:rPr>
                  <w:webHidden/>
                </w:rPr>
                <w:fldChar w:fldCharType="separate"/>
              </w:r>
              <w:r>
                <w:rPr>
                  <w:vanish w:val="false"/>
                </w:rPr>
                <w:tab/>
                <w:t>72</w:t>
              </w:r>
            </w:ins>
            <w:r>
              <w:rPr>
                <w:webHidden/>
              </w:rPr>
              <w:fldChar w:fldCharType="end"/>
            </w:r>
          </w:hyperlink>
        </w:p>
        <w:p>
          <w:pPr>
            <w:pStyle w:val="32"/>
            <w:tabs>
              <w:tab w:val="clear" w:pos="480"/>
              <w:tab w:val="right" w:pos="8255" w:leader="dot"/>
            </w:tabs>
            <w:rPr>
              <w:rFonts w:cs="Arial" w:cstheme="minorBidi"/>
              <w:ins w:id="398" w:author="Winston.Huang" w:date="2025-09-02T16:29:00Z"/>
              <w:kern w:val="2"/>
              <w:sz w:val="24"/>
            </w:rPr>
          </w:pPr>
          <w:hyperlink w:anchor="_Toc207723283">
            <w:ins w:id="396" w:author="Winston.Huang" w:date="2025-09-02T16:29:00Z">
              <w:r>
                <w:rPr>
                  <w:webHidden/>
                </w:rPr>
                <w:t>Evidence</w:t>
              </w:r>
            </w:ins>
            <w:ins w:id="397" w:author="Winston.Huang" w:date="2025-09-02T16:29:00Z">
              <w:r>
                <w:rPr>
                  <w:webHidden/>
                </w:rPr>
                <w:fldChar w:fldCharType="begin"/>
              </w:r>
              <w:r>
                <w:rPr>
                  <w:webHidden/>
                </w:rPr>
                <w:instrText xml:space="preserve">PAGEREF _Toc207723283 \h</w:instrText>
              </w:r>
              <w:r>
                <w:rPr>
                  <w:webHidden/>
                </w:rPr>
                <w:fldChar w:fldCharType="separate"/>
              </w:r>
              <w:r>
                <w:rPr>
                  <w:vanish w:val="false"/>
                </w:rPr>
                <w:tab/>
                <w:t>73</w:t>
              </w:r>
            </w:ins>
            <w:r>
              <w:rPr>
                <w:webHidden/>
              </w:rPr>
              <w:fldChar w:fldCharType="end"/>
            </w:r>
          </w:hyperlink>
        </w:p>
        <w:p>
          <w:pPr>
            <w:pStyle w:val="32"/>
            <w:tabs>
              <w:tab w:val="clear" w:pos="480"/>
              <w:tab w:val="right" w:pos="8255" w:leader="dot"/>
            </w:tabs>
            <w:rPr>
              <w:rFonts w:cs="Arial" w:cstheme="minorBidi"/>
              <w:ins w:id="401" w:author="Winston.Huang" w:date="2025-09-02T16:29:00Z"/>
              <w:kern w:val="2"/>
              <w:sz w:val="24"/>
            </w:rPr>
          </w:pPr>
          <w:hyperlink w:anchor="_Toc207723284">
            <w:ins w:id="399" w:author="Winston.Huang" w:date="2025-09-02T16:29:00Z">
              <w:r>
                <w:rPr>
                  <w:webHidden/>
                </w:rPr>
                <w:t>Detailed Setting Steps</w:t>
              </w:r>
            </w:ins>
            <w:ins w:id="400" w:author="Winston.Huang" w:date="2025-09-02T16:29:00Z">
              <w:r>
                <w:rPr>
                  <w:webHidden/>
                </w:rPr>
                <w:fldChar w:fldCharType="begin"/>
              </w:r>
              <w:r>
                <w:rPr>
                  <w:webHidden/>
                </w:rPr>
                <w:instrText xml:space="preserve">PAGEREF _Toc207723284 \h</w:instrText>
              </w:r>
              <w:r>
                <w:rPr>
                  <w:webHidden/>
                </w:rPr>
                <w:fldChar w:fldCharType="separate"/>
              </w:r>
              <w:r>
                <w:rPr>
                  <w:vanish w:val="false"/>
                </w:rPr>
                <w:tab/>
                <w:t>74</w:t>
              </w:r>
            </w:ins>
            <w:r>
              <w:rPr>
                <w:webHidden/>
              </w:rPr>
              <w:fldChar w:fldCharType="end"/>
            </w:r>
          </w:hyperlink>
        </w:p>
        <w:p>
          <w:pPr>
            <w:pStyle w:val="22"/>
            <w:tabs>
              <w:tab w:val="clear" w:pos="480"/>
              <w:tab w:val="right" w:pos="8255" w:leader="dot"/>
            </w:tabs>
            <w:rPr>
              <w:rFonts w:cs="Arial" w:cstheme="minorBidi"/>
              <w:ins w:id="404" w:author="Winston.Huang" w:date="2025-09-02T16:29:00Z"/>
              <w:kern w:val="2"/>
              <w:sz w:val="24"/>
            </w:rPr>
          </w:pPr>
          <w:hyperlink w:anchor="_Toc207723285">
            <w:ins w:id="402" w:author="Winston.Huang" w:date="2025-09-02T16:29:00Z">
              <w:r>
                <w:rPr>
                  <w:webHidden/>
                  <w:rFonts w:eastAsia="Aptos" w:cs="Aptos"/>
                </w:rPr>
                <w:t>CR 3.4 (1) – Authenticity of software and information</w:t>
              </w:r>
            </w:ins>
            <w:ins w:id="403" w:author="Winston.Huang" w:date="2025-09-02T16:29:00Z">
              <w:r>
                <w:rPr>
                  <w:webHidden/>
                </w:rPr>
                <w:fldChar w:fldCharType="begin"/>
              </w:r>
              <w:r>
                <w:rPr>
                  <w:webHidden/>
                </w:rPr>
                <w:instrText xml:space="preserve">PAGEREF _Toc207723285 \h</w:instrText>
              </w:r>
              <w:r>
                <w:rPr>
                  <w:webHidden/>
                </w:rPr>
                <w:fldChar w:fldCharType="separate"/>
              </w:r>
              <w:r>
                <w:rPr>
                  <w:vanish w:val="false"/>
                </w:rPr>
                <w:tab/>
                <w:t>74</w:t>
              </w:r>
            </w:ins>
            <w:r>
              <w:rPr>
                <w:webHidden/>
              </w:rPr>
              <w:fldChar w:fldCharType="end"/>
            </w:r>
          </w:hyperlink>
        </w:p>
        <w:p>
          <w:pPr>
            <w:pStyle w:val="32"/>
            <w:tabs>
              <w:tab w:val="clear" w:pos="480"/>
              <w:tab w:val="right" w:pos="8255" w:leader="dot"/>
            </w:tabs>
            <w:rPr>
              <w:rFonts w:cs="Arial" w:cstheme="minorBidi"/>
              <w:ins w:id="407" w:author="Winston.Huang" w:date="2025-09-02T16:29:00Z"/>
              <w:kern w:val="2"/>
              <w:sz w:val="24"/>
            </w:rPr>
          </w:pPr>
          <w:hyperlink w:anchor="_Toc207723286">
            <w:ins w:id="405" w:author="Winston.Huang" w:date="2025-09-02T16:29:00Z">
              <w:r>
                <w:rPr>
                  <w:webHidden/>
                </w:rPr>
                <w:t>Statement</w:t>
              </w:r>
            </w:ins>
            <w:ins w:id="406" w:author="Winston.Huang" w:date="2025-09-02T16:29:00Z">
              <w:r>
                <w:rPr>
                  <w:webHidden/>
                </w:rPr>
                <w:fldChar w:fldCharType="begin"/>
              </w:r>
              <w:r>
                <w:rPr>
                  <w:webHidden/>
                </w:rPr>
                <w:instrText xml:space="preserve">PAGEREF _Toc207723286 \h</w:instrText>
              </w:r>
              <w:r>
                <w:rPr>
                  <w:webHidden/>
                </w:rPr>
                <w:fldChar w:fldCharType="separate"/>
              </w:r>
              <w:r>
                <w:rPr>
                  <w:vanish w:val="false"/>
                </w:rPr>
                <w:tab/>
                <w:t>74</w:t>
              </w:r>
            </w:ins>
            <w:r>
              <w:rPr>
                <w:webHidden/>
              </w:rPr>
              <w:fldChar w:fldCharType="end"/>
            </w:r>
          </w:hyperlink>
        </w:p>
        <w:p>
          <w:pPr>
            <w:pStyle w:val="32"/>
            <w:tabs>
              <w:tab w:val="clear" w:pos="480"/>
              <w:tab w:val="right" w:pos="8255" w:leader="dot"/>
            </w:tabs>
            <w:rPr>
              <w:rFonts w:cs="Arial" w:cstheme="minorBidi"/>
              <w:ins w:id="410" w:author="Winston.Huang" w:date="2025-09-02T16:29:00Z"/>
              <w:kern w:val="2"/>
              <w:sz w:val="24"/>
            </w:rPr>
          </w:pPr>
          <w:hyperlink w:anchor="_Toc207723287">
            <w:ins w:id="408" w:author="Winston.Huang" w:date="2025-09-02T16:29:00Z">
              <w:r>
                <w:rPr>
                  <w:webHidden/>
                </w:rPr>
                <w:t>Evidence</w:t>
              </w:r>
            </w:ins>
            <w:ins w:id="409" w:author="Winston.Huang" w:date="2025-09-02T16:29:00Z">
              <w:r>
                <w:rPr>
                  <w:webHidden/>
                </w:rPr>
                <w:fldChar w:fldCharType="begin"/>
              </w:r>
              <w:r>
                <w:rPr>
                  <w:webHidden/>
                </w:rPr>
                <w:instrText xml:space="preserve">PAGEREF _Toc207723287 \h</w:instrText>
              </w:r>
              <w:r>
                <w:rPr>
                  <w:webHidden/>
                </w:rPr>
                <w:fldChar w:fldCharType="separate"/>
              </w:r>
              <w:r>
                <w:rPr>
                  <w:vanish w:val="false"/>
                </w:rPr>
                <w:tab/>
                <w:t>74</w:t>
              </w:r>
            </w:ins>
            <w:r>
              <w:rPr>
                <w:webHidden/>
              </w:rPr>
              <w:fldChar w:fldCharType="end"/>
            </w:r>
          </w:hyperlink>
        </w:p>
        <w:p>
          <w:pPr>
            <w:pStyle w:val="32"/>
            <w:tabs>
              <w:tab w:val="clear" w:pos="480"/>
              <w:tab w:val="right" w:pos="8255" w:leader="dot"/>
            </w:tabs>
            <w:rPr>
              <w:rFonts w:cs="Arial" w:cstheme="minorBidi"/>
              <w:ins w:id="413" w:author="Winston.Huang" w:date="2025-09-02T16:29:00Z"/>
              <w:kern w:val="2"/>
              <w:sz w:val="24"/>
            </w:rPr>
          </w:pPr>
          <w:hyperlink w:anchor="_Toc207723288">
            <w:ins w:id="411" w:author="Winston.Huang" w:date="2025-09-02T16:29:00Z">
              <w:r>
                <w:rPr>
                  <w:webHidden/>
                </w:rPr>
                <w:t>Detailed Setting Steps</w:t>
              </w:r>
            </w:ins>
            <w:ins w:id="412" w:author="Winston.Huang" w:date="2025-09-02T16:29:00Z">
              <w:r>
                <w:rPr>
                  <w:webHidden/>
                </w:rPr>
                <w:fldChar w:fldCharType="begin"/>
              </w:r>
              <w:r>
                <w:rPr>
                  <w:webHidden/>
                </w:rPr>
                <w:instrText xml:space="preserve">PAGEREF _Toc207723288 \h</w:instrText>
              </w:r>
              <w:r>
                <w:rPr>
                  <w:webHidden/>
                </w:rPr>
                <w:fldChar w:fldCharType="separate"/>
              </w:r>
              <w:r>
                <w:rPr>
                  <w:vanish w:val="false"/>
                </w:rPr>
                <w:tab/>
                <w:t>75</w:t>
              </w:r>
            </w:ins>
            <w:r>
              <w:rPr>
                <w:webHidden/>
              </w:rPr>
              <w:fldChar w:fldCharType="end"/>
            </w:r>
          </w:hyperlink>
        </w:p>
        <w:p>
          <w:pPr>
            <w:pStyle w:val="22"/>
            <w:tabs>
              <w:tab w:val="clear" w:pos="480"/>
              <w:tab w:val="right" w:pos="8255" w:leader="dot"/>
            </w:tabs>
            <w:rPr>
              <w:rFonts w:cs="Arial" w:cstheme="minorBidi"/>
              <w:ins w:id="416" w:author="Winston.Huang" w:date="2025-09-02T16:29:00Z"/>
              <w:kern w:val="2"/>
              <w:sz w:val="24"/>
            </w:rPr>
          </w:pPr>
          <w:hyperlink w:anchor="_Toc207723289">
            <w:ins w:id="414" w:author="Winston.Huang" w:date="2025-09-02T16:29:00Z">
              <w:r>
                <w:rPr>
                  <w:webHidden/>
                </w:rPr>
                <w:t>CR 3.5 – Input Validation</w:t>
              </w:r>
            </w:ins>
            <w:ins w:id="415" w:author="Winston.Huang" w:date="2025-09-02T16:29:00Z">
              <w:r>
                <w:rPr>
                  <w:webHidden/>
                </w:rPr>
                <w:fldChar w:fldCharType="begin"/>
              </w:r>
              <w:r>
                <w:rPr>
                  <w:webHidden/>
                </w:rPr>
                <w:instrText xml:space="preserve">PAGEREF _Toc207723289 \h</w:instrText>
              </w:r>
              <w:r>
                <w:rPr>
                  <w:webHidden/>
                </w:rPr>
                <w:fldChar w:fldCharType="separate"/>
              </w:r>
              <w:r>
                <w:rPr>
                  <w:vanish w:val="false"/>
                </w:rPr>
                <w:tab/>
                <w:t>75</w:t>
              </w:r>
            </w:ins>
            <w:r>
              <w:rPr>
                <w:webHidden/>
              </w:rPr>
              <w:fldChar w:fldCharType="end"/>
            </w:r>
          </w:hyperlink>
        </w:p>
        <w:p>
          <w:pPr>
            <w:pStyle w:val="32"/>
            <w:tabs>
              <w:tab w:val="clear" w:pos="480"/>
              <w:tab w:val="right" w:pos="8255" w:leader="dot"/>
            </w:tabs>
            <w:rPr>
              <w:rFonts w:cs="Arial" w:cstheme="minorBidi"/>
              <w:ins w:id="419" w:author="Winston.Huang" w:date="2025-09-02T16:29:00Z"/>
              <w:kern w:val="2"/>
              <w:sz w:val="24"/>
            </w:rPr>
          </w:pPr>
          <w:hyperlink w:anchor="_Toc207723290">
            <w:ins w:id="417" w:author="Winston.Huang" w:date="2025-09-02T16:29:00Z">
              <w:r>
                <w:rPr>
                  <w:webHidden/>
                </w:rPr>
                <w:t>Statement</w:t>
              </w:r>
            </w:ins>
            <w:ins w:id="418" w:author="Winston.Huang" w:date="2025-09-02T16:29:00Z">
              <w:r>
                <w:rPr>
                  <w:webHidden/>
                </w:rPr>
                <w:fldChar w:fldCharType="begin"/>
              </w:r>
              <w:r>
                <w:rPr>
                  <w:webHidden/>
                </w:rPr>
                <w:instrText xml:space="preserve">PAGEREF _Toc207723290 \h</w:instrText>
              </w:r>
              <w:r>
                <w:rPr>
                  <w:webHidden/>
                </w:rPr>
                <w:fldChar w:fldCharType="separate"/>
              </w:r>
              <w:r>
                <w:rPr>
                  <w:vanish w:val="false"/>
                </w:rPr>
                <w:tab/>
                <w:t>75</w:t>
              </w:r>
            </w:ins>
            <w:r>
              <w:rPr>
                <w:webHidden/>
              </w:rPr>
              <w:fldChar w:fldCharType="end"/>
            </w:r>
          </w:hyperlink>
        </w:p>
        <w:p>
          <w:pPr>
            <w:pStyle w:val="32"/>
            <w:tabs>
              <w:tab w:val="clear" w:pos="480"/>
              <w:tab w:val="right" w:pos="8255" w:leader="dot"/>
            </w:tabs>
            <w:rPr>
              <w:rFonts w:cs="Arial" w:cstheme="minorBidi"/>
              <w:ins w:id="422" w:author="Winston.Huang" w:date="2025-09-02T16:29:00Z"/>
              <w:kern w:val="2"/>
              <w:sz w:val="24"/>
            </w:rPr>
          </w:pPr>
          <w:hyperlink w:anchor="_Toc207723291">
            <w:ins w:id="420" w:author="Winston.Huang" w:date="2025-09-02T16:29:00Z">
              <w:r>
                <w:rPr>
                  <w:webHidden/>
                </w:rPr>
                <w:t>Evidence</w:t>
              </w:r>
            </w:ins>
            <w:ins w:id="421" w:author="Winston.Huang" w:date="2025-09-02T16:29:00Z">
              <w:r>
                <w:rPr>
                  <w:webHidden/>
                </w:rPr>
                <w:fldChar w:fldCharType="begin"/>
              </w:r>
              <w:r>
                <w:rPr>
                  <w:webHidden/>
                </w:rPr>
                <w:instrText xml:space="preserve">PAGEREF _Toc207723291 \h</w:instrText>
              </w:r>
              <w:r>
                <w:rPr>
                  <w:webHidden/>
                </w:rPr>
                <w:fldChar w:fldCharType="separate"/>
              </w:r>
              <w:r>
                <w:rPr>
                  <w:vanish w:val="false"/>
                </w:rPr>
                <w:tab/>
                <w:t>75</w:t>
              </w:r>
            </w:ins>
            <w:r>
              <w:rPr>
                <w:webHidden/>
              </w:rPr>
              <w:fldChar w:fldCharType="end"/>
            </w:r>
          </w:hyperlink>
        </w:p>
        <w:p>
          <w:pPr>
            <w:pStyle w:val="32"/>
            <w:tabs>
              <w:tab w:val="clear" w:pos="480"/>
              <w:tab w:val="right" w:pos="8255" w:leader="dot"/>
            </w:tabs>
            <w:rPr>
              <w:rFonts w:cs="Arial" w:cstheme="minorBidi"/>
              <w:ins w:id="425" w:author="Winston.Huang" w:date="2025-09-02T16:29:00Z"/>
              <w:kern w:val="2"/>
              <w:sz w:val="24"/>
            </w:rPr>
          </w:pPr>
          <w:hyperlink w:anchor="_Toc207723292">
            <w:ins w:id="423" w:author="Winston.Huang" w:date="2025-09-02T16:29:00Z">
              <w:r>
                <w:rPr>
                  <w:webHidden/>
                </w:rPr>
                <w:t>Detailed Setting Steps</w:t>
              </w:r>
            </w:ins>
            <w:ins w:id="424" w:author="Winston.Huang" w:date="2025-09-02T16:29:00Z">
              <w:r>
                <w:rPr>
                  <w:webHidden/>
                </w:rPr>
                <w:fldChar w:fldCharType="begin"/>
              </w:r>
              <w:r>
                <w:rPr>
                  <w:webHidden/>
                </w:rPr>
                <w:instrText xml:space="preserve">PAGEREF _Toc207723292 \h</w:instrText>
              </w:r>
              <w:r>
                <w:rPr>
                  <w:webHidden/>
                </w:rPr>
                <w:fldChar w:fldCharType="separate"/>
              </w:r>
              <w:r>
                <w:rPr>
                  <w:vanish w:val="false"/>
                </w:rPr>
                <w:tab/>
                <w:t>75</w:t>
              </w:r>
            </w:ins>
            <w:r>
              <w:rPr>
                <w:webHidden/>
              </w:rPr>
              <w:fldChar w:fldCharType="end"/>
            </w:r>
          </w:hyperlink>
        </w:p>
        <w:p>
          <w:pPr>
            <w:pStyle w:val="22"/>
            <w:tabs>
              <w:tab w:val="clear" w:pos="480"/>
              <w:tab w:val="right" w:pos="8255" w:leader="dot"/>
            </w:tabs>
            <w:rPr>
              <w:rFonts w:cs="Arial" w:cstheme="minorBidi"/>
              <w:ins w:id="428" w:author="Winston.Huang" w:date="2025-09-02T16:29:00Z"/>
              <w:kern w:val="2"/>
              <w:sz w:val="24"/>
            </w:rPr>
          </w:pPr>
          <w:hyperlink w:anchor="_Toc207723293">
            <w:ins w:id="426" w:author="Winston.Huang" w:date="2025-09-02T16:29:00Z">
              <w:r>
                <w:rPr>
                  <w:webHidden/>
                </w:rPr>
                <w:t>CR 3.6 – Deterministic output</w:t>
              </w:r>
            </w:ins>
            <w:ins w:id="427" w:author="Winston.Huang" w:date="2025-09-02T16:29:00Z">
              <w:r>
                <w:rPr>
                  <w:webHidden/>
                </w:rPr>
                <w:fldChar w:fldCharType="begin"/>
              </w:r>
              <w:r>
                <w:rPr>
                  <w:webHidden/>
                </w:rPr>
                <w:instrText xml:space="preserve">PAGEREF _Toc207723293 \h</w:instrText>
              </w:r>
              <w:r>
                <w:rPr>
                  <w:webHidden/>
                </w:rPr>
                <w:fldChar w:fldCharType="separate"/>
              </w:r>
              <w:r>
                <w:rPr>
                  <w:vanish w:val="false"/>
                </w:rPr>
                <w:tab/>
                <w:t>76</w:t>
              </w:r>
            </w:ins>
            <w:r>
              <w:rPr>
                <w:webHidden/>
              </w:rPr>
              <w:fldChar w:fldCharType="end"/>
            </w:r>
          </w:hyperlink>
        </w:p>
        <w:p>
          <w:pPr>
            <w:pStyle w:val="32"/>
            <w:tabs>
              <w:tab w:val="clear" w:pos="480"/>
              <w:tab w:val="right" w:pos="8255" w:leader="dot"/>
            </w:tabs>
            <w:rPr>
              <w:rFonts w:cs="Arial" w:cstheme="minorBidi"/>
              <w:ins w:id="431" w:author="Winston.Huang" w:date="2025-09-02T16:29:00Z"/>
              <w:kern w:val="2"/>
              <w:sz w:val="24"/>
            </w:rPr>
          </w:pPr>
          <w:hyperlink w:anchor="_Toc207723294">
            <w:ins w:id="429" w:author="Winston.Huang" w:date="2025-09-02T16:29:00Z">
              <w:r>
                <w:rPr>
                  <w:webHidden/>
                  <w:rFonts w:eastAsia="Aptos" w:cs="Aptos"/>
                </w:rPr>
                <w:t>Statement</w:t>
              </w:r>
            </w:ins>
            <w:ins w:id="430" w:author="Winston.Huang" w:date="2025-09-02T16:29:00Z">
              <w:r>
                <w:rPr>
                  <w:webHidden/>
                </w:rPr>
                <w:fldChar w:fldCharType="begin"/>
              </w:r>
              <w:r>
                <w:rPr>
                  <w:webHidden/>
                </w:rPr>
                <w:instrText xml:space="preserve">PAGEREF _Toc207723294 \h</w:instrText>
              </w:r>
              <w:r>
                <w:rPr>
                  <w:webHidden/>
                </w:rPr>
                <w:fldChar w:fldCharType="separate"/>
              </w:r>
              <w:r>
                <w:rPr>
                  <w:vanish w:val="false"/>
                </w:rPr>
                <w:tab/>
                <w:t>76</w:t>
              </w:r>
            </w:ins>
            <w:r>
              <w:rPr>
                <w:webHidden/>
              </w:rPr>
              <w:fldChar w:fldCharType="end"/>
            </w:r>
          </w:hyperlink>
        </w:p>
        <w:p>
          <w:pPr>
            <w:pStyle w:val="32"/>
            <w:tabs>
              <w:tab w:val="clear" w:pos="480"/>
              <w:tab w:val="right" w:pos="8255" w:leader="dot"/>
            </w:tabs>
            <w:rPr>
              <w:rFonts w:cs="Arial" w:cstheme="minorBidi"/>
              <w:ins w:id="434" w:author="Winston.Huang" w:date="2025-09-02T16:29:00Z"/>
              <w:kern w:val="2"/>
              <w:sz w:val="24"/>
            </w:rPr>
          </w:pPr>
          <w:hyperlink w:anchor="_Toc207723295">
            <w:ins w:id="432" w:author="Winston.Huang" w:date="2025-09-02T16:29:00Z">
              <w:r>
                <w:rPr>
                  <w:webHidden/>
                  <w:rFonts w:eastAsia="Aptos" w:cs="Aptos"/>
                </w:rPr>
                <w:t>Evidence</w:t>
              </w:r>
            </w:ins>
            <w:ins w:id="433" w:author="Winston.Huang" w:date="2025-09-02T16:29:00Z">
              <w:r>
                <w:rPr>
                  <w:webHidden/>
                </w:rPr>
                <w:fldChar w:fldCharType="begin"/>
              </w:r>
              <w:r>
                <w:rPr>
                  <w:webHidden/>
                </w:rPr>
                <w:instrText xml:space="preserve">PAGEREF _Toc207723295 \h</w:instrText>
              </w:r>
              <w:r>
                <w:rPr>
                  <w:webHidden/>
                </w:rPr>
                <w:fldChar w:fldCharType="separate"/>
              </w:r>
              <w:r>
                <w:rPr>
                  <w:vanish w:val="false"/>
                </w:rPr>
                <w:tab/>
                <w:t>76</w:t>
              </w:r>
            </w:ins>
            <w:r>
              <w:rPr>
                <w:webHidden/>
              </w:rPr>
              <w:fldChar w:fldCharType="end"/>
            </w:r>
          </w:hyperlink>
        </w:p>
        <w:p>
          <w:pPr>
            <w:pStyle w:val="32"/>
            <w:tabs>
              <w:tab w:val="clear" w:pos="480"/>
              <w:tab w:val="right" w:pos="8255" w:leader="dot"/>
            </w:tabs>
            <w:rPr>
              <w:rFonts w:cs="Arial" w:cstheme="minorBidi"/>
              <w:ins w:id="437" w:author="Winston.Huang" w:date="2025-09-02T16:29:00Z"/>
              <w:kern w:val="2"/>
              <w:sz w:val="24"/>
            </w:rPr>
          </w:pPr>
          <w:hyperlink w:anchor="_Toc207723296">
            <w:ins w:id="435" w:author="Winston.Huang" w:date="2025-09-02T16:29:00Z">
              <w:r>
                <w:rPr>
                  <w:webHidden/>
                  <w:rFonts w:eastAsia="Aptos" w:cs="Aptos"/>
                </w:rPr>
                <w:t>Detailed Setting Steps</w:t>
              </w:r>
            </w:ins>
            <w:ins w:id="436" w:author="Winston.Huang" w:date="2025-09-02T16:29:00Z">
              <w:r>
                <w:rPr>
                  <w:webHidden/>
                </w:rPr>
                <w:fldChar w:fldCharType="begin"/>
              </w:r>
              <w:r>
                <w:rPr>
                  <w:webHidden/>
                </w:rPr>
                <w:instrText xml:space="preserve">PAGEREF _Toc207723296 \h</w:instrText>
              </w:r>
              <w:r>
                <w:rPr>
                  <w:webHidden/>
                </w:rPr>
                <w:fldChar w:fldCharType="separate"/>
              </w:r>
              <w:r>
                <w:rPr>
                  <w:vanish w:val="false"/>
                </w:rPr>
                <w:tab/>
                <w:t>76</w:t>
              </w:r>
            </w:ins>
            <w:r>
              <w:rPr>
                <w:webHidden/>
              </w:rPr>
              <w:fldChar w:fldCharType="end"/>
            </w:r>
          </w:hyperlink>
        </w:p>
        <w:p>
          <w:pPr>
            <w:pStyle w:val="22"/>
            <w:tabs>
              <w:tab w:val="clear" w:pos="480"/>
              <w:tab w:val="right" w:pos="8255" w:leader="dot"/>
            </w:tabs>
            <w:rPr>
              <w:rFonts w:cs="Arial" w:cstheme="minorBidi"/>
              <w:ins w:id="440" w:author="Winston.Huang" w:date="2025-09-02T16:29:00Z"/>
              <w:kern w:val="2"/>
              <w:sz w:val="24"/>
            </w:rPr>
          </w:pPr>
          <w:hyperlink w:anchor="_Toc207723297">
            <w:ins w:id="438" w:author="Winston.Huang" w:date="2025-09-02T16:29:00Z">
              <w:r>
                <w:rPr>
                  <w:webHidden/>
                </w:rPr>
                <w:t>CR 3.7 – Error handling</w:t>
              </w:r>
            </w:ins>
            <w:ins w:id="439" w:author="Winston.Huang" w:date="2025-09-02T16:29:00Z">
              <w:r>
                <w:rPr>
                  <w:webHidden/>
                </w:rPr>
                <w:fldChar w:fldCharType="begin"/>
              </w:r>
              <w:r>
                <w:rPr>
                  <w:webHidden/>
                </w:rPr>
                <w:instrText xml:space="preserve">PAGEREF _Toc207723297 \h</w:instrText>
              </w:r>
              <w:r>
                <w:rPr>
                  <w:webHidden/>
                </w:rPr>
                <w:fldChar w:fldCharType="separate"/>
              </w:r>
              <w:r>
                <w:rPr>
                  <w:vanish w:val="false"/>
                </w:rPr>
                <w:tab/>
                <w:t>76</w:t>
              </w:r>
            </w:ins>
            <w:r>
              <w:rPr>
                <w:webHidden/>
              </w:rPr>
              <w:fldChar w:fldCharType="end"/>
            </w:r>
          </w:hyperlink>
        </w:p>
        <w:p>
          <w:pPr>
            <w:pStyle w:val="32"/>
            <w:tabs>
              <w:tab w:val="clear" w:pos="480"/>
              <w:tab w:val="right" w:pos="8255" w:leader="dot"/>
            </w:tabs>
            <w:rPr>
              <w:rFonts w:cs="Arial" w:cstheme="minorBidi"/>
              <w:ins w:id="443" w:author="Winston.Huang" w:date="2025-09-02T16:29:00Z"/>
              <w:kern w:val="2"/>
              <w:sz w:val="24"/>
            </w:rPr>
          </w:pPr>
          <w:hyperlink w:anchor="_Toc207723298">
            <w:ins w:id="441" w:author="Winston.Huang" w:date="2025-09-02T16:29:00Z">
              <w:r>
                <w:rPr>
                  <w:webHidden/>
                  <w:rFonts w:eastAsia="Aptos" w:cs="Aptos"/>
                </w:rPr>
                <w:t>Statement</w:t>
              </w:r>
            </w:ins>
            <w:ins w:id="442" w:author="Winston.Huang" w:date="2025-09-02T16:29:00Z">
              <w:r>
                <w:rPr>
                  <w:webHidden/>
                </w:rPr>
                <w:fldChar w:fldCharType="begin"/>
              </w:r>
              <w:r>
                <w:rPr>
                  <w:webHidden/>
                </w:rPr>
                <w:instrText xml:space="preserve">PAGEREF _Toc207723298 \h</w:instrText>
              </w:r>
              <w:r>
                <w:rPr>
                  <w:webHidden/>
                </w:rPr>
                <w:fldChar w:fldCharType="separate"/>
              </w:r>
              <w:r>
                <w:rPr>
                  <w:vanish w:val="false"/>
                </w:rPr>
                <w:tab/>
                <w:t>76</w:t>
              </w:r>
            </w:ins>
            <w:r>
              <w:rPr>
                <w:webHidden/>
              </w:rPr>
              <w:fldChar w:fldCharType="end"/>
            </w:r>
          </w:hyperlink>
        </w:p>
        <w:p>
          <w:pPr>
            <w:pStyle w:val="32"/>
            <w:tabs>
              <w:tab w:val="clear" w:pos="480"/>
              <w:tab w:val="right" w:pos="8255" w:leader="dot"/>
            </w:tabs>
            <w:rPr>
              <w:rFonts w:cs="Arial" w:cstheme="minorBidi"/>
              <w:ins w:id="446" w:author="Winston.Huang" w:date="2025-09-02T16:29:00Z"/>
              <w:kern w:val="2"/>
              <w:sz w:val="24"/>
            </w:rPr>
          </w:pPr>
          <w:hyperlink w:anchor="_Toc207723299">
            <w:ins w:id="444" w:author="Winston.Huang" w:date="2025-09-02T16:29:00Z">
              <w:r>
                <w:rPr>
                  <w:webHidden/>
                  <w:rFonts w:eastAsia="Aptos" w:cs="Aptos"/>
                </w:rPr>
                <w:t>Evidence</w:t>
              </w:r>
            </w:ins>
            <w:ins w:id="445" w:author="Winston.Huang" w:date="2025-09-02T16:29:00Z">
              <w:r>
                <w:rPr>
                  <w:webHidden/>
                </w:rPr>
                <w:fldChar w:fldCharType="begin"/>
              </w:r>
              <w:r>
                <w:rPr>
                  <w:webHidden/>
                </w:rPr>
                <w:instrText xml:space="preserve">PAGEREF _Toc207723299 \h</w:instrText>
              </w:r>
              <w:r>
                <w:rPr>
                  <w:webHidden/>
                </w:rPr>
                <w:fldChar w:fldCharType="separate"/>
              </w:r>
              <w:r>
                <w:rPr>
                  <w:vanish w:val="false"/>
                </w:rPr>
                <w:tab/>
                <w:t>77</w:t>
              </w:r>
            </w:ins>
            <w:r>
              <w:rPr>
                <w:webHidden/>
              </w:rPr>
              <w:fldChar w:fldCharType="end"/>
            </w:r>
          </w:hyperlink>
        </w:p>
        <w:p>
          <w:pPr>
            <w:pStyle w:val="32"/>
            <w:tabs>
              <w:tab w:val="clear" w:pos="480"/>
              <w:tab w:val="right" w:pos="8255" w:leader="dot"/>
            </w:tabs>
            <w:rPr>
              <w:rFonts w:cs="Arial" w:cstheme="minorBidi"/>
              <w:ins w:id="449" w:author="Winston.Huang" w:date="2025-09-02T16:29:00Z"/>
              <w:kern w:val="2"/>
              <w:sz w:val="24"/>
            </w:rPr>
          </w:pPr>
          <w:hyperlink w:anchor="_Toc207723300">
            <w:ins w:id="447" w:author="Winston.Huang" w:date="2025-09-02T16:29:00Z">
              <w:r>
                <w:rPr>
                  <w:webHidden/>
                  <w:rFonts w:eastAsia="Aptos" w:cs="Aptos"/>
                </w:rPr>
                <w:t>Detailed Setting Steps</w:t>
              </w:r>
            </w:ins>
            <w:ins w:id="448" w:author="Winston.Huang" w:date="2025-09-02T16:29:00Z">
              <w:r>
                <w:rPr>
                  <w:webHidden/>
                </w:rPr>
                <w:fldChar w:fldCharType="begin"/>
              </w:r>
              <w:r>
                <w:rPr>
                  <w:webHidden/>
                </w:rPr>
                <w:instrText xml:space="preserve">PAGEREF _Toc207723300 \h</w:instrText>
              </w:r>
              <w:r>
                <w:rPr>
                  <w:webHidden/>
                </w:rPr>
                <w:fldChar w:fldCharType="separate"/>
              </w:r>
              <w:r>
                <w:rPr>
                  <w:vanish w:val="false"/>
                </w:rPr>
                <w:tab/>
                <w:t>77</w:t>
              </w:r>
            </w:ins>
            <w:r>
              <w:rPr>
                <w:webHidden/>
              </w:rPr>
              <w:fldChar w:fldCharType="end"/>
            </w:r>
          </w:hyperlink>
        </w:p>
        <w:p>
          <w:pPr>
            <w:pStyle w:val="22"/>
            <w:tabs>
              <w:tab w:val="clear" w:pos="480"/>
              <w:tab w:val="right" w:pos="8255" w:leader="dot"/>
            </w:tabs>
            <w:rPr>
              <w:rFonts w:cs="Arial" w:cstheme="minorBidi"/>
              <w:ins w:id="452" w:author="Winston.Huang" w:date="2025-09-02T16:29:00Z"/>
              <w:kern w:val="2"/>
              <w:sz w:val="24"/>
            </w:rPr>
          </w:pPr>
          <w:hyperlink w:anchor="_Toc207723301">
            <w:ins w:id="450" w:author="Winston.Huang" w:date="2025-09-02T16:29:00Z">
              <w:r>
                <w:rPr>
                  <w:webHidden/>
                </w:rPr>
                <w:t>CR 3.8 – Session Integrity</w:t>
              </w:r>
            </w:ins>
            <w:ins w:id="451" w:author="Winston.Huang" w:date="2025-09-02T16:29:00Z">
              <w:r>
                <w:rPr>
                  <w:webHidden/>
                </w:rPr>
                <w:fldChar w:fldCharType="begin"/>
              </w:r>
              <w:r>
                <w:rPr>
                  <w:webHidden/>
                </w:rPr>
                <w:instrText xml:space="preserve">PAGEREF _Toc207723301 \h</w:instrText>
              </w:r>
              <w:r>
                <w:rPr>
                  <w:webHidden/>
                </w:rPr>
                <w:fldChar w:fldCharType="separate"/>
              </w:r>
              <w:r>
                <w:rPr>
                  <w:vanish w:val="false"/>
                </w:rPr>
                <w:tab/>
                <w:t>78</w:t>
              </w:r>
            </w:ins>
            <w:r>
              <w:rPr>
                <w:webHidden/>
              </w:rPr>
              <w:fldChar w:fldCharType="end"/>
            </w:r>
          </w:hyperlink>
        </w:p>
        <w:p>
          <w:pPr>
            <w:pStyle w:val="32"/>
            <w:tabs>
              <w:tab w:val="clear" w:pos="480"/>
              <w:tab w:val="right" w:pos="8255" w:leader="dot"/>
            </w:tabs>
            <w:rPr>
              <w:rFonts w:cs="Arial" w:cstheme="minorBidi"/>
              <w:ins w:id="455" w:author="Winston.Huang" w:date="2025-09-02T16:29:00Z"/>
              <w:kern w:val="2"/>
              <w:sz w:val="24"/>
            </w:rPr>
          </w:pPr>
          <w:hyperlink w:anchor="_Toc207723302">
            <w:ins w:id="453" w:author="Winston.Huang" w:date="2025-09-02T16:29:00Z">
              <w:r>
                <w:rPr>
                  <w:webHidden/>
                  <w:rFonts w:eastAsia="Aptos" w:cs="Aptos"/>
                </w:rPr>
                <w:t>Statement</w:t>
              </w:r>
            </w:ins>
            <w:ins w:id="454" w:author="Winston.Huang" w:date="2025-09-02T16:29:00Z">
              <w:r>
                <w:rPr>
                  <w:webHidden/>
                </w:rPr>
                <w:fldChar w:fldCharType="begin"/>
              </w:r>
              <w:r>
                <w:rPr>
                  <w:webHidden/>
                </w:rPr>
                <w:instrText xml:space="preserve">PAGEREF _Toc207723302 \h</w:instrText>
              </w:r>
              <w:r>
                <w:rPr>
                  <w:webHidden/>
                </w:rPr>
                <w:fldChar w:fldCharType="separate"/>
              </w:r>
              <w:r>
                <w:rPr>
                  <w:vanish w:val="false"/>
                </w:rPr>
                <w:tab/>
                <w:t>78</w:t>
              </w:r>
            </w:ins>
            <w:r>
              <w:rPr>
                <w:webHidden/>
              </w:rPr>
              <w:fldChar w:fldCharType="end"/>
            </w:r>
          </w:hyperlink>
        </w:p>
        <w:p>
          <w:pPr>
            <w:pStyle w:val="32"/>
            <w:tabs>
              <w:tab w:val="clear" w:pos="480"/>
              <w:tab w:val="right" w:pos="8255" w:leader="dot"/>
            </w:tabs>
            <w:rPr>
              <w:rFonts w:cs="Arial" w:cstheme="minorBidi"/>
              <w:ins w:id="458" w:author="Winston.Huang" w:date="2025-09-02T16:29:00Z"/>
              <w:kern w:val="2"/>
              <w:sz w:val="24"/>
            </w:rPr>
          </w:pPr>
          <w:hyperlink w:anchor="_Toc207723303">
            <w:ins w:id="456" w:author="Winston.Huang" w:date="2025-09-02T16:29:00Z">
              <w:r>
                <w:rPr>
                  <w:webHidden/>
                  <w:rFonts w:eastAsia="Aptos" w:cs="Aptos"/>
                </w:rPr>
                <w:t>Evidence</w:t>
              </w:r>
            </w:ins>
            <w:ins w:id="457" w:author="Winston.Huang" w:date="2025-09-02T16:29:00Z">
              <w:r>
                <w:rPr>
                  <w:webHidden/>
                </w:rPr>
                <w:fldChar w:fldCharType="begin"/>
              </w:r>
              <w:r>
                <w:rPr>
                  <w:webHidden/>
                </w:rPr>
                <w:instrText xml:space="preserve">PAGEREF _Toc207723303 \h</w:instrText>
              </w:r>
              <w:r>
                <w:rPr>
                  <w:webHidden/>
                </w:rPr>
                <w:fldChar w:fldCharType="separate"/>
              </w:r>
              <w:r>
                <w:rPr>
                  <w:vanish w:val="false"/>
                </w:rPr>
                <w:tab/>
                <w:t>78</w:t>
              </w:r>
            </w:ins>
            <w:r>
              <w:rPr>
                <w:webHidden/>
              </w:rPr>
              <w:fldChar w:fldCharType="end"/>
            </w:r>
          </w:hyperlink>
        </w:p>
        <w:p>
          <w:pPr>
            <w:pStyle w:val="32"/>
            <w:tabs>
              <w:tab w:val="clear" w:pos="480"/>
              <w:tab w:val="right" w:pos="8255" w:leader="dot"/>
            </w:tabs>
            <w:rPr>
              <w:rFonts w:cs="Arial" w:cstheme="minorBidi"/>
              <w:ins w:id="461" w:author="Winston.Huang" w:date="2025-09-02T16:29:00Z"/>
              <w:kern w:val="2"/>
              <w:sz w:val="24"/>
            </w:rPr>
          </w:pPr>
          <w:hyperlink w:anchor="_Toc207723304">
            <w:ins w:id="459" w:author="Winston.Huang" w:date="2025-09-02T16:29:00Z">
              <w:r>
                <w:rPr>
                  <w:webHidden/>
                  <w:rFonts w:eastAsia="Aptos" w:cs="Aptos"/>
                </w:rPr>
                <w:t>Detailed Setting Steps</w:t>
              </w:r>
            </w:ins>
            <w:ins w:id="460" w:author="Winston.Huang" w:date="2025-09-02T16:29:00Z">
              <w:r>
                <w:rPr>
                  <w:webHidden/>
                </w:rPr>
                <w:fldChar w:fldCharType="begin"/>
              </w:r>
              <w:r>
                <w:rPr>
                  <w:webHidden/>
                </w:rPr>
                <w:instrText xml:space="preserve">PAGEREF _Toc207723304 \h</w:instrText>
              </w:r>
              <w:r>
                <w:rPr>
                  <w:webHidden/>
                </w:rPr>
                <w:fldChar w:fldCharType="separate"/>
              </w:r>
              <w:r>
                <w:rPr>
                  <w:vanish w:val="false"/>
                </w:rPr>
                <w:tab/>
                <w:t>80</w:t>
              </w:r>
            </w:ins>
            <w:r>
              <w:rPr>
                <w:webHidden/>
              </w:rPr>
              <w:fldChar w:fldCharType="end"/>
            </w:r>
          </w:hyperlink>
        </w:p>
        <w:p>
          <w:pPr>
            <w:pStyle w:val="22"/>
            <w:tabs>
              <w:tab w:val="clear" w:pos="480"/>
              <w:tab w:val="right" w:pos="8255" w:leader="dot"/>
            </w:tabs>
            <w:rPr>
              <w:rFonts w:cs="Arial" w:cstheme="minorBidi"/>
              <w:ins w:id="464" w:author="Winston.Huang" w:date="2025-09-02T16:29:00Z"/>
              <w:kern w:val="2"/>
              <w:sz w:val="24"/>
            </w:rPr>
          </w:pPr>
          <w:hyperlink w:anchor="_Toc207723305">
            <w:ins w:id="462" w:author="Winston.Huang" w:date="2025-09-02T16:29:00Z">
              <w:r>
                <w:rPr>
                  <w:webHidden/>
                </w:rPr>
                <w:t>CR 3.9 – Protection of Audit Information</w:t>
              </w:r>
            </w:ins>
            <w:ins w:id="463" w:author="Winston.Huang" w:date="2025-09-02T16:29:00Z">
              <w:r>
                <w:rPr>
                  <w:webHidden/>
                </w:rPr>
                <w:fldChar w:fldCharType="begin"/>
              </w:r>
              <w:r>
                <w:rPr>
                  <w:webHidden/>
                </w:rPr>
                <w:instrText xml:space="preserve">PAGEREF _Toc207723305 \h</w:instrText>
              </w:r>
              <w:r>
                <w:rPr>
                  <w:webHidden/>
                </w:rPr>
                <w:fldChar w:fldCharType="separate"/>
              </w:r>
              <w:r>
                <w:rPr>
                  <w:vanish w:val="false"/>
                </w:rPr>
                <w:tab/>
                <w:t>84</w:t>
              </w:r>
            </w:ins>
            <w:r>
              <w:rPr>
                <w:webHidden/>
              </w:rPr>
              <w:fldChar w:fldCharType="end"/>
            </w:r>
          </w:hyperlink>
        </w:p>
        <w:p>
          <w:pPr>
            <w:pStyle w:val="32"/>
            <w:tabs>
              <w:tab w:val="clear" w:pos="480"/>
              <w:tab w:val="right" w:pos="8255" w:leader="dot"/>
            </w:tabs>
            <w:rPr>
              <w:rFonts w:cs="Arial" w:cstheme="minorBidi"/>
              <w:ins w:id="467" w:author="Winston.Huang" w:date="2025-09-02T16:29:00Z"/>
              <w:kern w:val="2"/>
              <w:sz w:val="24"/>
            </w:rPr>
          </w:pPr>
          <w:hyperlink w:anchor="_Toc207723306">
            <w:ins w:id="465" w:author="Winston.Huang" w:date="2025-09-02T16:29:00Z">
              <w:r>
                <w:rPr>
                  <w:webHidden/>
                  <w:rFonts w:eastAsia="Aptos" w:cs="Aptos"/>
                </w:rPr>
                <w:t>Statement</w:t>
              </w:r>
            </w:ins>
            <w:ins w:id="466" w:author="Winston.Huang" w:date="2025-09-02T16:29:00Z">
              <w:r>
                <w:rPr>
                  <w:webHidden/>
                </w:rPr>
                <w:fldChar w:fldCharType="begin"/>
              </w:r>
              <w:r>
                <w:rPr>
                  <w:webHidden/>
                </w:rPr>
                <w:instrText xml:space="preserve">PAGEREF _Toc207723306 \h</w:instrText>
              </w:r>
              <w:r>
                <w:rPr>
                  <w:webHidden/>
                </w:rPr>
                <w:fldChar w:fldCharType="separate"/>
              </w:r>
              <w:r>
                <w:rPr>
                  <w:vanish w:val="false"/>
                </w:rPr>
                <w:tab/>
                <w:t>84</w:t>
              </w:r>
            </w:ins>
            <w:r>
              <w:rPr>
                <w:webHidden/>
              </w:rPr>
              <w:fldChar w:fldCharType="end"/>
            </w:r>
          </w:hyperlink>
        </w:p>
        <w:p>
          <w:pPr>
            <w:pStyle w:val="32"/>
            <w:tabs>
              <w:tab w:val="clear" w:pos="480"/>
              <w:tab w:val="right" w:pos="8255" w:leader="dot"/>
            </w:tabs>
            <w:rPr>
              <w:rFonts w:cs="Arial" w:cstheme="minorBidi"/>
              <w:ins w:id="470" w:author="Winston.Huang" w:date="2025-09-02T16:29:00Z"/>
              <w:kern w:val="2"/>
              <w:sz w:val="24"/>
            </w:rPr>
          </w:pPr>
          <w:hyperlink w:anchor="_Toc207723307">
            <w:ins w:id="468" w:author="Winston.Huang" w:date="2025-09-02T16:29:00Z">
              <w:r>
                <w:rPr>
                  <w:webHidden/>
                  <w:rFonts w:eastAsia="Aptos" w:cs="Aptos"/>
                </w:rPr>
                <w:t>Evidence</w:t>
              </w:r>
            </w:ins>
            <w:ins w:id="469" w:author="Winston.Huang" w:date="2025-09-02T16:29:00Z">
              <w:r>
                <w:rPr>
                  <w:webHidden/>
                </w:rPr>
                <w:fldChar w:fldCharType="begin"/>
              </w:r>
              <w:r>
                <w:rPr>
                  <w:webHidden/>
                </w:rPr>
                <w:instrText xml:space="preserve">PAGEREF _Toc207723307 \h</w:instrText>
              </w:r>
              <w:r>
                <w:rPr>
                  <w:webHidden/>
                </w:rPr>
                <w:fldChar w:fldCharType="separate"/>
              </w:r>
              <w:r>
                <w:rPr>
                  <w:vanish w:val="false"/>
                </w:rPr>
                <w:tab/>
                <w:t>84</w:t>
              </w:r>
            </w:ins>
            <w:r>
              <w:rPr>
                <w:webHidden/>
              </w:rPr>
              <w:fldChar w:fldCharType="end"/>
            </w:r>
          </w:hyperlink>
        </w:p>
        <w:p>
          <w:pPr>
            <w:pStyle w:val="32"/>
            <w:tabs>
              <w:tab w:val="clear" w:pos="480"/>
              <w:tab w:val="right" w:pos="8255" w:leader="dot"/>
            </w:tabs>
            <w:rPr>
              <w:rFonts w:cs="Arial" w:cstheme="minorBidi"/>
              <w:ins w:id="473" w:author="Winston.Huang" w:date="2025-09-02T16:29:00Z"/>
              <w:kern w:val="2"/>
              <w:sz w:val="24"/>
            </w:rPr>
          </w:pPr>
          <w:hyperlink w:anchor="_Toc207723308">
            <w:ins w:id="471" w:author="Winston.Huang" w:date="2025-09-02T16:29:00Z">
              <w:r>
                <w:rPr>
                  <w:webHidden/>
                  <w:rFonts w:eastAsia="Aptos" w:cs="Aptos"/>
                </w:rPr>
                <w:t>Detailed Setting Steps</w:t>
              </w:r>
            </w:ins>
            <w:ins w:id="472" w:author="Winston.Huang" w:date="2025-09-02T16:29:00Z">
              <w:r>
                <w:rPr>
                  <w:webHidden/>
                </w:rPr>
                <w:fldChar w:fldCharType="begin"/>
              </w:r>
              <w:r>
                <w:rPr>
                  <w:webHidden/>
                </w:rPr>
                <w:instrText xml:space="preserve">PAGEREF _Toc207723308 \h</w:instrText>
              </w:r>
              <w:r>
                <w:rPr>
                  <w:webHidden/>
                </w:rPr>
                <w:fldChar w:fldCharType="separate"/>
              </w:r>
              <w:r>
                <w:rPr>
                  <w:vanish w:val="false"/>
                </w:rPr>
                <w:tab/>
                <w:t>84</w:t>
              </w:r>
            </w:ins>
            <w:r>
              <w:rPr>
                <w:webHidden/>
              </w:rPr>
              <w:fldChar w:fldCharType="end"/>
            </w:r>
          </w:hyperlink>
        </w:p>
        <w:p>
          <w:pPr>
            <w:pStyle w:val="22"/>
            <w:tabs>
              <w:tab w:val="clear" w:pos="480"/>
              <w:tab w:val="right" w:pos="8255" w:leader="dot"/>
            </w:tabs>
            <w:rPr>
              <w:rFonts w:cs="Arial" w:cstheme="minorBidi"/>
              <w:ins w:id="476" w:author="Winston.Huang" w:date="2025-09-02T16:29:00Z"/>
              <w:kern w:val="2"/>
              <w:sz w:val="24"/>
            </w:rPr>
          </w:pPr>
          <w:hyperlink w:anchor="_Toc207723309">
            <w:ins w:id="474" w:author="Winston.Huang" w:date="2025-09-02T16:29:00Z">
              <w:r>
                <w:rPr>
                  <w:webHidden/>
                </w:rPr>
                <w:t>HDR 3.10– Support for updates</w:t>
              </w:r>
            </w:ins>
            <w:ins w:id="475" w:author="Winston.Huang" w:date="2025-09-02T16:29:00Z">
              <w:r>
                <w:rPr>
                  <w:webHidden/>
                </w:rPr>
                <w:fldChar w:fldCharType="begin"/>
              </w:r>
              <w:r>
                <w:rPr>
                  <w:webHidden/>
                </w:rPr>
                <w:instrText xml:space="preserve">PAGEREF _Toc207723309 \h</w:instrText>
              </w:r>
              <w:r>
                <w:rPr>
                  <w:webHidden/>
                </w:rPr>
                <w:fldChar w:fldCharType="separate"/>
              </w:r>
              <w:r>
                <w:rPr>
                  <w:vanish w:val="false"/>
                </w:rPr>
                <w:tab/>
                <w:t>86</w:t>
              </w:r>
            </w:ins>
            <w:r>
              <w:rPr>
                <w:webHidden/>
              </w:rPr>
              <w:fldChar w:fldCharType="end"/>
            </w:r>
          </w:hyperlink>
        </w:p>
        <w:p>
          <w:pPr>
            <w:pStyle w:val="32"/>
            <w:tabs>
              <w:tab w:val="clear" w:pos="480"/>
              <w:tab w:val="right" w:pos="8255" w:leader="dot"/>
            </w:tabs>
            <w:rPr>
              <w:rFonts w:cs="Arial" w:cstheme="minorBidi"/>
              <w:ins w:id="479" w:author="Winston.Huang" w:date="2025-09-02T16:29:00Z"/>
              <w:kern w:val="2"/>
              <w:sz w:val="24"/>
            </w:rPr>
          </w:pPr>
          <w:hyperlink w:anchor="_Toc207723310">
            <w:ins w:id="477" w:author="Winston.Huang" w:date="2025-09-02T16:29:00Z">
              <w:r>
                <w:rPr>
                  <w:webHidden/>
                  <w:rFonts w:eastAsia="Aptos" w:cs="Aptos"/>
                </w:rPr>
                <w:t>Statement</w:t>
              </w:r>
            </w:ins>
            <w:ins w:id="478" w:author="Winston.Huang" w:date="2025-09-02T16:29:00Z">
              <w:r>
                <w:rPr>
                  <w:webHidden/>
                </w:rPr>
                <w:fldChar w:fldCharType="begin"/>
              </w:r>
              <w:r>
                <w:rPr>
                  <w:webHidden/>
                </w:rPr>
                <w:instrText xml:space="preserve">PAGEREF _Toc207723310 \h</w:instrText>
              </w:r>
              <w:r>
                <w:rPr>
                  <w:webHidden/>
                </w:rPr>
                <w:fldChar w:fldCharType="separate"/>
              </w:r>
              <w:r>
                <w:rPr>
                  <w:vanish w:val="false"/>
                </w:rPr>
                <w:tab/>
                <w:t>86</w:t>
              </w:r>
            </w:ins>
            <w:r>
              <w:rPr>
                <w:webHidden/>
              </w:rPr>
              <w:fldChar w:fldCharType="end"/>
            </w:r>
          </w:hyperlink>
        </w:p>
        <w:p>
          <w:pPr>
            <w:pStyle w:val="32"/>
            <w:tabs>
              <w:tab w:val="clear" w:pos="480"/>
              <w:tab w:val="right" w:pos="8255" w:leader="dot"/>
            </w:tabs>
            <w:rPr>
              <w:rFonts w:cs="Arial" w:cstheme="minorBidi"/>
              <w:ins w:id="482" w:author="Winston.Huang" w:date="2025-09-02T16:29:00Z"/>
              <w:kern w:val="2"/>
              <w:sz w:val="24"/>
            </w:rPr>
          </w:pPr>
          <w:hyperlink w:anchor="_Toc207723311">
            <w:ins w:id="480" w:author="Winston.Huang" w:date="2025-09-02T16:29:00Z">
              <w:r>
                <w:rPr>
                  <w:webHidden/>
                  <w:rFonts w:eastAsia="Aptos" w:cs="Aptos"/>
                </w:rPr>
                <w:t>Evidence</w:t>
              </w:r>
            </w:ins>
            <w:ins w:id="481" w:author="Winston.Huang" w:date="2025-09-02T16:29:00Z">
              <w:r>
                <w:rPr>
                  <w:webHidden/>
                </w:rPr>
                <w:fldChar w:fldCharType="begin"/>
              </w:r>
              <w:r>
                <w:rPr>
                  <w:webHidden/>
                </w:rPr>
                <w:instrText xml:space="preserve">PAGEREF _Toc207723311 \h</w:instrText>
              </w:r>
              <w:r>
                <w:rPr>
                  <w:webHidden/>
                </w:rPr>
                <w:fldChar w:fldCharType="separate"/>
              </w:r>
              <w:r>
                <w:rPr>
                  <w:vanish w:val="false"/>
                </w:rPr>
                <w:tab/>
                <w:t>86</w:t>
              </w:r>
            </w:ins>
            <w:r>
              <w:rPr>
                <w:webHidden/>
              </w:rPr>
              <w:fldChar w:fldCharType="end"/>
            </w:r>
          </w:hyperlink>
        </w:p>
        <w:p>
          <w:pPr>
            <w:pStyle w:val="32"/>
            <w:tabs>
              <w:tab w:val="clear" w:pos="480"/>
              <w:tab w:val="right" w:pos="8255" w:leader="dot"/>
            </w:tabs>
            <w:rPr>
              <w:rFonts w:cs="Arial" w:cstheme="minorBidi"/>
              <w:ins w:id="485" w:author="Winston.Huang" w:date="2025-09-02T16:29:00Z"/>
              <w:kern w:val="2"/>
              <w:sz w:val="24"/>
            </w:rPr>
          </w:pPr>
          <w:hyperlink w:anchor="_Toc207723312">
            <w:ins w:id="483" w:author="Winston.Huang" w:date="2025-09-02T16:29:00Z">
              <w:r>
                <w:rPr>
                  <w:webHidden/>
                  <w:rFonts w:eastAsia="Aptos" w:cs="Aptos"/>
                </w:rPr>
                <w:t>Detailed Setting Steps</w:t>
              </w:r>
            </w:ins>
            <w:ins w:id="484" w:author="Winston.Huang" w:date="2025-09-02T16:29:00Z">
              <w:r>
                <w:rPr>
                  <w:webHidden/>
                </w:rPr>
                <w:fldChar w:fldCharType="begin"/>
              </w:r>
              <w:r>
                <w:rPr>
                  <w:webHidden/>
                </w:rPr>
                <w:instrText xml:space="preserve">PAGEREF _Toc207723312 \h</w:instrText>
              </w:r>
              <w:r>
                <w:rPr>
                  <w:webHidden/>
                </w:rPr>
                <w:fldChar w:fldCharType="separate"/>
              </w:r>
              <w:r>
                <w:rPr>
                  <w:vanish w:val="false"/>
                </w:rPr>
                <w:tab/>
                <w:t>86</w:t>
              </w:r>
            </w:ins>
            <w:r>
              <w:rPr>
                <w:webHidden/>
              </w:rPr>
              <w:fldChar w:fldCharType="end"/>
            </w:r>
          </w:hyperlink>
        </w:p>
        <w:p>
          <w:pPr>
            <w:pStyle w:val="22"/>
            <w:tabs>
              <w:tab w:val="clear" w:pos="480"/>
              <w:tab w:val="right" w:pos="8255" w:leader="dot"/>
            </w:tabs>
            <w:rPr>
              <w:rFonts w:cs="Arial" w:cstheme="minorBidi"/>
              <w:ins w:id="488" w:author="Winston.Huang" w:date="2025-09-02T16:29:00Z"/>
              <w:kern w:val="2"/>
              <w:sz w:val="24"/>
            </w:rPr>
          </w:pPr>
          <w:hyperlink w:anchor="_Toc207723313">
            <w:ins w:id="486" w:author="Winston.Huang" w:date="2025-09-02T16:29:00Z">
              <w:r>
                <w:rPr>
                  <w:webHidden/>
                </w:rPr>
                <w:t>HDR 3.10 (1) – Update authenticity and integrity</w:t>
              </w:r>
            </w:ins>
            <w:ins w:id="487" w:author="Winston.Huang" w:date="2025-09-02T16:29:00Z">
              <w:r>
                <w:rPr>
                  <w:webHidden/>
                </w:rPr>
                <w:fldChar w:fldCharType="begin"/>
              </w:r>
              <w:r>
                <w:rPr>
                  <w:webHidden/>
                </w:rPr>
                <w:instrText xml:space="preserve">PAGEREF _Toc207723313 \h</w:instrText>
              </w:r>
              <w:r>
                <w:rPr>
                  <w:webHidden/>
                </w:rPr>
                <w:fldChar w:fldCharType="separate"/>
              </w:r>
              <w:r>
                <w:rPr>
                  <w:vanish w:val="false"/>
                </w:rPr>
                <w:tab/>
                <w:t>86</w:t>
              </w:r>
            </w:ins>
            <w:r>
              <w:rPr>
                <w:webHidden/>
              </w:rPr>
              <w:fldChar w:fldCharType="end"/>
            </w:r>
          </w:hyperlink>
        </w:p>
        <w:p>
          <w:pPr>
            <w:pStyle w:val="32"/>
            <w:tabs>
              <w:tab w:val="clear" w:pos="480"/>
              <w:tab w:val="right" w:pos="8255" w:leader="dot"/>
            </w:tabs>
            <w:rPr>
              <w:rFonts w:cs="Arial" w:cstheme="minorBidi"/>
              <w:ins w:id="491" w:author="Winston.Huang" w:date="2025-09-02T16:29:00Z"/>
              <w:kern w:val="2"/>
              <w:sz w:val="24"/>
            </w:rPr>
          </w:pPr>
          <w:hyperlink w:anchor="_Toc207723314">
            <w:ins w:id="489" w:author="Winston.Huang" w:date="2025-09-02T16:29:00Z">
              <w:r>
                <w:rPr>
                  <w:webHidden/>
                  <w:rFonts w:eastAsia="Aptos" w:cs="Aptos"/>
                </w:rPr>
                <w:t>Statement</w:t>
              </w:r>
            </w:ins>
            <w:ins w:id="490" w:author="Winston.Huang" w:date="2025-09-02T16:29:00Z">
              <w:r>
                <w:rPr>
                  <w:webHidden/>
                </w:rPr>
                <w:fldChar w:fldCharType="begin"/>
              </w:r>
              <w:r>
                <w:rPr>
                  <w:webHidden/>
                </w:rPr>
                <w:instrText xml:space="preserve">PAGEREF _Toc207723314 \h</w:instrText>
              </w:r>
              <w:r>
                <w:rPr>
                  <w:webHidden/>
                </w:rPr>
                <w:fldChar w:fldCharType="separate"/>
              </w:r>
              <w:r>
                <w:rPr>
                  <w:vanish w:val="false"/>
                </w:rPr>
                <w:tab/>
                <w:t>86</w:t>
              </w:r>
            </w:ins>
            <w:r>
              <w:rPr>
                <w:webHidden/>
              </w:rPr>
              <w:fldChar w:fldCharType="end"/>
            </w:r>
          </w:hyperlink>
        </w:p>
        <w:p>
          <w:pPr>
            <w:pStyle w:val="32"/>
            <w:tabs>
              <w:tab w:val="clear" w:pos="480"/>
              <w:tab w:val="right" w:pos="8255" w:leader="dot"/>
            </w:tabs>
            <w:rPr>
              <w:rFonts w:cs="Arial" w:cstheme="minorBidi"/>
              <w:ins w:id="494" w:author="Winston.Huang" w:date="2025-09-02T16:29:00Z"/>
              <w:kern w:val="2"/>
              <w:sz w:val="24"/>
            </w:rPr>
          </w:pPr>
          <w:hyperlink w:anchor="_Toc207723315">
            <w:ins w:id="492" w:author="Winston.Huang" w:date="2025-09-02T16:29:00Z">
              <w:r>
                <w:rPr>
                  <w:webHidden/>
                  <w:rFonts w:eastAsia="Aptos" w:cs="Aptos"/>
                </w:rPr>
                <w:t>Evidence</w:t>
              </w:r>
            </w:ins>
            <w:ins w:id="493" w:author="Winston.Huang" w:date="2025-09-02T16:29:00Z">
              <w:r>
                <w:rPr>
                  <w:webHidden/>
                </w:rPr>
                <w:fldChar w:fldCharType="begin"/>
              </w:r>
              <w:r>
                <w:rPr>
                  <w:webHidden/>
                </w:rPr>
                <w:instrText xml:space="preserve">PAGEREF _Toc207723315 \h</w:instrText>
              </w:r>
              <w:r>
                <w:rPr>
                  <w:webHidden/>
                </w:rPr>
                <w:fldChar w:fldCharType="separate"/>
              </w:r>
              <w:r>
                <w:rPr>
                  <w:vanish w:val="false"/>
                </w:rPr>
                <w:tab/>
                <w:t>87</w:t>
              </w:r>
            </w:ins>
            <w:r>
              <w:rPr>
                <w:webHidden/>
              </w:rPr>
              <w:fldChar w:fldCharType="end"/>
            </w:r>
          </w:hyperlink>
        </w:p>
        <w:p>
          <w:pPr>
            <w:pStyle w:val="32"/>
            <w:tabs>
              <w:tab w:val="clear" w:pos="480"/>
              <w:tab w:val="right" w:pos="8255" w:leader="dot"/>
            </w:tabs>
            <w:rPr>
              <w:rFonts w:cs="Arial" w:cstheme="minorBidi"/>
              <w:ins w:id="497" w:author="Winston.Huang" w:date="2025-09-02T16:29:00Z"/>
              <w:kern w:val="2"/>
              <w:sz w:val="24"/>
            </w:rPr>
          </w:pPr>
          <w:hyperlink w:anchor="_Toc207723316">
            <w:ins w:id="495" w:author="Winston.Huang" w:date="2025-09-02T16:29:00Z">
              <w:r>
                <w:rPr>
                  <w:webHidden/>
                  <w:rFonts w:eastAsia="Aptos" w:cs="Aptos"/>
                </w:rPr>
                <w:t>Detailed Setting Steps</w:t>
              </w:r>
            </w:ins>
            <w:ins w:id="496" w:author="Winston.Huang" w:date="2025-09-02T16:29:00Z">
              <w:r>
                <w:rPr>
                  <w:webHidden/>
                </w:rPr>
                <w:fldChar w:fldCharType="begin"/>
              </w:r>
              <w:r>
                <w:rPr>
                  <w:webHidden/>
                </w:rPr>
                <w:instrText xml:space="preserve">PAGEREF _Toc207723316 \h</w:instrText>
              </w:r>
              <w:r>
                <w:rPr>
                  <w:webHidden/>
                </w:rPr>
                <w:fldChar w:fldCharType="separate"/>
              </w:r>
              <w:r>
                <w:rPr>
                  <w:vanish w:val="false"/>
                </w:rPr>
                <w:tab/>
                <w:t>87</w:t>
              </w:r>
            </w:ins>
            <w:r>
              <w:rPr>
                <w:webHidden/>
              </w:rPr>
              <w:fldChar w:fldCharType="end"/>
            </w:r>
          </w:hyperlink>
        </w:p>
        <w:p>
          <w:pPr>
            <w:pStyle w:val="22"/>
            <w:tabs>
              <w:tab w:val="clear" w:pos="480"/>
              <w:tab w:val="right" w:pos="8255" w:leader="dot"/>
            </w:tabs>
            <w:rPr>
              <w:rFonts w:cs="Arial" w:cstheme="minorBidi"/>
              <w:ins w:id="500" w:author="Winston.Huang" w:date="2025-09-02T16:29:00Z"/>
              <w:kern w:val="2"/>
              <w:sz w:val="24"/>
            </w:rPr>
          </w:pPr>
          <w:hyperlink w:anchor="_Toc207723317">
            <w:ins w:id="498" w:author="Winston.Huang" w:date="2025-09-02T16:29:00Z">
              <w:r>
                <w:rPr>
                  <w:webHidden/>
                </w:rPr>
                <w:t>HDR 3.12 – Provisioning Product Supplier Roots of Trust</w:t>
              </w:r>
            </w:ins>
            <w:ins w:id="499" w:author="Winston.Huang" w:date="2025-09-02T16:29:00Z">
              <w:r>
                <w:rPr>
                  <w:webHidden/>
                </w:rPr>
                <w:fldChar w:fldCharType="begin"/>
              </w:r>
              <w:r>
                <w:rPr>
                  <w:webHidden/>
                </w:rPr>
                <w:instrText xml:space="preserve">PAGEREF _Toc207723317 \h</w:instrText>
              </w:r>
              <w:r>
                <w:rPr>
                  <w:webHidden/>
                </w:rPr>
                <w:fldChar w:fldCharType="separate"/>
              </w:r>
              <w:r>
                <w:rPr>
                  <w:vanish w:val="false"/>
                </w:rPr>
                <w:tab/>
                <w:t>89</w:t>
              </w:r>
            </w:ins>
            <w:r>
              <w:rPr>
                <w:webHidden/>
              </w:rPr>
              <w:fldChar w:fldCharType="end"/>
            </w:r>
          </w:hyperlink>
        </w:p>
        <w:p>
          <w:pPr>
            <w:pStyle w:val="32"/>
            <w:tabs>
              <w:tab w:val="clear" w:pos="480"/>
              <w:tab w:val="right" w:pos="8255" w:leader="dot"/>
            </w:tabs>
            <w:rPr>
              <w:rFonts w:cs="Arial" w:cstheme="minorBidi"/>
              <w:ins w:id="503" w:author="Winston.Huang" w:date="2025-09-02T16:29:00Z"/>
              <w:kern w:val="2"/>
              <w:sz w:val="24"/>
            </w:rPr>
          </w:pPr>
          <w:hyperlink w:anchor="_Toc207723318">
            <w:ins w:id="501" w:author="Winston.Huang" w:date="2025-09-02T16:29:00Z">
              <w:r>
                <w:rPr>
                  <w:webHidden/>
                  <w:rFonts w:eastAsia="Aptos" w:cs="Aptos"/>
                </w:rPr>
                <w:t>Statement</w:t>
              </w:r>
            </w:ins>
            <w:ins w:id="502" w:author="Winston.Huang" w:date="2025-09-02T16:29:00Z">
              <w:r>
                <w:rPr>
                  <w:webHidden/>
                </w:rPr>
                <w:fldChar w:fldCharType="begin"/>
              </w:r>
              <w:r>
                <w:rPr>
                  <w:webHidden/>
                </w:rPr>
                <w:instrText xml:space="preserve">PAGEREF _Toc207723318 \h</w:instrText>
              </w:r>
              <w:r>
                <w:rPr>
                  <w:webHidden/>
                </w:rPr>
                <w:fldChar w:fldCharType="separate"/>
              </w:r>
              <w:r>
                <w:rPr>
                  <w:vanish w:val="false"/>
                </w:rPr>
                <w:tab/>
                <w:t>89</w:t>
              </w:r>
            </w:ins>
            <w:r>
              <w:rPr>
                <w:webHidden/>
              </w:rPr>
              <w:fldChar w:fldCharType="end"/>
            </w:r>
          </w:hyperlink>
        </w:p>
        <w:p>
          <w:pPr>
            <w:pStyle w:val="32"/>
            <w:tabs>
              <w:tab w:val="clear" w:pos="480"/>
              <w:tab w:val="right" w:pos="8255" w:leader="dot"/>
            </w:tabs>
            <w:rPr>
              <w:rFonts w:cs="Arial" w:cstheme="minorBidi"/>
              <w:ins w:id="506" w:author="Winston.Huang" w:date="2025-09-02T16:29:00Z"/>
              <w:kern w:val="2"/>
              <w:sz w:val="24"/>
            </w:rPr>
          </w:pPr>
          <w:hyperlink w:anchor="_Toc207723319">
            <w:ins w:id="504" w:author="Winston.Huang" w:date="2025-09-02T16:29:00Z">
              <w:r>
                <w:rPr>
                  <w:webHidden/>
                  <w:rFonts w:eastAsia="Aptos" w:cs="Aptos"/>
                </w:rPr>
                <w:t>Evidence</w:t>
              </w:r>
            </w:ins>
            <w:ins w:id="505" w:author="Winston.Huang" w:date="2025-09-02T16:29:00Z">
              <w:r>
                <w:rPr>
                  <w:webHidden/>
                </w:rPr>
                <w:fldChar w:fldCharType="begin"/>
              </w:r>
              <w:r>
                <w:rPr>
                  <w:webHidden/>
                </w:rPr>
                <w:instrText xml:space="preserve">PAGEREF _Toc207723319 \h</w:instrText>
              </w:r>
              <w:r>
                <w:rPr>
                  <w:webHidden/>
                </w:rPr>
                <w:fldChar w:fldCharType="separate"/>
              </w:r>
              <w:r>
                <w:rPr>
                  <w:vanish w:val="false"/>
                </w:rPr>
                <w:tab/>
                <w:t>89</w:t>
              </w:r>
            </w:ins>
            <w:r>
              <w:rPr>
                <w:webHidden/>
              </w:rPr>
              <w:fldChar w:fldCharType="end"/>
            </w:r>
          </w:hyperlink>
        </w:p>
        <w:p>
          <w:pPr>
            <w:pStyle w:val="22"/>
            <w:tabs>
              <w:tab w:val="clear" w:pos="480"/>
              <w:tab w:val="right" w:pos="8255" w:leader="dot"/>
            </w:tabs>
            <w:rPr>
              <w:rFonts w:cs="Arial" w:cstheme="minorBidi"/>
              <w:ins w:id="509" w:author="Winston.Huang" w:date="2025-09-02T16:29:00Z"/>
              <w:kern w:val="2"/>
              <w:sz w:val="24"/>
            </w:rPr>
          </w:pPr>
          <w:hyperlink w:anchor="_Toc207723320">
            <w:ins w:id="507" w:author="Winston.Huang" w:date="2025-09-02T16:29:00Z">
              <w:r>
                <w:rPr>
                  <w:webHidden/>
                </w:rPr>
                <w:t>CR 3.13 – Provisioning Asset Owner Roots of Trust</w:t>
              </w:r>
            </w:ins>
            <w:ins w:id="508" w:author="Winston.Huang" w:date="2025-09-02T16:29:00Z">
              <w:r>
                <w:rPr>
                  <w:webHidden/>
                </w:rPr>
                <w:fldChar w:fldCharType="begin"/>
              </w:r>
              <w:r>
                <w:rPr>
                  <w:webHidden/>
                </w:rPr>
                <w:instrText xml:space="preserve">PAGEREF _Toc207723320 \h</w:instrText>
              </w:r>
              <w:r>
                <w:rPr>
                  <w:webHidden/>
                </w:rPr>
                <w:fldChar w:fldCharType="separate"/>
              </w:r>
              <w:r>
                <w:rPr>
                  <w:vanish w:val="false"/>
                </w:rPr>
                <w:tab/>
                <w:t>93</w:t>
              </w:r>
            </w:ins>
            <w:r>
              <w:rPr>
                <w:webHidden/>
              </w:rPr>
              <w:fldChar w:fldCharType="end"/>
            </w:r>
          </w:hyperlink>
        </w:p>
        <w:p>
          <w:pPr>
            <w:pStyle w:val="32"/>
            <w:tabs>
              <w:tab w:val="clear" w:pos="480"/>
              <w:tab w:val="right" w:pos="8255" w:leader="dot"/>
            </w:tabs>
            <w:rPr>
              <w:rFonts w:cs="Arial" w:cstheme="minorBidi"/>
              <w:ins w:id="512" w:author="Winston.Huang" w:date="2025-09-02T16:29:00Z"/>
              <w:kern w:val="2"/>
              <w:sz w:val="24"/>
            </w:rPr>
          </w:pPr>
          <w:hyperlink w:anchor="_Toc207723321">
            <w:ins w:id="510" w:author="Winston.Huang" w:date="2025-09-02T16:29:00Z">
              <w:r>
                <w:rPr>
                  <w:webHidden/>
                  <w:rFonts w:eastAsia="Aptos" w:cs="Aptos"/>
                </w:rPr>
                <w:t>Statement</w:t>
              </w:r>
            </w:ins>
            <w:ins w:id="511" w:author="Winston.Huang" w:date="2025-09-02T16:29:00Z">
              <w:r>
                <w:rPr>
                  <w:webHidden/>
                </w:rPr>
                <w:fldChar w:fldCharType="begin"/>
              </w:r>
              <w:r>
                <w:rPr>
                  <w:webHidden/>
                </w:rPr>
                <w:instrText xml:space="preserve">PAGEREF _Toc207723321 \h</w:instrText>
              </w:r>
              <w:r>
                <w:rPr>
                  <w:webHidden/>
                </w:rPr>
                <w:fldChar w:fldCharType="separate"/>
              </w:r>
              <w:r>
                <w:rPr>
                  <w:vanish w:val="false"/>
                </w:rPr>
                <w:tab/>
                <w:t>93</w:t>
              </w:r>
            </w:ins>
            <w:r>
              <w:rPr>
                <w:webHidden/>
              </w:rPr>
              <w:fldChar w:fldCharType="end"/>
            </w:r>
          </w:hyperlink>
        </w:p>
        <w:p>
          <w:pPr>
            <w:pStyle w:val="32"/>
            <w:tabs>
              <w:tab w:val="clear" w:pos="480"/>
              <w:tab w:val="right" w:pos="8255" w:leader="dot"/>
            </w:tabs>
            <w:rPr>
              <w:rFonts w:cs="Arial" w:cstheme="minorBidi"/>
              <w:ins w:id="515" w:author="Winston.Huang" w:date="2025-09-02T16:29:00Z"/>
              <w:kern w:val="2"/>
              <w:sz w:val="24"/>
            </w:rPr>
          </w:pPr>
          <w:hyperlink w:anchor="_Toc207723322">
            <w:ins w:id="513" w:author="Winston.Huang" w:date="2025-09-02T16:29:00Z">
              <w:r>
                <w:rPr>
                  <w:webHidden/>
                  <w:rFonts w:eastAsia="Aptos" w:cs="Aptos"/>
                </w:rPr>
                <w:t>Evidence</w:t>
              </w:r>
            </w:ins>
            <w:ins w:id="514" w:author="Winston.Huang" w:date="2025-09-02T16:29:00Z">
              <w:r>
                <w:rPr>
                  <w:webHidden/>
                </w:rPr>
                <w:fldChar w:fldCharType="begin"/>
              </w:r>
              <w:r>
                <w:rPr>
                  <w:webHidden/>
                </w:rPr>
                <w:instrText xml:space="preserve">PAGEREF _Toc207723322 \h</w:instrText>
              </w:r>
              <w:r>
                <w:rPr>
                  <w:webHidden/>
                </w:rPr>
                <w:fldChar w:fldCharType="separate"/>
              </w:r>
              <w:r>
                <w:rPr>
                  <w:vanish w:val="false"/>
                </w:rPr>
                <w:tab/>
                <w:t>93</w:t>
              </w:r>
            </w:ins>
            <w:r>
              <w:rPr>
                <w:webHidden/>
              </w:rPr>
              <w:fldChar w:fldCharType="end"/>
            </w:r>
          </w:hyperlink>
        </w:p>
        <w:p>
          <w:pPr>
            <w:pStyle w:val="32"/>
            <w:tabs>
              <w:tab w:val="clear" w:pos="480"/>
              <w:tab w:val="right" w:pos="8255" w:leader="dot"/>
            </w:tabs>
            <w:rPr>
              <w:rFonts w:cs="Arial" w:cstheme="minorBidi"/>
              <w:ins w:id="518" w:author="Winston.Huang" w:date="2025-09-02T16:29:00Z"/>
              <w:kern w:val="2"/>
              <w:sz w:val="24"/>
            </w:rPr>
          </w:pPr>
          <w:hyperlink w:anchor="_Toc207723323">
            <w:ins w:id="516" w:author="Winston.Huang" w:date="2025-09-02T16:29:00Z">
              <w:r>
                <w:rPr>
                  <w:webHidden/>
                  <w:rFonts w:eastAsia="Aptos" w:cs="Aptos"/>
                </w:rPr>
                <w:t>Detailed Setting Steps</w:t>
              </w:r>
            </w:ins>
            <w:ins w:id="517" w:author="Winston.Huang" w:date="2025-09-02T16:29:00Z">
              <w:r>
                <w:rPr>
                  <w:webHidden/>
                </w:rPr>
                <w:fldChar w:fldCharType="begin"/>
              </w:r>
              <w:r>
                <w:rPr>
                  <w:webHidden/>
                </w:rPr>
                <w:instrText xml:space="preserve">PAGEREF _Toc207723323 \h</w:instrText>
              </w:r>
              <w:r>
                <w:rPr>
                  <w:webHidden/>
                </w:rPr>
                <w:fldChar w:fldCharType="separate"/>
              </w:r>
              <w:r>
                <w:rPr>
                  <w:vanish w:val="false"/>
                </w:rPr>
                <w:tab/>
                <w:t>94</w:t>
              </w:r>
            </w:ins>
            <w:r>
              <w:rPr>
                <w:webHidden/>
              </w:rPr>
              <w:fldChar w:fldCharType="end"/>
            </w:r>
          </w:hyperlink>
        </w:p>
        <w:p>
          <w:pPr>
            <w:pStyle w:val="22"/>
            <w:tabs>
              <w:tab w:val="clear" w:pos="480"/>
              <w:tab w:val="right" w:pos="8255" w:leader="dot"/>
            </w:tabs>
            <w:rPr>
              <w:rFonts w:cs="Arial" w:cstheme="minorBidi"/>
              <w:ins w:id="521" w:author="Winston.Huang" w:date="2025-09-02T16:29:00Z"/>
              <w:kern w:val="2"/>
              <w:sz w:val="24"/>
            </w:rPr>
          </w:pPr>
          <w:hyperlink w:anchor="_Toc207723324">
            <w:ins w:id="519" w:author="Winston.Huang" w:date="2025-09-02T16:29:00Z">
              <w:r>
                <w:rPr>
                  <w:webHidden/>
                </w:rPr>
                <w:t>HDR 3.14 – Integrity of the Boot process</w:t>
              </w:r>
            </w:ins>
            <w:ins w:id="520" w:author="Winston.Huang" w:date="2025-09-02T16:29:00Z">
              <w:r>
                <w:rPr>
                  <w:webHidden/>
                </w:rPr>
                <w:fldChar w:fldCharType="begin"/>
              </w:r>
              <w:r>
                <w:rPr>
                  <w:webHidden/>
                </w:rPr>
                <w:instrText xml:space="preserve">PAGEREF _Toc207723324 \h</w:instrText>
              </w:r>
              <w:r>
                <w:rPr>
                  <w:webHidden/>
                </w:rPr>
                <w:fldChar w:fldCharType="separate"/>
              </w:r>
              <w:r>
                <w:rPr>
                  <w:vanish w:val="false"/>
                </w:rPr>
                <w:tab/>
                <w:t>95</w:t>
              </w:r>
            </w:ins>
            <w:r>
              <w:rPr>
                <w:webHidden/>
              </w:rPr>
              <w:fldChar w:fldCharType="end"/>
            </w:r>
          </w:hyperlink>
        </w:p>
        <w:p>
          <w:pPr>
            <w:pStyle w:val="32"/>
            <w:tabs>
              <w:tab w:val="clear" w:pos="480"/>
              <w:tab w:val="right" w:pos="8255" w:leader="dot"/>
            </w:tabs>
            <w:rPr>
              <w:rFonts w:cs="Arial" w:cstheme="minorBidi"/>
              <w:ins w:id="524" w:author="Winston.Huang" w:date="2025-09-02T16:29:00Z"/>
              <w:kern w:val="2"/>
              <w:sz w:val="24"/>
            </w:rPr>
          </w:pPr>
          <w:hyperlink w:anchor="_Toc207723325">
            <w:ins w:id="522" w:author="Winston.Huang" w:date="2025-09-02T16:29:00Z">
              <w:r>
                <w:rPr>
                  <w:webHidden/>
                  <w:rFonts w:eastAsia="Aptos" w:cs="Aptos"/>
                </w:rPr>
                <w:t>Statement</w:t>
              </w:r>
            </w:ins>
            <w:ins w:id="523" w:author="Winston.Huang" w:date="2025-09-02T16:29:00Z">
              <w:r>
                <w:rPr>
                  <w:webHidden/>
                </w:rPr>
                <w:fldChar w:fldCharType="begin"/>
              </w:r>
              <w:r>
                <w:rPr>
                  <w:webHidden/>
                </w:rPr>
                <w:instrText xml:space="preserve">PAGEREF _Toc207723325 \h</w:instrText>
              </w:r>
              <w:r>
                <w:rPr>
                  <w:webHidden/>
                </w:rPr>
                <w:fldChar w:fldCharType="separate"/>
              </w:r>
              <w:r>
                <w:rPr>
                  <w:vanish w:val="false"/>
                </w:rPr>
                <w:tab/>
                <w:t>95</w:t>
              </w:r>
            </w:ins>
            <w:r>
              <w:rPr>
                <w:webHidden/>
              </w:rPr>
              <w:fldChar w:fldCharType="end"/>
            </w:r>
          </w:hyperlink>
        </w:p>
        <w:p>
          <w:pPr>
            <w:pStyle w:val="32"/>
            <w:tabs>
              <w:tab w:val="clear" w:pos="480"/>
              <w:tab w:val="right" w:pos="8255" w:leader="dot"/>
            </w:tabs>
            <w:rPr>
              <w:rFonts w:cs="Arial" w:cstheme="minorBidi"/>
              <w:ins w:id="527" w:author="Winston.Huang" w:date="2025-09-02T16:29:00Z"/>
              <w:kern w:val="2"/>
              <w:sz w:val="24"/>
            </w:rPr>
          </w:pPr>
          <w:hyperlink w:anchor="_Toc207723326">
            <w:ins w:id="525" w:author="Winston.Huang" w:date="2025-09-02T16:29:00Z">
              <w:r>
                <w:rPr>
                  <w:webHidden/>
                </w:rPr>
                <w:t>Evidence</w:t>
              </w:r>
            </w:ins>
            <w:ins w:id="526" w:author="Winston.Huang" w:date="2025-09-02T16:29:00Z">
              <w:r>
                <w:rPr>
                  <w:webHidden/>
                </w:rPr>
                <w:fldChar w:fldCharType="begin"/>
              </w:r>
              <w:r>
                <w:rPr>
                  <w:webHidden/>
                </w:rPr>
                <w:instrText xml:space="preserve">PAGEREF _Toc207723326 \h</w:instrText>
              </w:r>
              <w:r>
                <w:rPr>
                  <w:webHidden/>
                </w:rPr>
                <w:fldChar w:fldCharType="separate"/>
              </w:r>
              <w:r>
                <w:rPr>
                  <w:vanish w:val="false"/>
                </w:rPr>
                <w:tab/>
                <w:t>95</w:t>
              </w:r>
            </w:ins>
            <w:r>
              <w:rPr>
                <w:webHidden/>
              </w:rPr>
              <w:fldChar w:fldCharType="end"/>
            </w:r>
          </w:hyperlink>
        </w:p>
        <w:p>
          <w:pPr>
            <w:pStyle w:val="32"/>
            <w:tabs>
              <w:tab w:val="clear" w:pos="480"/>
              <w:tab w:val="right" w:pos="8255" w:leader="dot"/>
            </w:tabs>
            <w:rPr>
              <w:rFonts w:cs="Arial" w:cstheme="minorBidi"/>
              <w:ins w:id="530" w:author="Winston.Huang" w:date="2025-09-02T16:29:00Z"/>
              <w:kern w:val="2"/>
              <w:sz w:val="24"/>
            </w:rPr>
          </w:pPr>
          <w:hyperlink w:anchor="_Toc207723327">
            <w:ins w:id="528" w:author="Winston.Huang" w:date="2025-09-02T16:29:00Z">
              <w:r>
                <w:rPr>
                  <w:webHidden/>
                  <w:rFonts w:eastAsia="Aptos" w:cs="Aptos"/>
                </w:rPr>
                <w:t>Detailed Setting Steps</w:t>
              </w:r>
            </w:ins>
            <w:ins w:id="529" w:author="Winston.Huang" w:date="2025-09-02T16:29:00Z">
              <w:r>
                <w:rPr>
                  <w:webHidden/>
                </w:rPr>
                <w:fldChar w:fldCharType="begin"/>
              </w:r>
              <w:r>
                <w:rPr>
                  <w:webHidden/>
                </w:rPr>
                <w:instrText xml:space="preserve">PAGEREF _Toc207723327 \h</w:instrText>
              </w:r>
              <w:r>
                <w:rPr>
                  <w:webHidden/>
                </w:rPr>
                <w:fldChar w:fldCharType="separate"/>
              </w:r>
              <w:r>
                <w:rPr>
                  <w:vanish w:val="false"/>
                </w:rPr>
                <w:tab/>
                <w:t>95</w:t>
              </w:r>
            </w:ins>
            <w:r>
              <w:rPr>
                <w:webHidden/>
              </w:rPr>
              <w:fldChar w:fldCharType="end"/>
            </w:r>
          </w:hyperlink>
        </w:p>
        <w:p>
          <w:pPr>
            <w:pStyle w:val="22"/>
            <w:tabs>
              <w:tab w:val="clear" w:pos="480"/>
              <w:tab w:val="right" w:pos="8255" w:leader="dot"/>
            </w:tabs>
            <w:rPr>
              <w:rFonts w:cs="Arial" w:cstheme="minorBidi"/>
              <w:ins w:id="537" w:author="Winston.Huang" w:date="2025-09-02T16:29:00Z"/>
              <w:kern w:val="2"/>
              <w:sz w:val="24"/>
            </w:rPr>
          </w:pPr>
          <w:hyperlink w:anchor="_Toc207723328">
            <w:ins w:id="531" w:author="Winston.Huang" w:date="2025-09-02T16:29:00Z">
              <w:r>
                <w:rPr>
                  <w:webHidden/>
                </w:rPr>
                <w:t>HDR 3.14</w:t>
              </w:r>
            </w:ins>
            <w:ins w:id="532" w:author="Winston.Huang" w:date="2025-09-02T16:29:00Z">
              <w:r>
                <w:rPr>
                  <w:rFonts w:eastAsia="Aptos" w:cs="Aptos"/>
                </w:rPr>
                <w:t xml:space="preserve"> </w:t>
              </w:r>
            </w:ins>
            <w:ins w:id="533" w:author="Winston.Huang" w:date="2025-09-02T16:29:00Z">
              <w:r>
                <w:rPr/>
                <w:t>(1)</w:t>
              </w:r>
            </w:ins>
            <w:ins w:id="534" w:author="Winston.Huang" w:date="2025-09-02T16:29:00Z">
              <w:r>
                <w:rPr>
                  <w:rFonts w:eastAsia="Aptos" w:cs="Aptos"/>
                </w:rPr>
                <w:t xml:space="preserve"> – </w:t>
              </w:r>
            </w:ins>
            <w:ins w:id="535" w:author="Winston.Huang" w:date="2025-09-02T16:29:00Z">
              <w:r>
                <w:rPr/>
                <w:t>Authenticity of the Boot process</w:t>
              </w:r>
            </w:ins>
            <w:ins w:id="536" w:author="Winston.Huang" w:date="2025-09-02T16:29:00Z">
              <w:r>
                <w:rPr>
                  <w:webHidden/>
                </w:rPr>
                <w:fldChar w:fldCharType="begin"/>
              </w:r>
              <w:r>
                <w:rPr>
                  <w:webHidden/>
                </w:rPr>
                <w:instrText xml:space="preserve">PAGEREF _Toc207723328 \h</w:instrText>
              </w:r>
              <w:r>
                <w:rPr>
                  <w:webHidden/>
                </w:rPr>
                <w:fldChar w:fldCharType="separate"/>
              </w:r>
              <w:r>
                <w:rPr>
                  <w:vanish w:val="false"/>
                </w:rPr>
                <w:tab/>
                <w:t>96</w:t>
              </w:r>
            </w:ins>
            <w:r>
              <w:rPr>
                <w:webHidden/>
              </w:rPr>
              <w:fldChar w:fldCharType="end"/>
            </w:r>
          </w:hyperlink>
        </w:p>
        <w:p>
          <w:pPr>
            <w:pStyle w:val="32"/>
            <w:tabs>
              <w:tab w:val="clear" w:pos="480"/>
              <w:tab w:val="right" w:pos="8255" w:leader="dot"/>
            </w:tabs>
            <w:rPr>
              <w:rFonts w:cs="Arial" w:cstheme="minorBidi"/>
              <w:ins w:id="540" w:author="Winston.Huang" w:date="2025-09-02T16:29:00Z"/>
              <w:kern w:val="2"/>
              <w:sz w:val="24"/>
            </w:rPr>
          </w:pPr>
          <w:hyperlink w:anchor="_Toc207723329">
            <w:ins w:id="538" w:author="Winston.Huang" w:date="2025-09-02T16:29:00Z">
              <w:r>
                <w:rPr>
                  <w:webHidden/>
                  <w:rFonts w:eastAsia="Aptos" w:cs="Aptos"/>
                </w:rPr>
                <w:t>Statement</w:t>
              </w:r>
            </w:ins>
            <w:ins w:id="539" w:author="Winston.Huang" w:date="2025-09-02T16:29:00Z">
              <w:r>
                <w:rPr>
                  <w:webHidden/>
                </w:rPr>
                <w:fldChar w:fldCharType="begin"/>
              </w:r>
              <w:r>
                <w:rPr>
                  <w:webHidden/>
                </w:rPr>
                <w:instrText xml:space="preserve">PAGEREF _Toc207723329 \h</w:instrText>
              </w:r>
              <w:r>
                <w:rPr>
                  <w:webHidden/>
                </w:rPr>
                <w:fldChar w:fldCharType="separate"/>
              </w:r>
              <w:r>
                <w:rPr>
                  <w:vanish w:val="false"/>
                </w:rPr>
                <w:tab/>
                <w:t>96</w:t>
              </w:r>
            </w:ins>
            <w:r>
              <w:rPr>
                <w:webHidden/>
              </w:rPr>
              <w:fldChar w:fldCharType="end"/>
            </w:r>
          </w:hyperlink>
        </w:p>
        <w:p>
          <w:pPr>
            <w:pStyle w:val="32"/>
            <w:tabs>
              <w:tab w:val="clear" w:pos="480"/>
              <w:tab w:val="right" w:pos="8255" w:leader="dot"/>
            </w:tabs>
            <w:rPr>
              <w:rFonts w:cs="Arial" w:cstheme="minorBidi"/>
              <w:ins w:id="543" w:author="Winston.Huang" w:date="2025-09-02T16:29:00Z"/>
              <w:kern w:val="2"/>
              <w:sz w:val="24"/>
            </w:rPr>
          </w:pPr>
          <w:hyperlink w:anchor="_Toc207723330">
            <w:ins w:id="541" w:author="Winston.Huang" w:date="2025-09-02T16:29:00Z">
              <w:r>
                <w:rPr>
                  <w:webHidden/>
                  <w:rFonts w:eastAsia="Aptos" w:cs="Aptos"/>
                </w:rPr>
                <w:t>Evidence</w:t>
              </w:r>
            </w:ins>
            <w:ins w:id="542" w:author="Winston.Huang" w:date="2025-09-02T16:29:00Z">
              <w:r>
                <w:rPr>
                  <w:webHidden/>
                </w:rPr>
                <w:fldChar w:fldCharType="begin"/>
              </w:r>
              <w:r>
                <w:rPr>
                  <w:webHidden/>
                </w:rPr>
                <w:instrText xml:space="preserve">PAGEREF _Toc207723330 \h</w:instrText>
              </w:r>
              <w:r>
                <w:rPr>
                  <w:webHidden/>
                </w:rPr>
                <w:fldChar w:fldCharType="separate"/>
              </w:r>
              <w:r>
                <w:rPr>
                  <w:vanish w:val="false"/>
                </w:rPr>
                <w:tab/>
                <w:t>96</w:t>
              </w:r>
            </w:ins>
            <w:r>
              <w:rPr>
                <w:webHidden/>
              </w:rPr>
              <w:fldChar w:fldCharType="end"/>
            </w:r>
          </w:hyperlink>
        </w:p>
        <w:p>
          <w:pPr>
            <w:pStyle w:val="32"/>
            <w:tabs>
              <w:tab w:val="clear" w:pos="480"/>
              <w:tab w:val="right" w:pos="8255" w:leader="dot"/>
            </w:tabs>
            <w:rPr>
              <w:rFonts w:cs="Arial" w:cstheme="minorBidi"/>
              <w:ins w:id="546" w:author="Winston.Huang" w:date="2025-09-02T16:29:00Z"/>
              <w:kern w:val="2"/>
              <w:sz w:val="24"/>
            </w:rPr>
          </w:pPr>
          <w:hyperlink w:anchor="_Toc207723331">
            <w:ins w:id="544" w:author="Winston.Huang" w:date="2025-09-02T16:29:00Z">
              <w:r>
                <w:rPr>
                  <w:webHidden/>
                  <w:rFonts w:eastAsia="Aptos" w:cs="Aptos"/>
                </w:rPr>
                <w:t>Supplementary Evidence</w:t>
              </w:r>
            </w:ins>
            <w:ins w:id="545" w:author="Winston.Huang" w:date="2025-09-02T16:29:00Z">
              <w:r>
                <w:rPr>
                  <w:webHidden/>
                </w:rPr>
                <w:fldChar w:fldCharType="begin"/>
              </w:r>
              <w:r>
                <w:rPr>
                  <w:webHidden/>
                </w:rPr>
                <w:instrText xml:space="preserve">PAGEREF _Toc207723331 \h</w:instrText>
              </w:r>
              <w:r>
                <w:rPr>
                  <w:webHidden/>
                </w:rPr>
                <w:fldChar w:fldCharType="separate"/>
              </w:r>
              <w:r>
                <w:rPr>
                  <w:vanish w:val="false"/>
                </w:rPr>
                <w:tab/>
                <w:t>97</w:t>
              </w:r>
            </w:ins>
            <w:r>
              <w:rPr>
                <w:webHidden/>
              </w:rPr>
              <w:fldChar w:fldCharType="end"/>
            </w:r>
          </w:hyperlink>
        </w:p>
        <w:p>
          <w:pPr>
            <w:pStyle w:val="32"/>
            <w:tabs>
              <w:tab w:val="clear" w:pos="480"/>
              <w:tab w:val="right" w:pos="8255" w:leader="dot"/>
            </w:tabs>
            <w:rPr>
              <w:rFonts w:cs="Arial" w:cstheme="minorBidi"/>
              <w:ins w:id="549" w:author="Winston.Huang" w:date="2025-09-02T16:29:00Z"/>
              <w:kern w:val="2"/>
              <w:sz w:val="24"/>
            </w:rPr>
          </w:pPr>
          <w:hyperlink w:anchor="_Toc207723332">
            <w:ins w:id="547" w:author="Winston.Huang" w:date="2025-09-02T16:29:00Z">
              <w:r>
                <w:rPr>
                  <w:webHidden/>
                  <w:rFonts w:eastAsia="Aptos" w:cs="Aptos"/>
                </w:rPr>
                <w:t>Cryptographic Algorithm Clarification</w:t>
              </w:r>
            </w:ins>
            <w:ins w:id="548" w:author="Winston.Huang" w:date="2025-09-02T16:29:00Z">
              <w:r>
                <w:rPr>
                  <w:webHidden/>
                </w:rPr>
                <w:fldChar w:fldCharType="begin"/>
              </w:r>
              <w:r>
                <w:rPr>
                  <w:webHidden/>
                </w:rPr>
                <w:instrText xml:space="preserve">PAGEREF _Toc207723332 \h</w:instrText>
              </w:r>
              <w:r>
                <w:rPr>
                  <w:webHidden/>
                </w:rPr>
                <w:fldChar w:fldCharType="separate"/>
              </w:r>
              <w:r>
                <w:rPr>
                  <w:vanish w:val="false"/>
                </w:rPr>
                <w:tab/>
                <w:t>98</w:t>
              </w:r>
            </w:ins>
            <w:r>
              <w:rPr>
                <w:webHidden/>
              </w:rPr>
              <w:fldChar w:fldCharType="end"/>
            </w:r>
          </w:hyperlink>
        </w:p>
        <w:p>
          <w:pPr>
            <w:pStyle w:val="13"/>
            <w:rPr>
              <w:rFonts w:cs="Arial" w:cstheme="minorBidi"/>
              <w:ins w:id="552" w:author="Winston.Huang" w:date="2025-09-02T16:29:00Z"/>
              <w:kern w:val="2"/>
              <w:sz w:val="24"/>
            </w:rPr>
          </w:pPr>
          <w:hyperlink w:anchor="_Toc207723333">
            <w:ins w:id="550" w:author="Winston.Huang" w:date="2025-09-02T16:29:00Z">
              <w:r>
                <w:rPr>
                  <w:webHidden/>
                </w:rPr>
                <w:t>FR4 – Data Confidentiality</w:t>
              </w:r>
            </w:ins>
            <w:ins w:id="551" w:author="Winston.Huang" w:date="2025-09-02T16:29:00Z">
              <w:r>
                <w:rPr>
                  <w:webHidden/>
                </w:rPr>
                <w:fldChar w:fldCharType="begin"/>
              </w:r>
              <w:r>
                <w:rPr>
                  <w:webHidden/>
                </w:rPr>
                <w:instrText xml:space="preserve">PAGEREF _Toc207723333 \h</w:instrText>
              </w:r>
              <w:r>
                <w:rPr>
                  <w:webHidden/>
                </w:rPr>
                <w:fldChar w:fldCharType="separate"/>
              </w:r>
              <w:r>
                <w:rPr>
                  <w:vanish w:val="false"/>
                </w:rPr>
                <w:tab/>
                <w:t>98</w:t>
              </w:r>
            </w:ins>
            <w:r>
              <w:rPr>
                <w:webHidden/>
              </w:rPr>
              <w:fldChar w:fldCharType="end"/>
            </w:r>
          </w:hyperlink>
        </w:p>
        <w:p>
          <w:pPr>
            <w:pStyle w:val="22"/>
            <w:tabs>
              <w:tab w:val="clear" w:pos="480"/>
              <w:tab w:val="right" w:pos="8255" w:leader="dot"/>
            </w:tabs>
            <w:rPr>
              <w:rFonts w:cs="Arial" w:cstheme="minorBidi"/>
              <w:ins w:id="555" w:author="Winston.Huang" w:date="2025-09-02T16:29:00Z"/>
              <w:kern w:val="2"/>
              <w:sz w:val="24"/>
            </w:rPr>
          </w:pPr>
          <w:hyperlink w:anchor="_Toc207723334">
            <w:ins w:id="553" w:author="Winston.Huang" w:date="2025-09-02T16:29:00Z">
              <w:r>
                <w:rPr>
                  <w:webHidden/>
                </w:rPr>
                <w:t>CR 4.1– Information Confidentiality</w:t>
              </w:r>
            </w:ins>
            <w:ins w:id="554" w:author="Winston.Huang" w:date="2025-09-02T16:29:00Z">
              <w:r>
                <w:rPr>
                  <w:webHidden/>
                </w:rPr>
                <w:fldChar w:fldCharType="begin"/>
              </w:r>
              <w:r>
                <w:rPr>
                  <w:webHidden/>
                </w:rPr>
                <w:instrText xml:space="preserve">PAGEREF _Toc207723334 \h</w:instrText>
              </w:r>
              <w:r>
                <w:rPr>
                  <w:webHidden/>
                </w:rPr>
                <w:fldChar w:fldCharType="separate"/>
              </w:r>
              <w:r>
                <w:rPr>
                  <w:vanish w:val="false"/>
                </w:rPr>
                <w:tab/>
                <w:t>98</w:t>
              </w:r>
            </w:ins>
            <w:r>
              <w:rPr>
                <w:webHidden/>
              </w:rPr>
              <w:fldChar w:fldCharType="end"/>
            </w:r>
          </w:hyperlink>
        </w:p>
        <w:p>
          <w:pPr>
            <w:pStyle w:val="32"/>
            <w:tabs>
              <w:tab w:val="clear" w:pos="480"/>
              <w:tab w:val="right" w:pos="8255" w:leader="dot"/>
            </w:tabs>
            <w:rPr>
              <w:rFonts w:cs="Arial" w:cstheme="minorBidi"/>
              <w:ins w:id="558" w:author="Winston.Huang" w:date="2025-09-02T16:29:00Z"/>
              <w:kern w:val="2"/>
              <w:sz w:val="24"/>
            </w:rPr>
          </w:pPr>
          <w:hyperlink w:anchor="_Toc207723335">
            <w:ins w:id="556" w:author="Winston.Huang" w:date="2025-09-02T16:29:00Z">
              <w:r>
                <w:rPr>
                  <w:webHidden/>
                  <w:rFonts w:eastAsia="Aptos" w:cs="Aptos"/>
                </w:rPr>
                <w:t>Statement</w:t>
              </w:r>
            </w:ins>
            <w:ins w:id="557" w:author="Winston.Huang" w:date="2025-09-02T16:29:00Z">
              <w:r>
                <w:rPr>
                  <w:webHidden/>
                </w:rPr>
                <w:fldChar w:fldCharType="begin"/>
              </w:r>
              <w:r>
                <w:rPr>
                  <w:webHidden/>
                </w:rPr>
                <w:instrText xml:space="preserve">PAGEREF _Toc207723335 \h</w:instrText>
              </w:r>
              <w:r>
                <w:rPr>
                  <w:webHidden/>
                </w:rPr>
                <w:fldChar w:fldCharType="separate"/>
              </w:r>
              <w:r>
                <w:rPr>
                  <w:vanish w:val="false"/>
                </w:rPr>
                <w:tab/>
                <w:t>98</w:t>
              </w:r>
            </w:ins>
            <w:r>
              <w:rPr>
                <w:webHidden/>
              </w:rPr>
              <w:fldChar w:fldCharType="end"/>
            </w:r>
          </w:hyperlink>
        </w:p>
        <w:p>
          <w:pPr>
            <w:pStyle w:val="32"/>
            <w:tabs>
              <w:tab w:val="clear" w:pos="480"/>
              <w:tab w:val="right" w:pos="8255" w:leader="dot"/>
            </w:tabs>
            <w:rPr>
              <w:rFonts w:cs="Arial" w:cstheme="minorBidi"/>
              <w:ins w:id="561" w:author="Winston.Huang" w:date="2025-09-02T16:29:00Z"/>
              <w:kern w:val="2"/>
              <w:sz w:val="24"/>
            </w:rPr>
          </w:pPr>
          <w:hyperlink w:anchor="_Toc207723336">
            <w:ins w:id="559" w:author="Winston.Huang" w:date="2025-09-02T16:29:00Z">
              <w:r>
                <w:rPr>
                  <w:webHidden/>
                  <w:rFonts w:eastAsia="Aptos" w:cs="Aptos"/>
                </w:rPr>
                <w:t>Evidence</w:t>
              </w:r>
            </w:ins>
            <w:ins w:id="560" w:author="Winston.Huang" w:date="2025-09-02T16:29:00Z">
              <w:r>
                <w:rPr>
                  <w:webHidden/>
                </w:rPr>
                <w:fldChar w:fldCharType="begin"/>
              </w:r>
              <w:r>
                <w:rPr>
                  <w:webHidden/>
                </w:rPr>
                <w:instrText xml:space="preserve">PAGEREF _Toc207723336 \h</w:instrText>
              </w:r>
              <w:r>
                <w:rPr>
                  <w:webHidden/>
                </w:rPr>
                <w:fldChar w:fldCharType="separate"/>
              </w:r>
              <w:r>
                <w:rPr>
                  <w:vanish w:val="false"/>
                </w:rPr>
                <w:tab/>
                <w:t>98</w:t>
              </w:r>
            </w:ins>
            <w:r>
              <w:rPr>
                <w:webHidden/>
              </w:rPr>
              <w:fldChar w:fldCharType="end"/>
            </w:r>
          </w:hyperlink>
        </w:p>
        <w:p>
          <w:pPr>
            <w:pStyle w:val="32"/>
            <w:tabs>
              <w:tab w:val="clear" w:pos="480"/>
              <w:tab w:val="right" w:pos="8255" w:leader="dot"/>
            </w:tabs>
            <w:rPr>
              <w:rFonts w:cs="Arial" w:cstheme="minorBidi"/>
              <w:ins w:id="564" w:author="Winston.Huang" w:date="2025-09-02T16:29:00Z"/>
              <w:kern w:val="2"/>
              <w:sz w:val="24"/>
            </w:rPr>
          </w:pPr>
          <w:hyperlink w:anchor="_Toc207723337">
            <w:ins w:id="562" w:author="Winston.Huang" w:date="2025-09-02T16:29:00Z">
              <w:r>
                <w:rPr>
                  <w:webHidden/>
                  <w:rFonts w:eastAsia="Aptos" w:cs="Aptos"/>
                </w:rPr>
                <w:t>Detailed Setting Steps</w:t>
              </w:r>
            </w:ins>
            <w:ins w:id="563" w:author="Winston.Huang" w:date="2025-09-02T16:29:00Z">
              <w:r>
                <w:rPr>
                  <w:webHidden/>
                </w:rPr>
                <w:fldChar w:fldCharType="begin"/>
              </w:r>
              <w:r>
                <w:rPr>
                  <w:webHidden/>
                </w:rPr>
                <w:instrText xml:space="preserve">PAGEREF _Toc207723337 \h</w:instrText>
              </w:r>
              <w:r>
                <w:rPr>
                  <w:webHidden/>
                </w:rPr>
                <w:fldChar w:fldCharType="separate"/>
              </w:r>
              <w:r>
                <w:rPr>
                  <w:vanish w:val="false"/>
                </w:rPr>
                <w:tab/>
                <w:t>99</w:t>
              </w:r>
            </w:ins>
            <w:r>
              <w:rPr>
                <w:webHidden/>
              </w:rPr>
              <w:fldChar w:fldCharType="end"/>
            </w:r>
          </w:hyperlink>
        </w:p>
        <w:p>
          <w:pPr>
            <w:pStyle w:val="22"/>
            <w:tabs>
              <w:tab w:val="clear" w:pos="480"/>
              <w:tab w:val="right" w:pos="8255" w:leader="dot"/>
            </w:tabs>
            <w:rPr>
              <w:rFonts w:cs="Arial" w:cstheme="minorBidi"/>
              <w:ins w:id="567" w:author="Winston.Huang" w:date="2025-09-02T16:29:00Z"/>
              <w:kern w:val="2"/>
              <w:sz w:val="24"/>
            </w:rPr>
          </w:pPr>
          <w:hyperlink w:anchor="_Toc207723338">
            <w:ins w:id="565" w:author="Winston.Huang" w:date="2025-09-02T16:29:00Z">
              <w:r>
                <w:rPr>
                  <w:webHidden/>
                  <w:rFonts w:eastAsia="Aptos Display" w:cs="Aptos Display" w:ascii="Aptos Display" w:hAnsi="Aptos Display"/>
                </w:rPr>
                <w:t>CR 4.2 – Information Persistence</w:t>
              </w:r>
            </w:ins>
            <w:ins w:id="566" w:author="Winston.Huang" w:date="2025-09-02T16:29:00Z">
              <w:r>
                <w:rPr>
                  <w:webHidden/>
                </w:rPr>
                <w:fldChar w:fldCharType="begin"/>
              </w:r>
              <w:r>
                <w:rPr>
                  <w:webHidden/>
                </w:rPr>
                <w:instrText xml:space="preserve">PAGEREF _Toc207723338 \h</w:instrText>
              </w:r>
              <w:r>
                <w:rPr>
                  <w:webHidden/>
                </w:rPr>
                <w:fldChar w:fldCharType="separate"/>
              </w:r>
              <w:r>
                <w:rPr>
                  <w:vanish w:val="false"/>
                </w:rPr>
                <w:tab/>
                <w:t>99</w:t>
              </w:r>
            </w:ins>
            <w:r>
              <w:rPr>
                <w:webHidden/>
              </w:rPr>
              <w:fldChar w:fldCharType="end"/>
            </w:r>
          </w:hyperlink>
        </w:p>
        <w:p>
          <w:pPr>
            <w:pStyle w:val="32"/>
            <w:tabs>
              <w:tab w:val="clear" w:pos="480"/>
              <w:tab w:val="right" w:pos="8255" w:leader="dot"/>
            </w:tabs>
            <w:rPr>
              <w:rFonts w:cs="Arial" w:cstheme="minorBidi"/>
              <w:ins w:id="570" w:author="Winston.Huang" w:date="2025-09-02T16:29:00Z"/>
              <w:kern w:val="2"/>
              <w:sz w:val="24"/>
            </w:rPr>
          </w:pPr>
          <w:hyperlink w:anchor="_Toc207723339">
            <w:ins w:id="568" w:author="Winston.Huang" w:date="2025-09-02T16:29:00Z">
              <w:r>
                <w:rPr>
                  <w:webHidden/>
                  <w:rFonts w:eastAsia="Aptos" w:cs="Aptos"/>
                </w:rPr>
                <w:t>Statement</w:t>
              </w:r>
            </w:ins>
            <w:ins w:id="569" w:author="Winston.Huang" w:date="2025-09-02T16:29:00Z">
              <w:r>
                <w:rPr>
                  <w:webHidden/>
                </w:rPr>
                <w:fldChar w:fldCharType="begin"/>
              </w:r>
              <w:r>
                <w:rPr>
                  <w:webHidden/>
                </w:rPr>
                <w:instrText xml:space="preserve">PAGEREF _Toc207723339 \h</w:instrText>
              </w:r>
              <w:r>
                <w:rPr>
                  <w:webHidden/>
                </w:rPr>
                <w:fldChar w:fldCharType="separate"/>
              </w:r>
              <w:r>
                <w:rPr>
                  <w:vanish w:val="false"/>
                </w:rPr>
                <w:tab/>
                <w:t>100</w:t>
              </w:r>
            </w:ins>
            <w:r>
              <w:rPr>
                <w:webHidden/>
              </w:rPr>
              <w:fldChar w:fldCharType="end"/>
            </w:r>
          </w:hyperlink>
        </w:p>
        <w:p>
          <w:pPr>
            <w:pStyle w:val="32"/>
            <w:tabs>
              <w:tab w:val="clear" w:pos="480"/>
              <w:tab w:val="right" w:pos="8255" w:leader="dot"/>
            </w:tabs>
            <w:rPr>
              <w:rFonts w:cs="Arial" w:cstheme="minorBidi"/>
              <w:ins w:id="573" w:author="Winston.Huang" w:date="2025-09-02T16:29:00Z"/>
              <w:kern w:val="2"/>
              <w:sz w:val="24"/>
            </w:rPr>
          </w:pPr>
          <w:hyperlink w:anchor="_Toc207723340">
            <w:ins w:id="571" w:author="Winston.Huang" w:date="2025-09-02T16:29:00Z">
              <w:r>
                <w:rPr>
                  <w:webHidden/>
                  <w:rFonts w:eastAsia="Aptos" w:cs="Aptos"/>
                </w:rPr>
                <w:t>Evidence</w:t>
              </w:r>
            </w:ins>
            <w:ins w:id="572" w:author="Winston.Huang" w:date="2025-09-02T16:29:00Z">
              <w:r>
                <w:rPr>
                  <w:webHidden/>
                </w:rPr>
                <w:fldChar w:fldCharType="begin"/>
              </w:r>
              <w:r>
                <w:rPr>
                  <w:webHidden/>
                </w:rPr>
                <w:instrText xml:space="preserve">PAGEREF _Toc207723340 \h</w:instrText>
              </w:r>
              <w:r>
                <w:rPr>
                  <w:webHidden/>
                </w:rPr>
                <w:fldChar w:fldCharType="separate"/>
              </w:r>
              <w:r>
                <w:rPr>
                  <w:vanish w:val="false"/>
                </w:rPr>
                <w:tab/>
                <w:t>100</w:t>
              </w:r>
            </w:ins>
            <w:r>
              <w:rPr>
                <w:webHidden/>
              </w:rPr>
              <w:fldChar w:fldCharType="end"/>
            </w:r>
          </w:hyperlink>
        </w:p>
        <w:p>
          <w:pPr>
            <w:pStyle w:val="32"/>
            <w:tabs>
              <w:tab w:val="clear" w:pos="480"/>
              <w:tab w:val="right" w:pos="8255" w:leader="dot"/>
            </w:tabs>
            <w:rPr>
              <w:rFonts w:cs="Arial" w:cstheme="minorBidi"/>
              <w:ins w:id="576" w:author="Winston.Huang" w:date="2025-09-02T16:29:00Z"/>
              <w:kern w:val="2"/>
              <w:sz w:val="24"/>
            </w:rPr>
          </w:pPr>
          <w:hyperlink w:anchor="_Toc207723341">
            <w:ins w:id="574" w:author="Winston.Huang" w:date="2025-09-02T16:29:00Z">
              <w:r>
                <w:rPr>
                  <w:webHidden/>
                  <w:rFonts w:eastAsia="Aptos" w:cs="Aptos"/>
                </w:rPr>
                <w:t>Detailed Setting Steps</w:t>
              </w:r>
            </w:ins>
            <w:ins w:id="575" w:author="Winston.Huang" w:date="2025-09-02T16:29:00Z">
              <w:r>
                <w:rPr>
                  <w:webHidden/>
                </w:rPr>
                <w:fldChar w:fldCharType="begin"/>
              </w:r>
              <w:r>
                <w:rPr>
                  <w:webHidden/>
                </w:rPr>
                <w:instrText xml:space="preserve">PAGEREF _Toc207723341 \h</w:instrText>
              </w:r>
              <w:r>
                <w:rPr>
                  <w:webHidden/>
                </w:rPr>
                <w:fldChar w:fldCharType="separate"/>
              </w:r>
              <w:r>
                <w:rPr>
                  <w:vanish w:val="false"/>
                </w:rPr>
                <w:tab/>
                <w:t>100</w:t>
              </w:r>
            </w:ins>
            <w:r>
              <w:rPr>
                <w:webHidden/>
              </w:rPr>
              <w:fldChar w:fldCharType="end"/>
            </w:r>
          </w:hyperlink>
        </w:p>
        <w:p>
          <w:pPr>
            <w:pStyle w:val="22"/>
            <w:tabs>
              <w:tab w:val="clear" w:pos="480"/>
              <w:tab w:val="right" w:pos="8255" w:leader="dot"/>
            </w:tabs>
            <w:rPr>
              <w:rFonts w:cs="Arial" w:cstheme="minorBidi"/>
              <w:ins w:id="579" w:author="Winston.Huang" w:date="2025-09-02T16:29:00Z"/>
              <w:kern w:val="2"/>
              <w:sz w:val="24"/>
            </w:rPr>
          </w:pPr>
          <w:hyperlink w:anchor="_Toc207723342">
            <w:ins w:id="577" w:author="Winston.Huang" w:date="2025-09-02T16:29:00Z">
              <w:r>
                <w:rPr>
                  <w:webHidden/>
                </w:rPr>
                <w:t>CR 4.3 – Use of Cryptography</w:t>
              </w:r>
            </w:ins>
            <w:ins w:id="578" w:author="Winston.Huang" w:date="2025-09-02T16:29:00Z">
              <w:r>
                <w:rPr>
                  <w:webHidden/>
                </w:rPr>
                <w:fldChar w:fldCharType="begin"/>
              </w:r>
              <w:r>
                <w:rPr>
                  <w:webHidden/>
                </w:rPr>
                <w:instrText xml:space="preserve">PAGEREF _Toc207723342 \h</w:instrText>
              </w:r>
              <w:r>
                <w:rPr>
                  <w:webHidden/>
                </w:rPr>
                <w:fldChar w:fldCharType="separate"/>
              </w:r>
              <w:r>
                <w:rPr>
                  <w:vanish w:val="false"/>
                </w:rPr>
                <w:tab/>
                <w:t>102</w:t>
              </w:r>
            </w:ins>
            <w:r>
              <w:rPr>
                <w:webHidden/>
              </w:rPr>
              <w:fldChar w:fldCharType="end"/>
            </w:r>
          </w:hyperlink>
        </w:p>
        <w:p>
          <w:pPr>
            <w:pStyle w:val="32"/>
            <w:tabs>
              <w:tab w:val="clear" w:pos="480"/>
              <w:tab w:val="right" w:pos="8255" w:leader="dot"/>
            </w:tabs>
            <w:rPr>
              <w:rFonts w:cs="Arial" w:cstheme="minorBidi"/>
              <w:ins w:id="582" w:author="Winston.Huang" w:date="2025-09-02T16:29:00Z"/>
              <w:kern w:val="2"/>
              <w:sz w:val="24"/>
            </w:rPr>
          </w:pPr>
          <w:hyperlink w:anchor="_Toc207723343">
            <w:ins w:id="580" w:author="Winston.Huang" w:date="2025-09-02T16:29:00Z">
              <w:r>
                <w:rPr>
                  <w:webHidden/>
                  <w:rFonts w:eastAsia="Aptos" w:cs="Aptos"/>
                </w:rPr>
                <w:t>Statement</w:t>
              </w:r>
            </w:ins>
            <w:ins w:id="581" w:author="Winston.Huang" w:date="2025-09-02T16:29:00Z">
              <w:r>
                <w:rPr>
                  <w:webHidden/>
                </w:rPr>
                <w:fldChar w:fldCharType="begin"/>
              </w:r>
              <w:r>
                <w:rPr>
                  <w:webHidden/>
                </w:rPr>
                <w:instrText xml:space="preserve">PAGEREF _Toc207723343 \h</w:instrText>
              </w:r>
              <w:r>
                <w:rPr>
                  <w:webHidden/>
                </w:rPr>
                <w:fldChar w:fldCharType="separate"/>
              </w:r>
              <w:r>
                <w:rPr>
                  <w:vanish w:val="false"/>
                </w:rPr>
                <w:tab/>
                <w:t>102</w:t>
              </w:r>
            </w:ins>
            <w:r>
              <w:rPr>
                <w:webHidden/>
              </w:rPr>
              <w:fldChar w:fldCharType="end"/>
            </w:r>
          </w:hyperlink>
        </w:p>
        <w:p>
          <w:pPr>
            <w:pStyle w:val="32"/>
            <w:tabs>
              <w:tab w:val="clear" w:pos="480"/>
              <w:tab w:val="right" w:pos="8255" w:leader="dot"/>
            </w:tabs>
            <w:rPr>
              <w:rFonts w:cs="Arial" w:cstheme="minorBidi"/>
              <w:ins w:id="585" w:author="Winston.Huang" w:date="2025-09-02T16:29:00Z"/>
              <w:kern w:val="2"/>
              <w:sz w:val="24"/>
            </w:rPr>
          </w:pPr>
          <w:hyperlink w:anchor="_Toc207723344">
            <w:ins w:id="583" w:author="Winston.Huang" w:date="2025-09-02T16:29:00Z">
              <w:r>
                <w:rPr>
                  <w:webHidden/>
                  <w:rFonts w:eastAsia="Aptos" w:cs="Aptos"/>
                </w:rPr>
                <w:t>Evidence</w:t>
              </w:r>
            </w:ins>
            <w:ins w:id="584" w:author="Winston.Huang" w:date="2025-09-02T16:29:00Z">
              <w:r>
                <w:rPr>
                  <w:webHidden/>
                </w:rPr>
                <w:fldChar w:fldCharType="begin"/>
              </w:r>
              <w:r>
                <w:rPr>
                  <w:webHidden/>
                </w:rPr>
                <w:instrText xml:space="preserve">PAGEREF _Toc207723344 \h</w:instrText>
              </w:r>
              <w:r>
                <w:rPr>
                  <w:webHidden/>
                </w:rPr>
                <w:fldChar w:fldCharType="separate"/>
              </w:r>
              <w:r>
                <w:rPr>
                  <w:vanish w:val="false"/>
                </w:rPr>
                <w:tab/>
                <w:t>103</w:t>
              </w:r>
            </w:ins>
            <w:r>
              <w:rPr>
                <w:webHidden/>
              </w:rPr>
              <w:fldChar w:fldCharType="end"/>
            </w:r>
          </w:hyperlink>
        </w:p>
        <w:p>
          <w:pPr>
            <w:pStyle w:val="32"/>
            <w:tabs>
              <w:tab w:val="clear" w:pos="480"/>
              <w:tab w:val="right" w:pos="8255" w:leader="dot"/>
            </w:tabs>
            <w:rPr>
              <w:rFonts w:cs="Arial" w:cstheme="minorBidi"/>
              <w:ins w:id="588" w:author="Winston.Huang" w:date="2025-09-02T16:29:00Z"/>
              <w:kern w:val="2"/>
              <w:sz w:val="24"/>
            </w:rPr>
          </w:pPr>
          <w:hyperlink w:anchor="_Toc207723345">
            <w:ins w:id="586" w:author="Winston.Huang" w:date="2025-09-02T16:29:00Z">
              <w:r>
                <w:rPr>
                  <w:webHidden/>
                  <w:rFonts w:eastAsia="Aptos" w:cs="Aptos"/>
                </w:rPr>
                <w:t>Detailed Setting Steps</w:t>
              </w:r>
            </w:ins>
            <w:ins w:id="587" w:author="Winston.Huang" w:date="2025-09-02T16:29:00Z">
              <w:r>
                <w:rPr>
                  <w:webHidden/>
                </w:rPr>
                <w:fldChar w:fldCharType="begin"/>
              </w:r>
              <w:r>
                <w:rPr>
                  <w:webHidden/>
                </w:rPr>
                <w:instrText xml:space="preserve">PAGEREF _Toc207723345 \h</w:instrText>
              </w:r>
              <w:r>
                <w:rPr>
                  <w:webHidden/>
                </w:rPr>
                <w:fldChar w:fldCharType="separate"/>
              </w:r>
              <w:r>
                <w:rPr>
                  <w:vanish w:val="false"/>
                </w:rPr>
                <w:tab/>
                <w:t>103</w:t>
              </w:r>
            </w:ins>
            <w:r>
              <w:rPr>
                <w:webHidden/>
              </w:rPr>
              <w:fldChar w:fldCharType="end"/>
            </w:r>
          </w:hyperlink>
        </w:p>
        <w:p>
          <w:pPr>
            <w:pStyle w:val="13"/>
            <w:rPr>
              <w:rFonts w:cs="Arial" w:cstheme="minorBidi"/>
              <w:ins w:id="591" w:author="Winston.Huang" w:date="2025-09-02T16:29:00Z"/>
              <w:kern w:val="2"/>
              <w:sz w:val="24"/>
            </w:rPr>
          </w:pPr>
          <w:hyperlink w:anchor="_Toc207723346">
            <w:ins w:id="589" w:author="Winston.Huang" w:date="2025-09-02T16:29:00Z">
              <w:r>
                <w:rPr>
                  <w:webHidden/>
                </w:rPr>
                <w:t>FR5 – Restricted data flow</w:t>
              </w:r>
            </w:ins>
            <w:ins w:id="590" w:author="Winston.Huang" w:date="2025-09-02T16:29:00Z">
              <w:r>
                <w:rPr>
                  <w:webHidden/>
                </w:rPr>
                <w:fldChar w:fldCharType="begin"/>
              </w:r>
              <w:r>
                <w:rPr>
                  <w:webHidden/>
                </w:rPr>
                <w:instrText xml:space="preserve">PAGEREF _Toc207723346 \h</w:instrText>
              </w:r>
              <w:r>
                <w:rPr>
                  <w:webHidden/>
                </w:rPr>
                <w:fldChar w:fldCharType="separate"/>
              </w:r>
              <w:r>
                <w:rPr>
                  <w:vanish w:val="false"/>
                </w:rPr>
                <w:tab/>
                <w:t>105</w:t>
              </w:r>
            </w:ins>
            <w:r>
              <w:rPr>
                <w:webHidden/>
              </w:rPr>
              <w:fldChar w:fldCharType="end"/>
            </w:r>
          </w:hyperlink>
        </w:p>
        <w:p>
          <w:pPr>
            <w:pStyle w:val="22"/>
            <w:tabs>
              <w:tab w:val="clear" w:pos="480"/>
              <w:tab w:val="right" w:pos="8255" w:leader="dot"/>
            </w:tabs>
            <w:rPr>
              <w:rFonts w:cs="Arial" w:cstheme="minorBidi"/>
              <w:ins w:id="594" w:author="Winston.Huang" w:date="2025-09-02T16:29:00Z"/>
              <w:kern w:val="2"/>
              <w:sz w:val="24"/>
            </w:rPr>
          </w:pPr>
          <w:hyperlink w:anchor="_Toc207723347">
            <w:ins w:id="592" w:author="Winston.Huang" w:date="2025-09-02T16:29:00Z">
              <w:r>
                <w:rPr>
                  <w:webHidden/>
                </w:rPr>
                <w:t>CR 5.1 – Network Segmentation</w:t>
              </w:r>
            </w:ins>
            <w:ins w:id="593" w:author="Winston.Huang" w:date="2025-09-02T16:29:00Z">
              <w:r>
                <w:rPr>
                  <w:webHidden/>
                </w:rPr>
                <w:fldChar w:fldCharType="begin"/>
              </w:r>
              <w:r>
                <w:rPr>
                  <w:webHidden/>
                </w:rPr>
                <w:instrText xml:space="preserve">PAGEREF _Toc207723347 \h</w:instrText>
              </w:r>
              <w:r>
                <w:rPr>
                  <w:webHidden/>
                </w:rPr>
                <w:fldChar w:fldCharType="separate"/>
              </w:r>
              <w:r>
                <w:rPr>
                  <w:vanish w:val="false"/>
                </w:rPr>
                <w:tab/>
                <w:t>105</w:t>
              </w:r>
            </w:ins>
            <w:r>
              <w:rPr>
                <w:webHidden/>
              </w:rPr>
              <w:fldChar w:fldCharType="end"/>
            </w:r>
          </w:hyperlink>
        </w:p>
        <w:p>
          <w:pPr>
            <w:pStyle w:val="32"/>
            <w:tabs>
              <w:tab w:val="clear" w:pos="480"/>
              <w:tab w:val="right" w:pos="8255" w:leader="dot"/>
            </w:tabs>
            <w:rPr>
              <w:rFonts w:cs="Arial" w:cstheme="minorBidi"/>
              <w:ins w:id="597" w:author="Winston.Huang" w:date="2025-09-02T16:29:00Z"/>
              <w:kern w:val="2"/>
              <w:sz w:val="24"/>
            </w:rPr>
          </w:pPr>
          <w:hyperlink w:anchor="_Toc207723348">
            <w:ins w:id="595" w:author="Winston.Huang" w:date="2025-09-02T16:29:00Z">
              <w:r>
                <w:rPr>
                  <w:webHidden/>
                  <w:rFonts w:eastAsia="Aptos" w:cs="Aptos"/>
                </w:rPr>
                <w:t>Statement</w:t>
              </w:r>
            </w:ins>
            <w:ins w:id="596" w:author="Winston.Huang" w:date="2025-09-02T16:29:00Z">
              <w:r>
                <w:rPr>
                  <w:webHidden/>
                </w:rPr>
                <w:fldChar w:fldCharType="begin"/>
              </w:r>
              <w:r>
                <w:rPr>
                  <w:webHidden/>
                </w:rPr>
                <w:instrText xml:space="preserve">PAGEREF _Toc207723348 \h</w:instrText>
              </w:r>
              <w:r>
                <w:rPr>
                  <w:webHidden/>
                </w:rPr>
                <w:fldChar w:fldCharType="separate"/>
              </w:r>
              <w:r>
                <w:rPr>
                  <w:vanish w:val="false"/>
                </w:rPr>
                <w:tab/>
                <w:t>105</w:t>
              </w:r>
            </w:ins>
            <w:r>
              <w:rPr>
                <w:webHidden/>
              </w:rPr>
              <w:fldChar w:fldCharType="end"/>
            </w:r>
          </w:hyperlink>
        </w:p>
        <w:p>
          <w:pPr>
            <w:pStyle w:val="32"/>
            <w:tabs>
              <w:tab w:val="clear" w:pos="480"/>
              <w:tab w:val="right" w:pos="8255" w:leader="dot"/>
            </w:tabs>
            <w:rPr>
              <w:rFonts w:cs="Arial" w:cstheme="minorBidi"/>
              <w:ins w:id="600" w:author="Winston.Huang" w:date="2025-09-02T16:29:00Z"/>
              <w:kern w:val="2"/>
              <w:sz w:val="24"/>
            </w:rPr>
          </w:pPr>
          <w:hyperlink w:anchor="_Toc207723349">
            <w:ins w:id="598" w:author="Winston.Huang" w:date="2025-09-02T16:29:00Z">
              <w:r>
                <w:rPr>
                  <w:webHidden/>
                  <w:rFonts w:eastAsia="Aptos" w:cs="Aptos"/>
                </w:rPr>
                <w:t>Evidence</w:t>
              </w:r>
            </w:ins>
            <w:ins w:id="599" w:author="Winston.Huang" w:date="2025-09-02T16:29:00Z">
              <w:r>
                <w:rPr>
                  <w:webHidden/>
                </w:rPr>
                <w:fldChar w:fldCharType="begin"/>
              </w:r>
              <w:r>
                <w:rPr>
                  <w:webHidden/>
                </w:rPr>
                <w:instrText xml:space="preserve">PAGEREF _Toc207723349 \h</w:instrText>
              </w:r>
              <w:r>
                <w:rPr>
                  <w:webHidden/>
                </w:rPr>
                <w:fldChar w:fldCharType="separate"/>
              </w:r>
              <w:r>
                <w:rPr>
                  <w:vanish w:val="false"/>
                </w:rPr>
                <w:tab/>
                <w:t>106</w:t>
              </w:r>
            </w:ins>
            <w:r>
              <w:rPr>
                <w:webHidden/>
              </w:rPr>
              <w:fldChar w:fldCharType="end"/>
            </w:r>
          </w:hyperlink>
        </w:p>
        <w:p>
          <w:pPr>
            <w:pStyle w:val="32"/>
            <w:tabs>
              <w:tab w:val="clear" w:pos="480"/>
              <w:tab w:val="right" w:pos="8255" w:leader="dot"/>
            </w:tabs>
            <w:rPr>
              <w:rFonts w:cs="Arial" w:cstheme="minorBidi"/>
              <w:ins w:id="603" w:author="Winston.Huang" w:date="2025-09-02T16:29:00Z"/>
              <w:kern w:val="2"/>
              <w:sz w:val="24"/>
            </w:rPr>
          </w:pPr>
          <w:hyperlink w:anchor="_Toc207723350">
            <w:ins w:id="601" w:author="Winston.Huang" w:date="2025-09-02T16:29:00Z">
              <w:r>
                <w:rPr>
                  <w:webHidden/>
                  <w:rFonts w:eastAsia="Aptos" w:cs="Aptos"/>
                </w:rPr>
                <w:t>Detailed Setting Steps</w:t>
              </w:r>
            </w:ins>
            <w:ins w:id="602" w:author="Winston.Huang" w:date="2025-09-02T16:29:00Z">
              <w:r>
                <w:rPr>
                  <w:webHidden/>
                </w:rPr>
                <w:fldChar w:fldCharType="begin"/>
              </w:r>
              <w:r>
                <w:rPr>
                  <w:webHidden/>
                </w:rPr>
                <w:instrText xml:space="preserve">PAGEREF _Toc207723350 \h</w:instrText>
              </w:r>
              <w:r>
                <w:rPr>
                  <w:webHidden/>
                </w:rPr>
                <w:fldChar w:fldCharType="separate"/>
              </w:r>
              <w:r>
                <w:rPr>
                  <w:vanish w:val="false"/>
                </w:rPr>
                <w:tab/>
                <w:t>106</w:t>
              </w:r>
            </w:ins>
            <w:r>
              <w:rPr>
                <w:webHidden/>
              </w:rPr>
              <w:fldChar w:fldCharType="end"/>
            </w:r>
          </w:hyperlink>
        </w:p>
        <w:p>
          <w:pPr>
            <w:pStyle w:val="13"/>
            <w:rPr>
              <w:rFonts w:cs="Arial" w:cstheme="minorBidi"/>
              <w:ins w:id="606" w:author="Winston.Huang" w:date="2025-09-02T16:29:00Z"/>
              <w:kern w:val="2"/>
              <w:sz w:val="24"/>
            </w:rPr>
          </w:pPr>
          <w:hyperlink w:anchor="_Toc207723351">
            <w:ins w:id="604" w:author="Winston.Huang" w:date="2025-09-02T16:29:00Z">
              <w:r>
                <w:rPr>
                  <w:webHidden/>
                  <w:rFonts w:eastAsia="Aptos Display" w:cs="Aptos Display" w:ascii="Aptos Display" w:hAnsi="Aptos Display"/>
                </w:rPr>
                <w:t>FR6 – Timely response to events</w:t>
              </w:r>
            </w:ins>
            <w:ins w:id="605" w:author="Winston.Huang" w:date="2025-09-02T16:29:00Z">
              <w:r>
                <w:rPr>
                  <w:webHidden/>
                </w:rPr>
                <w:fldChar w:fldCharType="begin"/>
              </w:r>
              <w:r>
                <w:rPr>
                  <w:webHidden/>
                </w:rPr>
                <w:instrText xml:space="preserve">PAGEREF _Toc207723351 \h</w:instrText>
              </w:r>
              <w:r>
                <w:rPr>
                  <w:webHidden/>
                </w:rPr>
                <w:fldChar w:fldCharType="separate"/>
              </w:r>
              <w:r>
                <w:rPr>
                  <w:vanish w:val="false"/>
                </w:rPr>
                <w:tab/>
                <w:t>107</w:t>
              </w:r>
            </w:ins>
            <w:r>
              <w:rPr>
                <w:webHidden/>
              </w:rPr>
              <w:fldChar w:fldCharType="end"/>
            </w:r>
          </w:hyperlink>
        </w:p>
        <w:p>
          <w:pPr>
            <w:pStyle w:val="22"/>
            <w:tabs>
              <w:tab w:val="clear" w:pos="480"/>
              <w:tab w:val="right" w:pos="8255" w:leader="dot"/>
            </w:tabs>
            <w:rPr>
              <w:rFonts w:cs="Arial" w:cstheme="minorBidi"/>
              <w:ins w:id="609" w:author="Winston.Huang" w:date="2025-09-02T16:29:00Z"/>
              <w:kern w:val="2"/>
              <w:sz w:val="24"/>
            </w:rPr>
          </w:pPr>
          <w:hyperlink w:anchor="_Toc207723352">
            <w:ins w:id="607" w:author="Winston.Huang" w:date="2025-09-02T16:29:00Z">
              <w:r>
                <w:rPr>
                  <w:webHidden/>
                </w:rPr>
                <w:t>CR 6.1 – Auditlog accessibility</w:t>
              </w:r>
            </w:ins>
            <w:ins w:id="608" w:author="Winston.Huang" w:date="2025-09-02T16:29:00Z">
              <w:r>
                <w:rPr>
                  <w:webHidden/>
                </w:rPr>
                <w:fldChar w:fldCharType="begin"/>
              </w:r>
              <w:r>
                <w:rPr>
                  <w:webHidden/>
                </w:rPr>
                <w:instrText xml:space="preserve">PAGEREF _Toc207723352 \h</w:instrText>
              </w:r>
              <w:r>
                <w:rPr>
                  <w:webHidden/>
                </w:rPr>
                <w:fldChar w:fldCharType="separate"/>
              </w:r>
              <w:r>
                <w:rPr>
                  <w:vanish w:val="false"/>
                </w:rPr>
                <w:tab/>
                <w:t>107</w:t>
              </w:r>
            </w:ins>
            <w:r>
              <w:rPr>
                <w:webHidden/>
              </w:rPr>
              <w:fldChar w:fldCharType="end"/>
            </w:r>
          </w:hyperlink>
        </w:p>
        <w:p>
          <w:pPr>
            <w:pStyle w:val="32"/>
            <w:tabs>
              <w:tab w:val="clear" w:pos="480"/>
              <w:tab w:val="right" w:pos="8255" w:leader="dot"/>
            </w:tabs>
            <w:rPr>
              <w:rFonts w:cs="Arial" w:cstheme="minorBidi"/>
              <w:ins w:id="612" w:author="Winston.Huang" w:date="2025-09-02T16:29:00Z"/>
              <w:kern w:val="2"/>
              <w:sz w:val="24"/>
            </w:rPr>
          </w:pPr>
          <w:hyperlink w:anchor="_Toc207723353">
            <w:ins w:id="610" w:author="Winston.Huang" w:date="2025-09-02T16:29:00Z">
              <w:r>
                <w:rPr>
                  <w:webHidden/>
                  <w:rFonts w:eastAsia="Aptos" w:cs="Aptos"/>
                </w:rPr>
                <w:t>Statement</w:t>
              </w:r>
            </w:ins>
            <w:ins w:id="611" w:author="Winston.Huang" w:date="2025-09-02T16:29:00Z">
              <w:r>
                <w:rPr>
                  <w:webHidden/>
                </w:rPr>
                <w:fldChar w:fldCharType="begin"/>
              </w:r>
              <w:r>
                <w:rPr>
                  <w:webHidden/>
                </w:rPr>
                <w:instrText xml:space="preserve">PAGEREF _Toc207723353 \h</w:instrText>
              </w:r>
              <w:r>
                <w:rPr>
                  <w:webHidden/>
                </w:rPr>
                <w:fldChar w:fldCharType="separate"/>
              </w:r>
              <w:r>
                <w:rPr>
                  <w:vanish w:val="false"/>
                </w:rPr>
                <w:tab/>
                <w:t>107</w:t>
              </w:r>
            </w:ins>
            <w:r>
              <w:rPr>
                <w:webHidden/>
              </w:rPr>
              <w:fldChar w:fldCharType="end"/>
            </w:r>
          </w:hyperlink>
        </w:p>
        <w:p>
          <w:pPr>
            <w:pStyle w:val="32"/>
            <w:tabs>
              <w:tab w:val="clear" w:pos="480"/>
              <w:tab w:val="right" w:pos="8255" w:leader="dot"/>
            </w:tabs>
            <w:rPr>
              <w:rFonts w:cs="Arial" w:cstheme="minorBidi"/>
              <w:ins w:id="615" w:author="Winston.Huang" w:date="2025-09-02T16:29:00Z"/>
              <w:kern w:val="2"/>
              <w:sz w:val="24"/>
            </w:rPr>
          </w:pPr>
          <w:hyperlink w:anchor="_Toc207723354">
            <w:ins w:id="613" w:author="Winston.Huang" w:date="2025-09-02T16:29:00Z">
              <w:r>
                <w:rPr>
                  <w:webHidden/>
                  <w:rFonts w:eastAsia="Aptos" w:cs="Aptos"/>
                </w:rPr>
                <w:t>Evidence</w:t>
              </w:r>
            </w:ins>
            <w:ins w:id="614" w:author="Winston.Huang" w:date="2025-09-02T16:29:00Z">
              <w:r>
                <w:rPr>
                  <w:webHidden/>
                </w:rPr>
                <w:fldChar w:fldCharType="begin"/>
              </w:r>
              <w:r>
                <w:rPr>
                  <w:webHidden/>
                </w:rPr>
                <w:instrText xml:space="preserve">PAGEREF _Toc207723354 \h</w:instrText>
              </w:r>
              <w:r>
                <w:rPr>
                  <w:webHidden/>
                </w:rPr>
                <w:fldChar w:fldCharType="separate"/>
              </w:r>
              <w:r>
                <w:rPr>
                  <w:vanish w:val="false"/>
                </w:rPr>
                <w:tab/>
                <w:t>108</w:t>
              </w:r>
            </w:ins>
            <w:r>
              <w:rPr>
                <w:webHidden/>
              </w:rPr>
              <w:fldChar w:fldCharType="end"/>
            </w:r>
          </w:hyperlink>
        </w:p>
        <w:p>
          <w:pPr>
            <w:pStyle w:val="32"/>
            <w:tabs>
              <w:tab w:val="clear" w:pos="480"/>
              <w:tab w:val="right" w:pos="8255" w:leader="dot"/>
            </w:tabs>
            <w:rPr>
              <w:rFonts w:cs="Arial" w:cstheme="minorBidi"/>
              <w:ins w:id="618" w:author="Winston.Huang" w:date="2025-09-02T16:29:00Z"/>
              <w:kern w:val="2"/>
              <w:sz w:val="24"/>
            </w:rPr>
          </w:pPr>
          <w:hyperlink w:anchor="_Toc207723355">
            <w:ins w:id="616" w:author="Winston.Huang" w:date="2025-09-02T16:29:00Z">
              <w:r>
                <w:rPr>
                  <w:webHidden/>
                  <w:rFonts w:eastAsia="Aptos" w:cs="Aptos"/>
                </w:rPr>
                <w:t>Detailed Setting Steps</w:t>
              </w:r>
            </w:ins>
            <w:ins w:id="617" w:author="Winston.Huang" w:date="2025-09-02T16:29:00Z">
              <w:r>
                <w:rPr>
                  <w:webHidden/>
                </w:rPr>
                <w:fldChar w:fldCharType="begin"/>
              </w:r>
              <w:r>
                <w:rPr>
                  <w:webHidden/>
                </w:rPr>
                <w:instrText xml:space="preserve">PAGEREF _Toc207723355 \h</w:instrText>
              </w:r>
              <w:r>
                <w:rPr>
                  <w:webHidden/>
                </w:rPr>
                <w:fldChar w:fldCharType="separate"/>
              </w:r>
              <w:r>
                <w:rPr>
                  <w:vanish w:val="false"/>
                </w:rPr>
                <w:tab/>
                <w:t>108</w:t>
              </w:r>
            </w:ins>
            <w:r>
              <w:rPr>
                <w:webHidden/>
              </w:rPr>
              <w:fldChar w:fldCharType="end"/>
            </w:r>
          </w:hyperlink>
        </w:p>
        <w:p>
          <w:pPr>
            <w:pStyle w:val="22"/>
            <w:tabs>
              <w:tab w:val="clear" w:pos="480"/>
              <w:tab w:val="right" w:pos="8255" w:leader="dot"/>
            </w:tabs>
            <w:rPr>
              <w:rFonts w:cs="Arial" w:cstheme="minorBidi"/>
              <w:ins w:id="622" w:author="Winston.Huang" w:date="2025-09-02T16:29:00Z"/>
              <w:kern w:val="2"/>
              <w:sz w:val="24"/>
            </w:rPr>
          </w:pPr>
          <w:hyperlink w:anchor="_Toc207723356">
            <w:ins w:id="619" w:author="Winston.Huang" w:date="2025-09-02T16:29:00Z">
              <w:r>
                <w:rPr>
                  <w:webHidden/>
                </w:rPr>
                <w:t>CR 6.2 –</w:t>
              </w:r>
            </w:ins>
            <w:ins w:id="620" w:author="Winston.Huang" w:date="2025-09-02T16:29:00Z">
              <w:r>
                <w:rPr>
                  <w:rFonts w:eastAsia="Aptos" w:cs="Aptos"/>
                </w:rPr>
                <w:t xml:space="preserve"> Continuous Monitoring</w:t>
              </w:r>
            </w:ins>
            <w:ins w:id="621" w:author="Winston.Huang" w:date="2025-09-02T16:29:00Z">
              <w:r>
                <w:rPr>
                  <w:webHidden/>
                </w:rPr>
                <w:fldChar w:fldCharType="begin"/>
              </w:r>
              <w:r>
                <w:rPr>
                  <w:webHidden/>
                </w:rPr>
                <w:instrText xml:space="preserve">PAGEREF _Toc207723356 \h</w:instrText>
              </w:r>
              <w:r>
                <w:rPr>
                  <w:webHidden/>
                </w:rPr>
                <w:fldChar w:fldCharType="separate"/>
              </w:r>
              <w:r>
                <w:rPr>
                  <w:vanish w:val="false"/>
                </w:rPr>
                <w:tab/>
                <w:t>109</w:t>
              </w:r>
            </w:ins>
            <w:r>
              <w:rPr>
                <w:webHidden/>
              </w:rPr>
              <w:fldChar w:fldCharType="end"/>
            </w:r>
          </w:hyperlink>
        </w:p>
        <w:p>
          <w:pPr>
            <w:pStyle w:val="32"/>
            <w:tabs>
              <w:tab w:val="clear" w:pos="480"/>
              <w:tab w:val="right" w:pos="8255" w:leader="dot"/>
            </w:tabs>
            <w:rPr>
              <w:rFonts w:cs="Arial" w:cstheme="minorBidi"/>
              <w:ins w:id="625" w:author="Winston.Huang" w:date="2025-09-02T16:29:00Z"/>
              <w:kern w:val="2"/>
              <w:sz w:val="24"/>
            </w:rPr>
          </w:pPr>
          <w:hyperlink w:anchor="_Toc207723357">
            <w:ins w:id="623" w:author="Winston.Huang" w:date="2025-09-02T16:29:00Z">
              <w:r>
                <w:rPr>
                  <w:webHidden/>
                  <w:rFonts w:eastAsia="Aptos" w:cs="Aptos"/>
                </w:rPr>
                <w:t>Statement</w:t>
              </w:r>
            </w:ins>
            <w:ins w:id="624" w:author="Winston.Huang" w:date="2025-09-02T16:29:00Z">
              <w:r>
                <w:rPr>
                  <w:webHidden/>
                </w:rPr>
                <w:fldChar w:fldCharType="begin"/>
              </w:r>
              <w:r>
                <w:rPr>
                  <w:webHidden/>
                </w:rPr>
                <w:instrText xml:space="preserve">PAGEREF _Toc207723357 \h</w:instrText>
              </w:r>
              <w:r>
                <w:rPr>
                  <w:webHidden/>
                </w:rPr>
                <w:fldChar w:fldCharType="separate"/>
              </w:r>
              <w:r>
                <w:rPr>
                  <w:vanish w:val="false"/>
                </w:rPr>
                <w:tab/>
                <w:t>110</w:t>
              </w:r>
            </w:ins>
            <w:r>
              <w:rPr>
                <w:webHidden/>
              </w:rPr>
              <w:fldChar w:fldCharType="end"/>
            </w:r>
          </w:hyperlink>
        </w:p>
        <w:p>
          <w:pPr>
            <w:pStyle w:val="32"/>
            <w:tabs>
              <w:tab w:val="clear" w:pos="480"/>
              <w:tab w:val="right" w:pos="8255" w:leader="dot"/>
            </w:tabs>
            <w:rPr>
              <w:rFonts w:cs="Arial" w:cstheme="minorBidi"/>
              <w:ins w:id="628" w:author="Winston.Huang" w:date="2025-09-02T16:29:00Z"/>
              <w:kern w:val="2"/>
              <w:sz w:val="24"/>
            </w:rPr>
          </w:pPr>
          <w:hyperlink w:anchor="_Toc207723358">
            <w:ins w:id="626" w:author="Winston.Huang" w:date="2025-09-02T16:29:00Z">
              <w:r>
                <w:rPr>
                  <w:webHidden/>
                  <w:rFonts w:eastAsia="Aptos" w:cs="Aptos"/>
                </w:rPr>
                <w:t>Evidence</w:t>
              </w:r>
            </w:ins>
            <w:ins w:id="627" w:author="Winston.Huang" w:date="2025-09-02T16:29:00Z">
              <w:r>
                <w:rPr>
                  <w:webHidden/>
                </w:rPr>
                <w:fldChar w:fldCharType="begin"/>
              </w:r>
              <w:r>
                <w:rPr>
                  <w:webHidden/>
                </w:rPr>
                <w:instrText xml:space="preserve">PAGEREF _Toc207723358 \h</w:instrText>
              </w:r>
              <w:r>
                <w:rPr>
                  <w:webHidden/>
                </w:rPr>
                <w:fldChar w:fldCharType="separate"/>
              </w:r>
              <w:r>
                <w:rPr>
                  <w:vanish w:val="false"/>
                </w:rPr>
                <w:tab/>
                <w:t>110</w:t>
              </w:r>
            </w:ins>
            <w:r>
              <w:rPr>
                <w:webHidden/>
              </w:rPr>
              <w:fldChar w:fldCharType="end"/>
            </w:r>
          </w:hyperlink>
        </w:p>
        <w:p>
          <w:pPr>
            <w:pStyle w:val="32"/>
            <w:tabs>
              <w:tab w:val="clear" w:pos="480"/>
              <w:tab w:val="right" w:pos="8255" w:leader="dot"/>
            </w:tabs>
            <w:rPr>
              <w:rFonts w:cs="Arial" w:cstheme="minorBidi"/>
              <w:ins w:id="631" w:author="Winston.Huang" w:date="2025-09-02T16:29:00Z"/>
              <w:kern w:val="2"/>
              <w:sz w:val="24"/>
            </w:rPr>
          </w:pPr>
          <w:hyperlink w:anchor="_Toc207723359">
            <w:ins w:id="629" w:author="Winston.Huang" w:date="2025-09-02T16:29:00Z">
              <w:r>
                <w:rPr>
                  <w:webHidden/>
                  <w:rFonts w:eastAsia="Aptos" w:cs="Aptos"/>
                </w:rPr>
                <w:t>Detailed setting steps</w:t>
              </w:r>
            </w:ins>
            <w:ins w:id="630" w:author="Winston.Huang" w:date="2025-09-02T16:29:00Z">
              <w:r>
                <w:rPr>
                  <w:webHidden/>
                </w:rPr>
                <w:fldChar w:fldCharType="begin"/>
              </w:r>
              <w:r>
                <w:rPr>
                  <w:webHidden/>
                </w:rPr>
                <w:instrText xml:space="preserve">PAGEREF _Toc207723359 \h</w:instrText>
              </w:r>
              <w:r>
                <w:rPr>
                  <w:webHidden/>
                </w:rPr>
                <w:fldChar w:fldCharType="separate"/>
              </w:r>
              <w:r>
                <w:rPr>
                  <w:vanish w:val="false"/>
                </w:rPr>
                <w:tab/>
                <w:t>110</w:t>
              </w:r>
            </w:ins>
            <w:r>
              <w:rPr>
                <w:webHidden/>
              </w:rPr>
              <w:fldChar w:fldCharType="end"/>
            </w:r>
          </w:hyperlink>
        </w:p>
        <w:p>
          <w:pPr>
            <w:pStyle w:val="13"/>
            <w:rPr>
              <w:rFonts w:cs="Arial" w:cstheme="minorBidi"/>
              <w:ins w:id="634" w:author="Winston.Huang" w:date="2025-09-02T16:29:00Z"/>
              <w:kern w:val="2"/>
              <w:sz w:val="24"/>
            </w:rPr>
          </w:pPr>
          <w:hyperlink w:anchor="_Toc207723360">
            <w:ins w:id="632" w:author="Winston.Huang" w:date="2025-09-02T16:29:00Z">
              <w:r>
                <w:rPr>
                  <w:webHidden/>
                  <w:rFonts w:eastAsia="Aptos Display" w:cs="Aptos Display" w:ascii="Aptos Display" w:hAnsi="Aptos Display"/>
                </w:rPr>
                <w:t>FR7 – Resource Availability</w:t>
              </w:r>
            </w:ins>
            <w:ins w:id="633" w:author="Winston.Huang" w:date="2025-09-02T16:29:00Z">
              <w:r>
                <w:rPr>
                  <w:webHidden/>
                </w:rPr>
                <w:fldChar w:fldCharType="begin"/>
              </w:r>
              <w:r>
                <w:rPr>
                  <w:webHidden/>
                </w:rPr>
                <w:instrText xml:space="preserve">PAGEREF _Toc207723360 \h</w:instrText>
              </w:r>
              <w:r>
                <w:rPr>
                  <w:webHidden/>
                </w:rPr>
                <w:fldChar w:fldCharType="separate"/>
              </w:r>
              <w:r>
                <w:rPr>
                  <w:vanish w:val="false"/>
                </w:rPr>
                <w:tab/>
                <w:t>112</w:t>
              </w:r>
            </w:ins>
            <w:r>
              <w:rPr>
                <w:webHidden/>
              </w:rPr>
              <w:fldChar w:fldCharType="end"/>
            </w:r>
          </w:hyperlink>
        </w:p>
        <w:p>
          <w:pPr>
            <w:pStyle w:val="22"/>
            <w:tabs>
              <w:tab w:val="clear" w:pos="480"/>
              <w:tab w:val="right" w:pos="8255" w:leader="dot"/>
            </w:tabs>
            <w:rPr>
              <w:rFonts w:cs="Arial" w:cstheme="minorBidi"/>
              <w:ins w:id="637" w:author="Winston.Huang" w:date="2025-09-02T16:29:00Z"/>
              <w:kern w:val="2"/>
              <w:sz w:val="24"/>
            </w:rPr>
          </w:pPr>
          <w:hyperlink w:anchor="_Toc207723361">
            <w:ins w:id="635" w:author="Winston.Huang" w:date="2025-09-02T16:29:00Z">
              <w:r>
                <w:rPr>
                  <w:webHidden/>
                </w:rPr>
                <w:t>CR 7.1 – Denial of Service Protection</w:t>
              </w:r>
            </w:ins>
            <w:ins w:id="636" w:author="Winston.Huang" w:date="2025-09-02T16:29:00Z">
              <w:r>
                <w:rPr>
                  <w:webHidden/>
                </w:rPr>
                <w:fldChar w:fldCharType="begin"/>
              </w:r>
              <w:r>
                <w:rPr>
                  <w:webHidden/>
                </w:rPr>
                <w:instrText xml:space="preserve">PAGEREF _Toc207723361 \h</w:instrText>
              </w:r>
              <w:r>
                <w:rPr>
                  <w:webHidden/>
                </w:rPr>
                <w:fldChar w:fldCharType="separate"/>
              </w:r>
              <w:r>
                <w:rPr>
                  <w:vanish w:val="false"/>
                </w:rPr>
                <w:tab/>
                <w:t>112</w:t>
              </w:r>
            </w:ins>
            <w:r>
              <w:rPr>
                <w:webHidden/>
              </w:rPr>
              <w:fldChar w:fldCharType="end"/>
            </w:r>
          </w:hyperlink>
        </w:p>
        <w:p>
          <w:pPr>
            <w:pStyle w:val="32"/>
            <w:tabs>
              <w:tab w:val="clear" w:pos="480"/>
              <w:tab w:val="right" w:pos="8255" w:leader="dot"/>
            </w:tabs>
            <w:rPr>
              <w:rFonts w:cs="Arial" w:cstheme="minorBidi"/>
              <w:ins w:id="640" w:author="Winston.Huang" w:date="2025-09-02T16:29:00Z"/>
              <w:kern w:val="2"/>
              <w:sz w:val="24"/>
            </w:rPr>
          </w:pPr>
          <w:hyperlink w:anchor="_Toc207723362">
            <w:ins w:id="638" w:author="Winston.Huang" w:date="2025-09-02T16:29:00Z">
              <w:r>
                <w:rPr>
                  <w:webHidden/>
                  <w:rFonts w:eastAsia="Aptos" w:cs="Aptos"/>
                </w:rPr>
                <w:t>Statement</w:t>
              </w:r>
            </w:ins>
            <w:ins w:id="639" w:author="Winston.Huang" w:date="2025-09-02T16:29:00Z">
              <w:r>
                <w:rPr>
                  <w:webHidden/>
                </w:rPr>
                <w:fldChar w:fldCharType="begin"/>
              </w:r>
              <w:r>
                <w:rPr>
                  <w:webHidden/>
                </w:rPr>
                <w:instrText xml:space="preserve">PAGEREF _Toc207723362 \h</w:instrText>
              </w:r>
              <w:r>
                <w:rPr>
                  <w:webHidden/>
                </w:rPr>
                <w:fldChar w:fldCharType="separate"/>
              </w:r>
              <w:r>
                <w:rPr>
                  <w:vanish w:val="false"/>
                </w:rPr>
                <w:tab/>
                <w:t>112</w:t>
              </w:r>
            </w:ins>
            <w:r>
              <w:rPr>
                <w:webHidden/>
              </w:rPr>
              <w:fldChar w:fldCharType="end"/>
            </w:r>
          </w:hyperlink>
        </w:p>
        <w:p>
          <w:pPr>
            <w:pStyle w:val="32"/>
            <w:tabs>
              <w:tab w:val="clear" w:pos="480"/>
              <w:tab w:val="right" w:pos="8255" w:leader="dot"/>
            </w:tabs>
            <w:rPr>
              <w:rFonts w:cs="Arial" w:cstheme="minorBidi"/>
              <w:ins w:id="643" w:author="Winston.Huang" w:date="2025-09-02T16:29:00Z"/>
              <w:kern w:val="2"/>
              <w:sz w:val="24"/>
            </w:rPr>
          </w:pPr>
          <w:hyperlink w:anchor="_Toc207723363">
            <w:ins w:id="641" w:author="Winston.Huang" w:date="2025-09-02T16:29:00Z">
              <w:r>
                <w:rPr>
                  <w:webHidden/>
                </w:rPr>
                <w:t>Evidence</w:t>
              </w:r>
            </w:ins>
            <w:ins w:id="642" w:author="Winston.Huang" w:date="2025-09-02T16:29:00Z">
              <w:r>
                <w:rPr>
                  <w:webHidden/>
                </w:rPr>
                <w:fldChar w:fldCharType="begin"/>
              </w:r>
              <w:r>
                <w:rPr>
                  <w:webHidden/>
                </w:rPr>
                <w:instrText xml:space="preserve">PAGEREF _Toc207723363 \h</w:instrText>
              </w:r>
              <w:r>
                <w:rPr>
                  <w:webHidden/>
                </w:rPr>
                <w:fldChar w:fldCharType="separate"/>
              </w:r>
              <w:r>
                <w:rPr>
                  <w:vanish w:val="false"/>
                </w:rPr>
                <w:tab/>
                <w:t>113</w:t>
              </w:r>
            </w:ins>
            <w:r>
              <w:rPr>
                <w:webHidden/>
              </w:rPr>
              <w:fldChar w:fldCharType="end"/>
            </w:r>
          </w:hyperlink>
        </w:p>
        <w:p>
          <w:pPr>
            <w:pStyle w:val="32"/>
            <w:tabs>
              <w:tab w:val="clear" w:pos="480"/>
              <w:tab w:val="right" w:pos="8255" w:leader="dot"/>
            </w:tabs>
            <w:rPr>
              <w:rFonts w:cs="Arial" w:cstheme="minorBidi"/>
              <w:ins w:id="646" w:author="Winston.Huang" w:date="2025-09-02T16:29:00Z"/>
              <w:kern w:val="2"/>
              <w:sz w:val="24"/>
            </w:rPr>
          </w:pPr>
          <w:hyperlink w:anchor="_Toc207723364">
            <w:ins w:id="644" w:author="Winston.Huang" w:date="2025-09-02T16:29:00Z">
              <w:r>
                <w:rPr>
                  <w:webHidden/>
                  <w:rFonts w:eastAsia="Aptos" w:cs="Aptos"/>
                </w:rPr>
                <w:t>Detailed Setting Steps</w:t>
              </w:r>
            </w:ins>
            <w:ins w:id="645" w:author="Winston.Huang" w:date="2025-09-02T16:29:00Z">
              <w:r>
                <w:rPr>
                  <w:webHidden/>
                </w:rPr>
                <w:fldChar w:fldCharType="begin"/>
              </w:r>
              <w:r>
                <w:rPr>
                  <w:webHidden/>
                </w:rPr>
                <w:instrText xml:space="preserve">PAGEREF _Toc207723364 \h</w:instrText>
              </w:r>
              <w:r>
                <w:rPr>
                  <w:webHidden/>
                </w:rPr>
                <w:fldChar w:fldCharType="separate"/>
              </w:r>
              <w:r>
                <w:rPr>
                  <w:vanish w:val="false"/>
                </w:rPr>
                <w:tab/>
                <w:t>113</w:t>
              </w:r>
            </w:ins>
            <w:r>
              <w:rPr>
                <w:webHidden/>
              </w:rPr>
              <w:fldChar w:fldCharType="end"/>
            </w:r>
          </w:hyperlink>
        </w:p>
        <w:p>
          <w:pPr>
            <w:pStyle w:val="22"/>
            <w:tabs>
              <w:tab w:val="clear" w:pos="480"/>
              <w:tab w:val="right" w:pos="8255" w:leader="dot"/>
            </w:tabs>
            <w:rPr>
              <w:rFonts w:cs="Arial" w:cstheme="minorBidi"/>
              <w:ins w:id="649" w:author="Winston.Huang" w:date="2025-09-02T16:29:00Z"/>
              <w:kern w:val="2"/>
              <w:sz w:val="24"/>
            </w:rPr>
          </w:pPr>
          <w:hyperlink w:anchor="_Toc207723365">
            <w:ins w:id="647" w:author="Winston.Huang" w:date="2025-09-02T16:29:00Z">
              <w:r>
                <w:rPr>
                  <w:webHidden/>
                </w:rPr>
                <w:t>CR 7.1(1) – Manage Communication Load from Component</w:t>
              </w:r>
            </w:ins>
            <w:ins w:id="648" w:author="Winston.Huang" w:date="2025-09-02T16:29:00Z">
              <w:r>
                <w:rPr>
                  <w:webHidden/>
                </w:rPr>
                <w:fldChar w:fldCharType="begin"/>
              </w:r>
              <w:r>
                <w:rPr>
                  <w:webHidden/>
                </w:rPr>
                <w:instrText xml:space="preserve">PAGEREF _Toc207723365 \h</w:instrText>
              </w:r>
              <w:r>
                <w:rPr>
                  <w:webHidden/>
                </w:rPr>
                <w:fldChar w:fldCharType="separate"/>
              </w:r>
              <w:r>
                <w:rPr>
                  <w:vanish w:val="false"/>
                </w:rPr>
                <w:tab/>
                <w:t>114</w:t>
              </w:r>
            </w:ins>
            <w:r>
              <w:rPr>
                <w:webHidden/>
              </w:rPr>
              <w:fldChar w:fldCharType="end"/>
            </w:r>
          </w:hyperlink>
        </w:p>
        <w:p>
          <w:pPr>
            <w:pStyle w:val="32"/>
            <w:tabs>
              <w:tab w:val="clear" w:pos="480"/>
              <w:tab w:val="right" w:pos="8255" w:leader="dot"/>
            </w:tabs>
            <w:rPr>
              <w:rFonts w:cs="Arial" w:cstheme="minorBidi"/>
              <w:ins w:id="652" w:author="Winston.Huang" w:date="2025-09-02T16:29:00Z"/>
              <w:kern w:val="2"/>
              <w:sz w:val="24"/>
            </w:rPr>
          </w:pPr>
          <w:hyperlink w:anchor="_Toc207723366">
            <w:ins w:id="650" w:author="Winston.Huang" w:date="2025-09-02T16:29:00Z">
              <w:r>
                <w:rPr>
                  <w:webHidden/>
                  <w:rFonts w:eastAsia="Aptos" w:cs="Aptos"/>
                </w:rPr>
                <w:t>Statement</w:t>
              </w:r>
            </w:ins>
            <w:ins w:id="651" w:author="Winston.Huang" w:date="2025-09-02T16:29:00Z">
              <w:r>
                <w:rPr>
                  <w:webHidden/>
                </w:rPr>
                <w:fldChar w:fldCharType="begin"/>
              </w:r>
              <w:r>
                <w:rPr>
                  <w:webHidden/>
                </w:rPr>
                <w:instrText xml:space="preserve">PAGEREF _Toc207723366 \h</w:instrText>
              </w:r>
              <w:r>
                <w:rPr>
                  <w:webHidden/>
                </w:rPr>
                <w:fldChar w:fldCharType="separate"/>
              </w:r>
              <w:r>
                <w:rPr>
                  <w:vanish w:val="false"/>
                </w:rPr>
                <w:tab/>
                <w:t>114</w:t>
              </w:r>
            </w:ins>
            <w:r>
              <w:rPr>
                <w:webHidden/>
              </w:rPr>
              <w:fldChar w:fldCharType="end"/>
            </w:r>
          </w:hyperlink>
        </w:p>
        <w:p>
          <w:pPr>
            <w:pStyle w:val="32"/>
            <w:tabs>
              <w:tab w:val="clear" w:pos="480"/>
              <w:tab w:val="right" w:pos="8255" w:leader="dot"/>
            </w:tabs>
            <w:rPr>
              <w:rFonts w:cs="Arial" w:cstheme="minorBidi"/>
              <w:ins w:id="655" w:author="Winston.Huang" w:date="2025-09-02T16:29:00Z"/>
              <w:kern w:val="2"/>
              <w:sz w:val="24"/>
            </w:rPr>
          </w:pPr>
          <w:hyperlink w:anchor="_Toc207723367">
            <w:ins w:id="653" w:author="Winston.Huang" w:date="2025-09-02T16:29:00Z">
              <w:r>
                <w:rPr>
                  <w:webHidden/>
                </w:rPr>
                <w:t>Evidence</w:t>
              </w:r>
            </w:ins>
            <w:ins w:id="654" w:author="Winston.Huang" w:date="2025-09-02T16:29:00Z">
              <w:r>
                <w:rPr>
                  <w:webHidden/>
                </w:rPr>
                <w:fldChar w:fldCharType="begin"/>
              </w:r>
              <w:r>
                <w:rPr>
                  <w:webHidden/>
                </w:rPr>
                <w:instrText xml:space="preserve">PAGEREF _Toc207723367 \h</w:instrText>
              </w:r>
              <w:r>
                <w:rPr>
                  <w:webHidden/>
                </w:rPr>
                <w:fldChar w:fldCharType="separate"/>
              </w:r>
              <w:r>
                <w:rPr>
                  <w:vanish w:val="false"/>
                </w:rPr>
                <w:tab/>
                <w:t>114</w:t>
              </w:r>
            </w:ins>
            <w:r>
              <w:rPr>
                <w:webHidden/>
              </w:rPr>
              <w:fldChar w:fldCharType="end"/>
            </w:r>
          </w:hyperlink>
        </w:p>
        <w:p>
          <w:pPr>
            <w:pStyle w:val="32"/>
            <w:tabs>
              <w:tab w:val="clear" w:pos="480"/>
              <w:tab w:val="right" w:pos="8255" w:leader="dot"/>
            </w:tabs>
            <w:rPr>
              <w:rFonts w:cs="Arial" w:cstheme="minorBidi"/>
              <w:ins w:id="658" w:author="Winston.Huang" w:date="2025-09-02T16:29:00Z"/>
              <w:kern w:val="2"/>
              <w:sz w:val="24"/>
            </w:rPr>
          </w:pPr>
          <w:hyperlink w:anchor="_Toc207723368">
            <w:ins w:id="656" w:author="Winston.Huang" w:date="2025-09-02T16:29:00Z">
              <w:r>
                <w:rPr>
                  <w:webHidden/>
                  <w:rFonts w:eastAsia="Aptos" w:cs="Aptos"/>
                </w:rPr>
                <w:t>Detailed Setting Steps</w:t>
              </w:r>
            </w:ins>
            <w:ins w:id="657" w:author="Winston.Huang" w:date="2025-09-02T16:29:00Z">
              <w:r>
                <w:rPr>
                  <w:webHidden/>
                </w:rPr>
                <w:fldChar w:fldCharType="begin"/>
              </w:r>
              <w:r>
                <w:rPr>
                  <w:webHidden/>
                </w:rPr>
                <w:instrText xml:space="preserve">PAGEREF _Toc207723368 \h</w:instrText>
              </w:r>
              <w:r>
                <w:rPr>
                  <w:webHidden/>
                </w:rPr>
                <w:fldChar w:fldCharType="separate"/>
              </w:r>
              <w:r>
                <w:rPr>
                  <w:vanish w:val="false"/>
                </w:rPr>
                <w:tab/>
                <w:t>114</w:t>
              </w:r>
            </w:ins>
            <w:r>
              <w:rPr>
                <w:webHidden/>
              </w:rPr>
              <w:fldChar w:fldCharType="end"/>
            </w:r>
          </w:hyperlink>
        </w:p>
        <w:p>
          <w:pPr>
            <w:pStyle w:val="22"/>
            <w:tabs>
              <w:tab w:val="clear" w:pos="480"/>
              <w:tab w:val="right" w:pos="8255" w:leader="dot"/>
            </w:tabs>
            <w:rPr>
              <w:rFonts w:cs="Arial" w:cstheme="minorBidi"/>
              <w:ins w:id="661" w:author="Winston.Huang" w:date="2025-09-02T16:29:00Z"/>
              <w:kern w:val="2"/>
              <w:sz w:val="24"/>
            </w:rPr>
          </w:pPr>
          <w:hyperlink w:anchor="_Toc207723369">
            <w:ins w:id="659" w:author="Winston.Huang" w:date="2025-09-02T16:29:00Z">
              <w:r>
                <w:rPr>
                  <w:webHidden/>
                </w:rPr>
                <w:t>CR 7.2– Resource Management.</w:t>
              </w:r>
            </w:ins>
            <w:ins w:id="660" w:author="Winston.Huang" w:date="2025-09-02T16:29:00Z">
              <w:r>
                <w:rPr>
                  <w:webHidden/>
                </w:rPr>
                <w:fldChar w:fldCharType="begin"/>
              </w:r>
              <w:r>
                <w:rPr>
                  <w:webHidden/>
                </w:rPr>
                <w:instrText xml:space="preserve">PAGEREF _Toc207723369 \h</w:instrText>
              </w:r>
              <w:r>
                <w:rPr>
                  <w:webHidden/>
                </w:rPr>
                <w:fldChar w:fldCharType="separate"/>
              </w:r>
              <w:r>
                <w:rPr>
                  <w:vanish w:val="false"/>
                </w:rPr>
                <w:tab/>
                <w:t>115</w:t>
              </w:r>
            </w:ins>
            <w:r>
              <w:rPr>
                <w:webHidden/>
              </w:rPr>
              <w:fldChar w:fldCharType="end"/>
            </w:r>
          </w:hyperlink>
        </w:p>
        <w:p>
          <w:pPr>
            <w:pStyle w:val="32"/>
            <w:tabs>
              <w:tab w:val="clear" w:pos="480"/>
              <w:tab w:val="right" w:pos="8255" w:leader="dot"/>
            </w:tabs>
            <w:rPr>
              <w:rFonts w:cs="Arial" w:cstheme="minorBidi"/>
              <w:ins w:id="664" w:author="Winston.Huang" w:date="2025-09-02T16:29:00Z"/>
              <w:kern w:val="2"/>
              <w:sz w:val="24"/>
            </w:rPr>
          </w:pPr>
          <w:hyperlink w:anchor="_Toc207723370">
            <w:ins w:id="662" w:author="Winston.Huang" w:date="2025-09-02T16:29:00Z">
              <w:r>
                <w:rPr>
                  <w:webHidden/>
                  <w:rFonts w:eastAsia="Aptos" w:cs="Aptos"/>
                </w:rPr>
                <w:t>Statement</w:t>
              </w:r>
            </w:ins>
            <w:ins w:id="663" w:author="Winston.Huang" w:date="2025-09-02T16:29:00Z">
              <w:r>
                <w:rPr>
                  <w:webHidden/>
                </w:rPr>
                <w:fldChar w:fldCharType="begin"/>
              </w:r>
              <w:r>
                <w:rPr>
                  <w:webHidden/>
                </w:rPr>
                <w:instrText xml:space="preserve">PAGEREF _Toc207723370 \h</w:instrText>
              </w:r>
              <w:r>
                <w:rPr>
                  <w:webHidden/>
                </w:rPr>
                <w:fldChar w:fldCharType="separate"/>
              </w:r>
              <w:r>
                <w:rPr>
                  <w:vanish w:val="false"/>
                </w:rPr>
                <w:tab/>
                <w:t>115</w:t>
              </w:r>
            </w:ins>
            <w:r>
              <w:rPr>
                <w:webHidden/>
              </w:rPr>
              <w:fldChar w:fldCharType="end"/>
            </w:r>
          </w:hyperlink>
        </w:p>
        <w:p>
          <w:pPr>
            <w:pStyle w:val="32"/>
            <w:tabs>
              <w:tab w:val="clear" w:pos="480"/>
              <w:tab w:val="right" w:pos="8255" w:leader="dot"/>
            </w:tabs>
            <w:rPr>
              <w:rFonts w:cs="Arial" w:cstheme="minorBidi"/>
              <w:ins w:id="667" w:author="Winston.Huang" w:date="2025-09-02T16:29:00Z"/>
              <w:kern w:val="2"/>
              <w:sz w:val="24"/>
            </w:rPr>
          </w:pPr>
          <w:hyperlink w:anchor="_Toc207723371">
            <w:ins w:id="665" w:author="Winston.Huang" w:date="2025-09-02T16:29:00Z">
              <w:r>
                <w:rPr>
                  <w:webHidden/>
                </w:rPr>
                <w:t>Evidence</w:t>
              </w:r>
            </w:ins>
            <w:ins w:id="666" w:author="Winston.Huang" w:date="2025-09-02T16:29:00Z">
              <w:r>
                <w:rPr>
                  <w:webHidden/>
                </w:rPr>
                <w:fldChar w:fldCharType="begin"/>
              </w:r>
              <w:r>
                <w:rPr>
                  <w:webHidden/>
                </w:rPr>
                <w:instrText xml:space="preserve">PAGEREF _Toc207723371 \h</w:instrText>
              </w:r>
              <w:r>
                <w:rPr>
                  <w:webHidden/>
                </w:rPr>
                <w:fldChar w:fldCharType="separate"/>
              </w:r>
              <w:r>
                <w:rPr>
                  <w:vanish w:val="false"/>
                </w:rPr>
                <w:tab/>
                <w:t>116</w:t>
              </w:r>
            </w:ins>
            <w:r>
              <w:rPr>
                <w:webHidden/>
              </w:rPr>
              <w:fldChar w:fldCharType="end"/>
            </w:r>
          </w:hyperlink>
        </w:p>
        <w:p>
          <w:pPr>
            <w:pStyle w:val="32"/>
            <w:tabs>
              <w:tab w:val="clear" w:pos="480"/>
              <w:tab w:val="right" w:pos="8255" w:leader="dot"/>
            </w:tabs>
            <w:rPr>
              <w:rFonts w:cs="Arial" w:cstheme="minorBidi"/>
              <w:ins w:id="670" w:author="Winston.Huang" w:date="2025-09-02T16:29:00Z"/>
              <w:kern w:val="2"/>
              <w:sz w:val="24"/>
            </w:rPr>
          </w:pPr>
          <w:hyperlink w:anchor="_Toc207723372">
            <w:ins w:id="668" w:author="Winston.Huang" w:date="2025-09-02T16:29:00Z">
              <w:r>
                <w:rPr>
                  <w:webHidden/>
                  <w:rFonts w:eastAsia="Aptos" w:cs="Aptos"/>
                </w:rPr>
                <w:t>Detailed Setting Steps</w:t>
              </w:r>
            </w:ins>
            <w:ins w:id="669" w:author="Winston.Huang" w:date="2025-09-02T16:29:00Z">
              <w:r>
                <w:rPr>
                  <w:webHidden/>
                </w:rPr>
                <w:fldChar w:fldCharType="begin"/>
              </w:r>
              <w:r>
                <w:rPr>
                  <w:webHidden/>
                </w:rPr>
                <w:instrText xml:space="preserve">PAGEREF _Toc207723372 \h</w:instrText>
              </w:r>
              <w:r>
                <w:rPr>
                  <w:webHidden/>
                </w:rPr>
                <w:fldChar w:fldCharType="separate"/>
              </w:r>
              <w:r>
                <w:rPr>
                  <w:vanish w:val="false"/>
                </w:rPr>
                <w:tab/>
                <w:t>116</w:t>
              </w:r>
            </w:ins>
            <w:r>
              <w:rPr>
                <w:webHidden/>
              </w:rPr>
              <w:fldChar w:fldCharType="end"/>
            </w:r>
          </w:hyperlink>
        </w:p>
        <w:p>
          <w:pPr>
            <w:pStyle w:val="22"/>
            <w:tabs>
              <w:tab w:val="clear" w:pos="480"/>
              <w:tab w:val="right" w:pos="8255" w:leader="dot"/>
            </w:tabs>
            <w:rPr>
              <w:rFonts w:cs="Arial" w:cstheme="minorBidi"/>
              <w:ins w:id="673" w:author="Winston.Huang" w:date="2025-09-02T16:29:00Z"/>
              <w:kern w:val="2"/>
              <w:sz w:val="24"/>
            </w:rPr>
          </w:pPr>
          <w:hyperlink w:anchor="_Toc207723373">
            <w:ins w:id="671" w:author="Winston.Huang" w:date="2025-09-02T16:29:00Z">
              <w:r>
                <w:rPr>
                  <w:webHidden/>
                </w:rPr>
                <w:t>CR 7.3 – Control system backup</w:t>
              </w:r>
            </w:ins>
            <w:ins w:id="672" w:author="Winston.Huang" w:date="2025-09-02T16:29:00Z">
              <w:r>
                <w:rPr>
                  <w:webHidden/>
                </w:rPr>
                <w:fldChar w:fldCharType="begin"/>
              </w:r>
              <w:r>
                <w:rPr>
                  <w:webHidden/>
                </w:rPr>
                <w:instrText xml:space="preserve">PAGEREF _Toc207723373 \h</w:instrText>
              </w:r>
              <w:r>
                <w:rPr>
                  <w:webHidden/>
                </w:rPr>
                <w:fldChar w:fldCharType="separate"/>
              </w:r>
              <w:r>
                <w:rPr>
                  <w:vanish w:val="false"/>
                </w:rPr>
                <w:tab/>
                <w:t>116</w:t>
              </w:r>
            </w:ins>
            <w:r>
              <w:rPr>
                <w:webHidden/>
              </w:rPr>
              <w:fldChar w:fldCharType="end"/>
            </w:r>
          </w:hyperlink>
        </w:p>
        <w:p>
          <w:pPr>
            <w:pStyle w:val="32"/>
            <w:tabs>
              <w:tab w:val="clear" w:pos="480"/>
              <w:tab w:val="right" w:pos="8255" w:leader="dot"/>
            </w:tabs>
            <w:rPr>
              <w:rFonts w:cs="Arial" w:cstheme="minorBidi"/>
              <w:ins w:id="676" w:author="Winston.Huang" w:date="2025-09-02T16:29:00Z"/>
              <w:kern w:val="2"/>
              <w:sz w:val="24"/>
            </w:rPr>
          </w:pPr>
          <w:hyperlink w:anchor="_Toc207723374">
            <w:ins w:id="674" w:author="Winston.Huang" w:date="2025-09-02T16:29:00Z">
              <w:r>
                <w:rPr>
                  <w:webHidden/>
                  <w:rFonts w:eastAsia="Aptos" w:cs="Aptos"/>
                </w:rPr>
                <w:t>Statement</w:t>
              </w:r>
            </w:ins>
            <w:ins w:id="675" w:author="Winston.Huang" w:date="2025-09-02T16:29:00Z">
              <w:r>
                <w:rPr>
                  <w:webHidden/>
                </w:rPr>
                <w:fldChar w:fldCharType="begin"/>
              </w:r>
              <w:r>
                <w:rPr>
                  <w:webHidden/>
                </w:rPr>
                <w:instrText xml:space="preserve">PAGEREF _Toc207723374 \h</w:instrText>
              </w:r>
              <w:r>
                <w:rPr>
                  <w:webHidden/>
                </w:rPr>
                <w:fldChar w:fldCharType="separate"/>
              </w:r>
              <w:r>
                <w:rPr>
                  <w:vanish w:val="false"/>
                </w:rPr>
                <w:tab/>
                <w:t>116</w:t>
              </w:r>
            </w:ins>
            <w:r>
              <w:rPr>
                <w:webHidden/>
              </w:rPr>
              <w:fldChar w:fldCharType="end"/>
            </w:r>
          </w:hyperlink>
        </w:p>
        <w:p>
          <w:pPr>
            <w:pStyle w:val="32"/>
            <w:tabs>
              <w:tab w:val="clear" w:pos="480"/>
              <w:tab w:val="right" w:pos="8255" w:leader="dot"/>
            </w:tabs>
            <w:rPr>
              <w:rFonts w:cs="Arial" w:cstheme="minorBidi"/>
              <w:ins w:id="679" w:author="Winston.Huang" w:date="2025-09-02T16:29:00Z"/>
              <w:kern w:val="2"/>
              <w:sz w:val="24"/>
            </w:rPr>
          </w:pPr>
          <w:hyperlink w:anchor="_Toc207723375">
            <w:ins w:id="677" w:author="Winston.Huang" w:date="2025-09-02T16:29:00Z">
              <w:r>
                <w:rPr>
                  <w:webHidden/>
                </w:rPr>
                <w:t>Evidence</w:t>
              </w:r>
            </w:ins>
            <w:ins w:id="678" w:author="Winston.Huang" w:date="2025-09-02T16:29:00Z">
              <w:r>
                <w:rPr>
                  <w:webHidden/>
                </w:rPr>
                <w:fldChar w:fldCharType="begin"/>
              </w:r>
              <w:r>
                <w:rPr>
                  <w:webHidden/>
                </w:rPr>
                <w:instrText xml:space="preserve">PAGEREF _Toc207723375 \h</w:instrText>
              </w:r>
              <w:r>
                <w:rPr>
                  <w:webHidden/>
                </w:rPr>
                <w:fldChar w:fldCharType="separate"/>
              </w:r>
              <w:r>
                <w:rPr>
                  <w:vanish w:val="false"/>
                </w:rPr>
                <w:tab/>
                <w:t>116</w:t>
              </w:r>
            </w:ins>
            <w:r>
              <w:rPr>
                <w:webHidden/>
              </w:rPr>
              <w:fldChar w:fldCharType="end"/>
            </w:r>
          </w:hyperlink>
        </w:p>
        <w:p>
          <w:pPr>
            <w:pStyle w:val="32"/>
            <w:tabs>
              <w:tab w:val="clear" w:pos="480"/>
              <w:tab w:val="right" w:pos="8255" w:leader="dot"/>
            </w:tabs>
            <w:rPr>
              <w:rFonts w:cs="Arial" w:cstheme="minorBidi"/>
              <w:ins w:id="682" w:author="Winston.Huang" w:date="2025-09-02T16:29:00Z"/>
              <w:kern w:val="2"/>
              <w:sz w:val="24"/>
            </w:rPr>
          </w:pPr>
          <w:hyperlink w:anchor="_Toc207723376">
            <w:ins w:id="680" w:author="Winston.Huang" w:date="2025-09-02T16:29:00Z">
              <w:r>
                <w:rPr>
                  <w:webHidden/>
                  <w:rFonts w:eastAsia="Aptos" w:cs="Aptos"/>
                </w:rPr>
                <w:t>Detailed Setting Steps</w:t>
              </w:r>
            </w:ins>
            <w:ins w:id="681" w:author="Winston.Huang" w:date="2025-09-02T16:29:00Z">
              <w:r>
                <w:rPr>
                  <w:webHidden/>
                </w:rPr>
                <w:fldChar w:fldCharType="begin"/>
              </w:r>
              <w:r>
                <w:rPr>
                  <w:webHidden/>
                </w:rPr>
                <w:instrText xml:space="preserve">PAGEREF _Toc207723376 \h</w:instrText>
              </w:r>
              <w:r>
                <w:rPr>
                  <w:webHidden/>
                </w:rPr>
                <w:fldChar w:fldCharType="separate"/>
              </w:r>
              <w:r>
                <w:rPr>
                  <w:vanish w:val="false"/>
                </w:rPr>
                <w:tab/>
                <w:t>117</w:t>
              </w:r>
            </w:ins>
            <w:r>
              <w:rPr>
                <w:webHidden/>
              </w:rPr>
              <w:fldChar w:fldCharType="end"/>
            </w:r>
          </w:hyperlink>
        </w:p>
        <w:p>
          <w:pPr>
            <w:pStyle w:val="22"/>
            <w:tabs>
              <w:tab w:val="clear" w:pos="480"/>
              <w:tab w:val="right" w:pos="8255" w:leader="dot"/>
            </w:tabs>
            <w:rPr>
              <w:rFonts w:cs="Arial" w:cstheme="minorBidi"/>
              <w:ins w:id="685" w:author="Winston.Huang" w:date="2025-09-02T16:29:00Z"/>
              <w:kern w:val="2"/>
              <w:sz w:val="24"/>
            </w:rPr>
          </w:pPr>
          <w:hyperlink w:anchor="_Toc207723377">
            <w:ins w:id="683" w:author="Winston.Huang" w:date="2025-09-02T16:29:00Z">
              <w:r>
                <w:rPr>
                  <w:webHidden/>
                </w:rPr>
                <w:t>CR 7.3(1) – Backup Integrity Verification</w:t>
              </w:r>
            </w:ins>
            <w:ins w:id="684" w:author="Winston.Huang" w:date="2025-09-02T16:29:00Z">
              <w:r>
                <w:rPr>
                  <w:webHidden/>
                </w:rPr>
                <w:fldChar w:fldCharType="begin"/>
              </w:r>
              <w:r>
                <w:rPr>
                  <w:webHidden/>
                </w:rPr>
                <w:instrText xml:space="preserve">PAGEREF _Toc207723377 \h</w:instrText>
              </w:r>
              <w:r>
                <w:rPr>
                  <w:webHidden/>
                </w:rPr>
                <w:fldChar w:fldCharType="separate"/>
              </w:r>
              <w:r>
                <w:rPr>
                  <w:vanish w:val="false"/>
                </w:rPr>
                <w:tab/>
                <w:t>117</w:t>
              </w:r>
            </w:ins>
            <w:r>
              <w:rPr>
                <w:webHidden/>
              </w:rPr>
              <w:fldChar w:fldCharType="end"/>
            </w:r>
          </w:hyperlink>
        </w:p>
        <w:p>
          <w:pPr>
            <w:pStyle w:val="32"/>
            <w:tabs>
              <w:tab w:val="clear" w:pos="480"/>
              <w:tab w:val="right" w:pos="8255" w:leader="dot"/>
            </w:tabs>
            <w:rPr>
              <w:rFonts w:cs="Arial" w:cstheme="minorBidi"/>
              <w:ins w:id="688" w:author="Winston.Huang" w:date="2025-09-02T16:29:00Z"/>
              <w:kern w:val="2"/>
              <w:sz w:val="24"/>
            </w:rPr>
          </w:pPr>
          <w:hyperlink w:anchor="_Toc207723378">
            <w:ins w:id="686" w:author="Winston.Huang" w:date="2025-09-02T16:29:00Z">
              <w:r>
                <w:rPr>
                  <w:webHidden/>
                  <w:rFonts w:eastAsia="Aptos" w:cs="Aptos"/>
                </w:rPr>
                <w:t>Statement</w:t>
              </w:r>
            </w:ins>
            <w:ins w:id="687" w:author="Winston.Huang" w:date="2025-09-02T16:29:00Z">
              <w:r>
                <w:rPr>
                  <w:webHidden/>
                </w:rPr>
                <w:fldChar w:fldCharType="begin"/>
              </w:r>
              <w:r>
                <w:rPr>
                  <w:webHidden/>
                </w:rPr>
                <w:instrText xml:space="preserve">PAGEREF _Toc207723378 \h</w:instrText>
              </w:r>
              <w:r>
                <w:rPr>
                  <w:webHidden/>
                </w:rPr>
                <w:fldChar w:fldCharType="separate"/>
              </w:r>
              <w:r>
                <w:rPr>
                  <w:vanish w:val="false"/>
                </w:rPr>
                <w:tab/>
                <w:t>117</w:t>
              </w:r>
            </w:ins>
            <w:r>
              <w:rPr>
                <w:webHidden/>
              </w:rPr>
              <w:fldChar w:fldCharType="end"/>
            </w:r>
          </w:hyperlink>
        </w:p>
        <w:p>
          <w:pPr>
            <w:pStyle w:val="32"/>
            <w:tabs>
              <w:tab w:val="clear" w:pos="480"/>
              <w:tab w:val="right" w:pos="8255" w:leader="dot"/>
            </w:tabs>
            <w:rPr>
              <w:rFonts w:cs="Arial" w:cstheme="minorBidi"/>
              <w:ins w:id="691" w:author="Winston.Huang" w:date="2025-09-02T16:29:00Z"/>
              <w:kern w:val="2"/>
              <w:sz w:val="24"/>
            </w:rPr>
          </w:pPr>
          <w:hyperlink w:anchor="_Toc207723379">
            <w:ins w:id="689" w:author="Winston.Huang" w:date="2025-09-02T16:29:00Z">
              <w:r>
                <w:rPr>
                  <w:webHidden/>
                </w:rPr>
                <w:t>Evidence</w:t>
              </w:r>
            </w:ins>
            <w:ins w:id="690" w:author="Winston.Huang" w:date="2025-09-02T16:29:00Z">
              <w:r>
                <w:rPr>
                  <w:webHidden/>
                </w:rPr>
                <w:fldChar w:fldCharType="begin"/>
              </w:r>
              <w:r>
                <w:rPr>
                  <w:webHidden/>
                </w:rPr>
                <w:instrText xml:space="preserve">PAGEREF _Toc207723379 \h</w:instrText>
              </w:r>
              <w:r>
                <w:rPr>
                  <w:webHidden/>
                </w:rPr>
                <w:fldChar w:fldCharType="separate"/>
              </w:r>
              <w:r>
                <w:rPr>
                  <w:vanish w:val="false"/>
                </w:rPr>
                <w:tab/>
                <w:t>117</w:t>
              </w:r>
            </w:ins>
            <w:r>
              <w:rPr>
                <w:webHidden/>
              </w:rPr>
              <w:fldChar w:fldCharType="end"/>
            </w:r>
          </w:hyperlink>
        </w:p>
        <w:p>
          <w:pPr>
            <w:pStyle w:val="32"/>
            <w:tabs>
              <w:tab w:val="clear" w:pos="480"/>
              <w:tab w:val="right" w:pos="8255" w:leader="dot"/>
            </w:tabs>
            <w:rPr>
              <w:rFonts w:cs="Arial" w:cstheme="minorBidi"/>
              <w:ins w:id="694" w:author="Winston.Huang" w:date="2025-09-02T16:29:00Z"/>
              <w:kern w:val="2"/>
              <w:sz w:val="24"/>
            </w:rPr>
          </w:pPr>
          <w:hyperlink w:anchor="_Toc207723380">
            <w:ins w:id="692" w:author="Winston.Huang" w:date="2025-09-02T16:29:00Z">
              <w:r>
                <w:rPr>
                  <w:webHidden/>
                  <w:rFonts w:eastAsia="Aptos" w:cs="Aptos"/>
                </w:rPr>
                <w:t>Detailed Setting Steps</w:t>
              </w:r>
            </w:ins>
            <w:ins w:id="693" w:author="Winston.Huang" w:date="2025-09-02T16:29:00Z">
              <w:r>
                <w:rPr>
                  <w:webHidden/>
                </w:rPr>
                <w:fldChar w:fldCharType="begin"/>
              </w:r>
              <w:r>
                <w:rPr>
                  <w:webHidden/>
                </w:rPr>
                <w:instrText xml:space="preserve">PAGEREF _Toc207723380 \h</w:instrText>
              </w:r>
              <w:r>
                <w:rPr>
                  <w:webHidden/>
                </w:rPr>
                <w:fldChar w:fldCharType="separate"/>
              </w:r>
              <w:r>
                <w:rPr>
                  <w:vanish w:val="false"/>
                </w:rPr>
                <w:tab/>
                <w:t>117</w:t>
              </w:r>
            </w:ins>
            <w:r>
              <w:rPr>
                <w:webHidden/>
              </w:rPr>
              <w:fldChar w:fldCharType="end"/>
            </w:r>
          </w:hyperlink>
        </w:p>
        <w:p>
          <w:pPr>
            <w:pStyle w:val="22"/>
            <w:tabs>
              <w:tab w:val="clear" w:pos="480"/>
              <w:tab w:val="right" w:pos="8255" w:leader="dot"/>
            </w:tabs>
            <w:rPr>
              <w:rFonts w:cs="Arial" w:cstheme="minorBidi"/>
              <w:ins w:id="697" w:author="Winston.Huang" w:date="2025-09-02T16:29:00Z"/>
              <w:kern w:val="2"/>
              <w:sz w:val="24"/>
            </w:rPr>
          </w:pPr>
          <w:hyperlink w:anchor="_Toc207723381">
            <w:ins w:id="695" w:author="Winston.Huang" w:date="2025-09-02T16:29:00Z">
              <w:r>
                <w:rPr>
                  <w:webHidden/>
                </w:rPr>
                <w:t>CR 7.4 – Control system recovery and reconstitution</w:t>
              </w:r>
            </w:ins>
            <w:ins w:id="696" w:author="Winston.Huang" w:date="2025-09-02T16:29:00Z">
              <w:r>
                <w:rPr>
                  <w:webHidden/>
                </w:rPr>
                <w:fldChar w:fldCharType="begin"/>
              </w:r>
              <w:r>
                <w:rPr>
                  <w:webHidden/>
                </w:rPr>
                <w:instrText xml:space="preserve">PAGEREF _Toc207723381 \h</w:instrText>
              </w:r>
              <w:r>
                <w:rPr>
                  <w:webHidden/>
                </w:rPr>
                <w:fldChar w:fldCharType="separate"/>
              </w:r>
              <w:r>
                <w:rPr>
                  <w:vanish w:val="false"/>
                </w:rPr>
                <w:tab/>
                <w:t>118</w:t>
              </w:r>
            </w:ins>
            <w:r>
              <w:rPr>
                <w:webHidden/>
              </w:rPr>
              <w:fldChar w:fldCharType="end"/>
            </w:r>
          </w:hyperlink>
        </w:p>
        <w:p>
          <w:pPr>
            <w:pStyle w:val="32"/>
            <w:tabs>
              <w:tab w:val="clear" w:pos="480"/>
              <w:tab w:val="right" w:pos="8255" w:leader="dot"/>
            </w:tabs>
            <w:rPr>
              <w:rFonts w:cs="Arial" w:cstheme="minorBidi"/>
              <w:ins w:id="700" w:author="Winston.Huang" w:date="2025-09-02T16:29:00Z"/>
              <w:kern w:val="2"/>
              <w:sz w:val="24"/>
            </w:rPr>
          </w:pPr>
          <w:hyperlink w:anchor="_Toc207723382">
            <w:ins w:id="698" w:author="Winston.Huang" w:date="2025-09-02T16:29:00Z">
              <w:r>
                <w:rPr>
                  <w:webHidden/>
                  <w:rFonts w:eastAsia="Aptos" w:cs="Aptos"/>
                </w:rPr>
                <w:t>Statement</w:t>
              </w:r>
            </w:ins>
            <w:ins w:id="699" w:author="Winston.Huang" w:date="2025-09-02T16:29:00Z">
              <w:r>
                <w:rPr>
                  <w:webHidden/>
                </w:rPr>
                <w:fldChar w:fldCharType="begin"/>
              </w:r>
              <w:r>
                <w:rPr>
                  <w:webHidden/>
                </w:rPr>
                <w:instrText xml:space="preserve">PAGEREF _Toc207723382 \h</w:instrText>
              </w:r>
              <w:r>
                <w:rPr>
                  <w:webHidden/>
                </w:rPr>
                <w:fldChar w:fldCharType="separate"/>
              </w:r>
              <w:r>
                <w:rPr>
                  <w:vanish w:val="false"/>
                </w:rPr>
                <w:tab/>
                <w:t>119</w:t>
              </w:r>
            </w:ins>
            <w:r>
              <w:rPr>
                <w:webHidden/>
              </w:rPr>
              <w:fldChar w:fldCharType="end"/>
            </w:r>
          </w:hyperlink>
        </w:p>
        <w:p>
          <w:pPr>
            <w:pStyle w:val="32"/>
            <w:tabs>
              <w:tab w:val="clear" w:pos="480"/>
              <w:tab w:val="right" w:pos="8255" w:leader="dot"/>
            </w:tabs>
            <w:rPr>
              <w:rFonts w:cs="Arial" w:cstheme="minorBidi"/>
              <w:ins w:id="703" w:author="Winston.Huang" w:date="2025-09-02T16:29:00Z"/>
              <w:kern w:val="2"/>
              <w:sz w:val="24"/>
            </w:rPr>
          </w:pPr>
          <w:hyperlink w:anchor="_Toc207723383">
            <w:ins w:id="701" w:author="Winston.Huang" w:date="2025-09-02T16:29:00Z">
              <w:r>
                <w:rPr>
                  <w:webHidden/>
                </w:rPr>
                <w:t>Evidence</w:t>
              </w:r>
            </w:ins>
            <w:ins w:id="702" w:author="Winston.Huang" w:date="2025-09-02T16:29:00Z">
              <w:r>
                <w:rPr>
                  <w:webHidden/>
                </w:rPr>
                <w:fldChar w:fldCharType="begin"/>
              </w:r>
              <w:r>
                <w:rPr>
                  <w:webHidden/>
                </w:rPr>
                <w:instrText xml:space="preserve">PAGEREF _Toc207723383 \h</w:instrText>
              </w:r>
              <w:r>
                <w:rPr>
                  <w:webHidden/>
                </w:rPr>
                <w:fldChar w:fldCharType="separate"/>
              </w:r>
              <w:r>
                <w:rPr>
                  <w:vanish w:val="false"/>
                </w:rPr>
                <w:tab/>
                <w:t>119</w:t>
              </w:r>
            </w:ins>
            <w:r>
              <w:rPr>
                <w:webHidden/>
              </w:rPr>
              <w:fldChar w:fldCharType="end"/>
            </w:r>
          </w:hyperlink>
        </w:p>
        <w:p>
          <w:pPr>
            <w:pStyle w:val="32"/>
            <w:tabs>
              <w:tab w:val="clear" w:pos="480"/>
              <w:tab w:val="right" w:pos="8255" w:leader="dot"/>
            </w:tabs>
            <w:rPr>
              <w:rFonts w:cs="Arial" w:cstheme="minorBidi"/>
              <w:ins w:id="706" w:author="Winston.Huang" w:date="2025-09-02T16:29:00Z"/>
              <w:kern w:val="2"/>
              <w:sz w:val="24"/>
            </w:rPr>
          </w:pPr>
          <w:hyperlink w:anchor="_Toc207723384">
            <w:ins w:id="704" w:author="Winston.Huang" w:date="2025-09-02T16:29:00Z">
              <w:r>
                <w:rPr>
                  <w:webHidden/>
                  <w:rFonts w:eastAsia="Aptos" w:cs="Aptos"/>
                </w:rPr>
                <w:t>Detailed Setting Steps</w:t>
              </w:r>
            </w:ins>
            <w:ins w:id="705" w:author="Winston.Huang" w:date="2025-09-02T16:29:00Z">
              <w:r>
                <w:rPr>
                  <w:webHidden/>
                </w:rPr>
                <w:fldChar w:fldCharType="begin"/>
              </w:r>
              <w:r>
                <w:rPr>
                  <w:webHidden/>
                </w:rPr>
                <w:instrText xml:space="preserve">PAGEREF _Toc207723384 \h</w:instrText>
              </w:r>
              <w:r>
                <w:rPr>
                  <w:webHidden/>
                </w:rPr>
                <w:fldChar w:fldCharType="separate"/>
              </w:r>
              <w:r>
                <w:rPr>
                  <w:vanish w:val="false"/>
                </w:rPr>
                <w:tab/>
                <w:t>119</w:t>
              </w:r>
            </w:ins>
            <w:r>
              <w:rPr>
                <w:webHidden/>
              </w:rPr>
              <w:fldChar w:fldCharType="end"/>
            </w:r>
          </w:hyperlink>
        </w:p>
        <w:p>
          <w:pPr>
            <w:pStyle w:val="22"/>
            <w:tabs>
              <w:tab w:val="clear" w:pos="480"/>
              <w:tab w:val="right" w:pos="8255" w:leader="dot"/>
            </w:tabs>
            <w:rPr>
              <w:rFonts w:cs="Arial" w:cstheme="minorBidi"/>
              <w:ins w:id="709" w:author="Winston.Huang" w:date="2025-09-02T16:29:00Z"/>
              <w:kern w:val="2"/>
              <w:sz w:val="24"/>
            </w:rPr>
          </w:pPr>
          <w:hyperlink w:anchor="_Toc207723385">
            <w:ins w:id="707" w:author="Winston.Huang" w:date="2025-09-02T16:29:00Z">
              <w:r>
                <w:rPr>
                  <w:webHidden/>
                </w:rPr>
                <w:t>CR 7.6 – Network and security configuration settings</w:t>
              </w:r>
            </w:ins>
            <w:ins w:id="708" w:author="Winston.Huang" w:date="2025-09-02T16:29:00Z">
              <w:r>
                <w:rPr>
                  <w:webHidden/>
                </w:rPr>
                <w:fldChar w:fldCharType="begin"/>
              </w:r>
              <w:r>
                <w:rPr>
                  <w:webHidden/>
                </w:rPr>
                <w:instrText xml:space="preserve">PAGEREF _Toc207723385 \h</w:instrText>
              </w:r>
              <w:r>
                <w:rPr>
                  <w:webHidden/>
                </w:rPr>
                <w:fldChar w:fldCharType="separate"/>
              </w:r>
              <w:r>
                <w:rPr>
                  <w:vanish w:val="false"/>
                </w:rPr>
                <w:tab/>
                <w:t>120</w:t>
              </w:r>
            </w:ins>
            <w:r>
              <w:rPr>
                <w:webHidden/>
              </w:rPr>
              <w:fldChar w:fldCharType="end"/>
            </w:r>
          </w:hyperlink>
        </w:p>
        <w:p>
          <w:pPr>
            <w:pStyle w:val="32"/>
            <w:tabs>
              <w:tab w:val="clear" w:pos="480"/>
              <w:tab w:val="right" w:pos="8255" w:leader="dot"/>
            </w:tabs>
            <w:rPr>
              <w:rFonts w:cs="Arial" w:cstheme="minorBidi"/>
              <w:ins w:id="712" w:author="Winston.Huang" w:date="2025-09-02T16:29:00Z"/>
              <w:kern w:val="2"/>
              <w:sz w:val="24"/>
            </w:rPr>
          </w:pPr>
          <w:hyperlink w:anchor="_Toc207723386">
            <w:ins w:id="710" w:author="Winston.Huang" w:date="2025-09-02T16:29:00Z">
              <w:r>
                <w:rPr>
                  <w:webHidden/>
                  <w:rFonts w:eastAsia="Aptos" w:cs="Aptos"/>
                </w:rPr>
                <w:t>Statement</w:t>
              </w:r>
            </w:ins>
            <w:ins w:id="711" w:author="Winston.Huang" w:date="2025-09-02T16:29:00Z">
              <w:r>
                <w:rPr>
                  <w:webHidden/>
                </w:rPr>
                <w:fldChar w:fldCharType="begin"/>
              </w:r>
              <w:r>
                <w:rPr>
                  <w:webHidden/>
                </w:rPr>
                <w:instrText xml:space="preserve">PAGEREF _Toc207723386 \h</w:instrText>
              </w:r>
              <w:r>
                <w:rPr>
                  <w:webHidden/>
                </w:rPr>
                <w:fldChar w:fldCharType="separate"/>
              </w:r>
              <w:r>
                <w:rPr>
                  <w:vanish w:val="false"/>
                </w:rPr>
                <w:tab/>
                <w:t>120</w:t>
              </w:r>
            </w:ins>
            <w:r>
              <w:rPr>
                <w:webHidden/>
              </w:rPr>
              <w:fldChar w:fldCharType="end"/>
            </w:r>
          </w:hyperlink>
        </w:p>
        <w:p>
          <w:pPr>
            <w:pStyle w:val="32"/>
            <w:tabs>
              <w:tab w:val="clear" w:pos="480"/>
              <w:tab w:val="right" w:pos="8255" w:leader="dot"/>
            </w:tabs>
            <w:rPr>
              <w:rFonts w:cs="Arial" w:cstheme="minorBidi"/>
              <w:ins w:id="715" w:author="Winston.Huang" w:date="2025-09-02T16:29:00Z"/>
              <w:kern w:val="2"/>
              <w:sz w:val="24"/>
            </w:rPr>
          </w:pPr>
          <w:hyperlink w:anchor="_Toc207723387">
            <w:ins w:id="713" w:author="Winston.Huang" w:date="2025-09-02T16:29:00Z">
              <w:r>
                <w:rPr>
                  <w:webHidden/>
                </w:rPr>
                <w:t>Evidence</w:t>
              </w:r>
            </w:ins>
            <w:ins w:id="714" w:author="Winston.Huang" w:date="2025-09-02T16:29:00Z">
              <w:r>
                <w:rPr>
                  <w:webHidden/>
                </w:rPr>
                <w:fldChar w:fldCharType="begin"/>
              </w:r>
              <w:r>
                <w:rPr>
                  <w:webHidden/>
                </w:rPr>
                <w:instrText xml:space="preserve">PAGEREF _Toc207723387 \h</w:instrText>
              </w:r>
              <w:r>
                <w:rPr>
                  <w:webHidden/>
                </w:rPr>
                <w:fldChar w:fldCharType="separate"/>
              </w:r>
              <w:r>
                <w:rPr>
                  <w:vanish w:val="false"/>
                </w:rPr>
                <w:tab/>
                <w:t>121</w:t>
              </w:r>
            </w:ins>
            <w:r>
              <w:rPr>
                <w:webHidden/>
              </w:rPr>
              <w:fldChar w:fldCharType="end"/>
            </w:r>
          </w:hyperlink>
        </w:p>
        <w:p>
          <w:pPr>
            <w:pStyle w:val="32"/>
            <w:tabs>
              <w:tab w:val="clear" w:pos="480"/>
              <w:tab w:val="right" w:pos="8255" w:leader="dot"/>
            </w:tabs>
            <w:rPr>
              <w:rFonts w:cs="Arial" w:cstheme="minorBidi"/>
              <w:ins w:id="718" w:author="Winston.Huang" w:date="2025-09-02T16:29:00Z"/>
              <w:kern w:val="2"/>
              <w:sz w:val="24"/>
            </w:rPr>
          </w:pPr>
          <w:hyperlink w:anchor="_Toc207723388">
            <w:ins w:id="716" w:author="Winston.Huang" w:date="2025-09-02T16:29:00Z">
              <w:r>
                <w:rPr>
                  <w:webHidden/>
                  <w:rFonts w:eastAsia="Aptos" w:cs="Aptos"/>
                </w:rPr>
                <w:t>Detailed Setting Steps:</w:t>
              </w:r>
            </w:ins>
            <w:ins w:id="717" w:author="Winston.Huang" w:date="2025-09-02T16:29:00Z">
              <w:r>
                <w:rPr>
                  <w:webHidden/>
                </w:rPr>
                <w:fldChar w:fldCharType="begin"/>
              </w:r>
              <w:r>
                <w:rPr>
                  <w:webHidden/>
                </w:rPr>
                <w:instrText xml:space="preserve">PAGEREF _Toc207723388 \h</w:instrText>
              </w:r>
              <w:r>
                <w:rPr>
                  <w:webHidden/>
                </w:rPr>
                <w:fldChar w:fldCharType="separate"/>
              </w:r>
              <w:r>
                <w:rPr>
                  <w:vanish w:val="false"/>
                </w:rPr>
                <w:tab/>
                <w:t>121</w:t>
              </w:r>
            </w:ins>
            <w:r>
              <w:rPr>
                <w:webHidden/>
              </w:rPr>
              <w:fldChar w:fldCharType="end"/>
            </w:r>
          </w:hyperlink>
        </w:p>
        <w:p>
          <w:pPr>
            <w:pStyle w:val="22"/>
            <w:tabs>
              <w:tab w:val="clear" w:pos="480"/>
              <w:tab w:val="right" w:pos="8255" w:leader="dot"/>
            </w:tabs>
            <w:rPr>
              <w:rFonts w:cs="Arial" w:cstheme="minorBidi"/>
              <w:ins w:id="721" w:author="Winston.Huang" w:date="2025-09-02T16:29:00Z"/>
              <w:kern w:val="2"/>
              <w:sz w:val="24"/>
            </w:rPr>
          </w:pPr>
          <w:hyperlink w:anchor="_Toc207723389">
            <w:ins w:id="719" w:author="Winston.Huang" w:date="2025-09-02T16:29:00Z">
              <w:r>
                <w:rPr>
                  <w:webHidden/>
                </w:rPr>
                <w:t>CR 7.7 – Least Functionality</w:t>
              </w:r>
            </w:ins>
            <w:ins w:id="720" w:author="Winston.Huang" w:date="2025-09-02T16:29:00Z">
              <w:r>
                <w:rPr>
                  <w:webHidden/>
                </w:rPr>
                <w:fldChar w:fldCharType="begin"/>
              </w:r>
              <w:r>
                <w:rPr>
                  <w:webHidden/>
                </w:rPr>
                <w:instrText xml:space="preserve">PAGEREF _Toc207723389 \h</w:instrText>
              </w:r>
              <w:r>
                <w:rPr>
                  <w:webHidden/>
                </w:rPr>
                <w:fldChar w:fldCharType="separate"/>
              </w:r>
              <w:r>
                <w:rPr>
                  <w:vanish w:val="false"/>
                </w:rPr>
                <w:tab/>
                <w:t>122</w:t>
              </w:r>
            </w:ins>
            <w:r>
              <w:rPr>
                <w:webHidden/>
              </w:rPr>
              <w:fldChar w:fldCharType="end"/>
            </w:r>
          </w:hyperlink>
        </w:p>
        <w:p>
          <w:pPr>
            <w:pStyle w:val="32"/>
            <w:tabs>
              <w:tab w:val="clear" w:pos="480"/>
              <w:tab w:val="right" w:pos="8255" w:leader="dot"/>
            </w:tabs>
            <w:rPr>
              <w:rFonts w:cs="Arial" w:cstheme="minorBidi"/>
              <w:ins w:id="724" w:author="Winston.Huang" w:date="2025-09-02T16:29:00Z"/>
              <w:kern w:val="2"/>
              <w:sz w:val="24"/>
            </w:rPr>
          </w:pPr>
          <w:hyperlink w:anchor="_Toc207723390">
            <w:ins w:id="722" w:author="Winston.Huang" w:date="2025-09-02T16:29:00Z">
              <w:r>
                <w:rPr>
                  <w:webHidden/>
                  <w:rFonts w:eastAsia="Aptos" w:cs="Aptos"/>
                </w:rPr>
                <w:t>Statement</w:t>
              </w:r>
            </w:ins>
            <w:ins w:id="723" w:author="Winston.Huang" w:date="2025-09-02T16:29:00Z">
              <w:r>
                <w:rPr>
                  <w:webHidden/>
                </w:rPr>
                <w:fldChar w:fldCharType="begin"/>
              </w:r>
              <w:r>
                <w:rPr>
                  <w:webHidden/>
                </w:rPr>
                <w:instrText xml:space="preserve">PAGEREF _Toc207723390 \h</w:instrText>
              </w:r>
              <w:r>
                <w:rPr>
                  <w:webHidden/>
                </w:rPr>
                <w:fldChar w:fldCharType="separate"/>
              </w:r>
              <w:r>
                <w:rPr>
                  <w:vanish w:val="false"/>
                </w:rPr>
                <w:tab/>
                <w:t>122</w:t>
              </w:r>
            </w:ins>
            <w:r>
              <w:rPr>
                <w:webHidden/>
              </w:rPr>
              <w:fldChar w:fldCharType="end"/>
            </w:r>
          </w:hyperlink>
        </w:p>
        <w:p>
          <w:pPr>
            <w:pStyle w:val="32"/>
            <w:tabs>
              <w:tab w:val="clear" w:pos="480"/>
              <w:tab w:val="right" w:pos="8255" w:leader="dot"/>
            </w:tabs>
            <w:rPr>
              <w:rFonts w:cs="Arial" w:cstheme="minorBidi"/>
              <w:ins w:id="727" w:author="Winston.Huang" w:date="2025-09-02T16:29:00Z"/>
              <w:kern w:val="2"/>
              <w:sz w:val="24"/>
            </w:rPr>
          </w:pPr>
          <w:hyperlink w:anchor="_Toc207723391">
            <w:ins w:id="725" w:author="Winston.Huang" w:date="2025-09-02T16:29:00Z">
              <w:r>
                <w:rPr>
                  <w:webHidden/>
                </w:rPr>
                <w:t>Evidence</w:t>
              </w:r>
            </w:ins>
            <w:ins w:id="726" w:author="Winston.Huang" w:date="2025-09-02T16:29:00Z">
              <w:r>
                <w:rPr>
                  <w:webHidden/>
                </w:rPr>
                <w:fldChar w:fldCharType="begin"/>
              </w:r>
              <w:r>
                <w:rPr>
                  <w:webHidden/>
                </w:rPr>
                <w:instrText xml:space="preserve">PAGEREF _Toc207723391 \h</w:instrText>
              </w:r>
              <w:r>
                <w:rPr>
                  <w:webHidden/>
                </w:rPr>
                <w:fldChar w:fldCharType="separate"/>
              </w:r>
              <w:r>
                <w:rPr>
                  <w:vanish w:val="false"/>
                </w:rPr>
                <w:tab/>
                <w:t>123</w:t>
              </w:r>
            </w:ins>
            <w:r>
              <w:rPr>
                <w:webHidden/>
              </w:rPr>
              <w:fldChar w:fldCharType="end"/>
            </w:r>
          </w:hyperlink>
        </w:p>
        <w:p>
          <w:pPr>
            <w:pStyle w:val="32"/>
            <w:tabs>
              <w:tab w:val="clear" w:pos="480"/>
              <w:tab w:val="right" w:pos="8255" w:leader="dot"/>
            </w:tabs>
            <w:rPr>
              <w:rFonts w:cs="Arial" w:cstheme="minorBidi"/>
              <w:ins w:id="730" w:author="Winston.Huang" w:date="2025-09-02T16:29:00Z"/>
              <w:kern w:val="2"/>
              <w:sz w:val="24"/>
            </w:rPr>
          </w:pPr>
          <w:hyperlink w:anchor="_Toc207723392">
            <w:ins w:id="728" w:author="Winston.Huang" w:date="2025-09-02T16:29:00Z">
              <w:r>
                <w:rPr>
                  <w:webHidden/>
                  <w:rFonts w:eastAsia="Aptos" w:cs="Aptos"/>
                </w:rPr>
                <w:t>Detailed Setting Steps</w:t>
              </w:r>
            </w:ins>
            <w:ins w:id="729" w:author="Winston.Huang" w:date="2025-09-02T16:29:00Z">
              <w:r>
                <w:rPr>
                  <w:webHidden/>
                </w:rPr>
                <w:fldChar w:fldCharType="begin"/>
              </w:r>
              <w:r>
                <w:rPr>
                  <w:webHidden/>
                </w:rPr>
                <w:instrText xml:space="preserve">PAGEREF _Toc207723392 \h</w:instrText>
              </w:r>
              <w:r>
                <w:rPr>
                  <w:webHidden/>
                </w:rPr>
                <w:fldChar w:fldCharType="separate"/>
              </w:r>
              <w:r>
                <w:rPr>
                  <w:vanish w:val="false"/>
                </w:rPr>
                <w:tab/>
                <w:t>123</w:t>
              </w:r>
            </w:ins>
            <w:r>
              <w:rPr>
                <w:webHidden/>
              </w:rPr>
              <w:fldChar w:fldCharType="end"/>
            </w:r>
          </w:hyperlink>
        </w:p>
        <w:p>
          <w:pPr>
            <w:pStyle w:val="22"/>
            <w:tabs>
              <w:tab w:val="clear" w:pos="480"/>
              <w:tab w:val="right" w:pos="8255" w:leader="dot"/>
            </w:tabs>
            <w:rPr>
              <w:rFonts w:cs="Arial" w:cstheme="minorBidi"/>
              <w:ins w:id="733" w:author="Winston.Huang" w:date="2025-09-02T16:29:00Z"/>
              <w:kern w:val="2"/>
              <w:sz w:val="24"/>
            </w:rPr>
          </w:pPr>
          <w:hyperlink w:anchor="_Toc207723393">
            <w:ins w:id="731" w:author="Winston.Huang" w:date="2025-09-02T16:29:00Z">
              <w:r>
                <w:rPr>
                  <w:webHidden/>
                </w:rPr>
                <w:t>CR 7.8 – Control system component inventory</w:t>
              </w:r>
            </w:ins>
            <w:ins w:id="732" w:author="Winston.Huang" w:date="2025-09-02T16:29:00Z">
              <w:r>
                <w:rPr>
                  <w:webHidden/>
                </w:rPr>
                <w:fldChar w:fldCharType="begin"/>
              </w:r>
              <w:r>
                <w:rPr>
                  <w:webHidden/>
                </w:rPr>
                <w:instrText xml:space="preserve">PAGEREF _Toc207723393 \h</w:instrText>
              </w:r>
              <w:r>
                <w:rPr>
                  <w:webHidden/>
                </w:rPr>
                <w:fldChar w:fldCharType="separate"/>
              </w:r>
              <w:r>
                <w:rPr>
                  <w:vanish w:val="false"/>
                </w:rPr>
                <w:tab/>
                <w:t>123</w:t>
              </w:r>
            </w:ins>
            <w:r>
              <w:rPr>
                <w:webHidden/>
              </w:rPr>
              <w:fldChar w:fldCharType="end"/>
            </w:r>
          </w:hyperlink>
        </w:p>
        <w:p>
          <w:pPr>
            <w:pStyle w:val="32"/>
            <w:tabs>
              <w:tab w:val="clear" w:pos="480"/>
              <w:tab w:val="right" w:pos="8255" w:leader="dot"/>
            </w:tabs>
            <w:rPr>
              <w:rFonts w:cs="Arial" w:cstheme="minorBidi"/>
              <w:ins w:id="736" w:author="Winston.Huang" w:date="2025-09-02T16:29:00Z"/>
              <w:kern w:val="2"/>
              <w:sz w:val="24"/>
            </w:rPr>
          </w:pPr>
          <w:hyperlink w:anchor="_Toc207723394">
            <w:ins w:id="734" w:author="Winston.Huang" w:date="2025-09-02T16:29:00Z">
              <w:r>
                <w:rPr>
                  <w:webHidden/>
                  <w:rFonts w:eastAsia="Aptos" w:cs="Aptos"/>
                </w:rPr>
                <w:t>Statement</w:t>
              </w:r>
            </w:ins>
            <w:ins w:id="735" w:author="Winston.Huang" w:date="2025-09-02T16:29:00Z">
              <w:r>
                <w:rPr>
                  <w:webHidden/>
                </w:rPr>
                <w:fldChar w:fldCharType="begin"/>
              </w:r>
              <w:r>
                <w:rPr>
                  <w:webHidden/>
                </w:rPr>
                <w:instrText xml:space="preserve">PAGEREF _Toc207723394 \h</w:instrText>
              </w:r>
              <w:r>
                <w:rPr>
                  <w:webHidden/>
                </w:rPr>
                <w:fldChar w:fldCharType="separate"/>
              </w:r>
              <w:r>
                <w:rPr>
                  <w:vanish w:val="false"/>
                </w:rPr>
                <w:tab/>
                <w:t>124</w:t>
              </w:r>
            </w:ins>
            <w:r>
              <w:rPr>
                <w:webHidden/>
              </w:rPr>
              <w:fldChar w:fldCharType="end"/>
            </w:r>
          </w:hyperlink>
        </w:p>
        <w:p>
          <w:pPr>
            <w:pStyle w:val="32"/>
            <w:tabs>
              <w:tab w:val="clear" w:pos="480"/>
              <w:tab w:val="right" w:pos="8255" w:leader="dot"/>
            </w:tabs>
            <w:rPr>
              <w:rFonts w:cs="Arial" w:cstheme="minorBidi"/>
              <w:ins w:id="739" w:author="Winston.Huang" w:date="2025-09-02T16:29:00Z"/>
              <w:kern w:val="2"/>
              <w:sz w:val="24"/>
            </w:rPr>
          </w:pPr>
          <w:hyperlink w:anchor="_Toc207723395">
            <w:ins w:id="737" w:author="Winston.Huang" w:date="2025-09-02T16:29:00Z">
              <w:r>
                <w:rPr>
                  <w:webHidden/>
                </w:rPr>
                <w:t>Evidence</w:t>
              </w:r>
            </w:ins>
            <w:ins w:id="738" w:author="Winston.Huang" w:date="2025-09-02T16:29:00Z">
              <w:r>
                <w:rPr>
                  <w:webHidden/>
                </w:rPr>
                <w:fldChar w:fldCharType="begin"/>
              </w:r>
              <w:r>
                <w:rPr>
                  <w:webHidden/>
                </w:rPr>
                <w:instrText xml:space="preserve">PAGEREF _Toc207723395 \h</w:instrText>
              </w:r>
              <w:r>
                <w:rPr>
                  <w:webHidden/>
                </w:rPr>
                <w:fldChar w:fldCharType="separate"/>
              </w:r>
              <w:r>
                <w:rPr>
                  <w:vanish w:val="false"/>
                </w:rPr>
                <w:tab/>
                <w:t>124</w:t>
              </w:r>
            </w:ins>
            <w:r>
              <w:rPr>
                <w:webHidden/>
              </w:rPr>
              <w:fldChar w:fldCharType="end"/>
            </w:r>
          </w:hyperlink>
        </w:p>
        <w:p>
          <w:pPr>
            <w:pStyle w:val="32"/>
            <w:tabs>
              <w:tab w:val="clear" w:pos="480"/>
              <w:tab w:val="right" w:pos="8255" w:leader="dot"/>
            </w:tabs>
            <w:rPr>
              <w:rFonts w:cs="Arial" w:cstheme="minorBidi"/>
              <w:ins w:id="742" w:author="Winston.Huang" w:date="2025-09-02T16:29:00Z"/>
              <w:kern w:val="2"/>
              <w:sz w:val="24"/>
            </w:rPr>
          </w:pPr>
          <w:hyperlink w:anchor="_Toc207723396">
            <w:ins w:id="740" w:author="Winston.Huang" w:date="2025-09-02T16:29:00Z">
              <w:r>
                <w:rPr>
                  <w:webHidden/>
                  <w:rFonts w:eastAsia="Aptos" w:cs="Aptos"/>
                </w:rPr>
                <w:t>Detailed Setting Steps</w:t>
              </w:r>
            </w:ins>
            <w:ins w:id="741" w:author="Winston.Huang" w:date="2025-09-02T16:29:00Z">
              <w:r>
                <w:rPr>
                  <w:webHidden/>
                </w:rPr>
                <w:fldChar w:fldCharType="begin"/>
              </w:r>
              <w:r>
                <w:rPr>
                  <w:webHidden/>
                </w:rPr>
                <w:instrText xml:space="preserve">PAGEREF _Toc207723396 \h</w:instrText>
              </w:r>
              <w:r>
                <w:rPr>
                  <w:webHidden/>
                </w:rPr>
                <w:fldChar w:fldCharType="separate"/>
              </w:r>
              <w:r>
                <w:rPr>
                  <w:vanish w:val="false"/>
                </w:rPr>
                <w:tab/>
                <w:t>124</w:t>
              </w:r>
            </w:ins>
            <w:r>
              <w:rPr>
                <w:webHidden/>
              </w:rPr>
              <w:fldChar w:fldCharType="end"/>
            </w:r>
          </w:hyperlink>
        </w:p>
        <w:p>
          <w:pPr>
            <w:pStyle w:val="13"/>
            <w:rPr>
              <w:rFonts w:cs="Arial" w:cstheme="minorBidi"/>
              <w:kern w:val="2"/>
              <w:sz w:val="24"/>
              <w:del w:id="745" w:author="Winston.Huang" w:date="2025-09-02T16:28:00Z"/>
            </w:rPr>
          </w:pPr>
          <w:del w:id="743" w:author="Winston.Huang" w:date="2025-09-02T16:28:00Z">
            <w:r>
              <w:rPr/>
              <w:delText>Implementation Note</w:delText>
            </w:r>
          </w:del>
          <w:del w:id="744" w:author="Winston.Huang" w:date="2025-09-02T16:28:00Z">
            <w:r>
              <w:rPr>
                <w:vanish w:val="false"/>
              </w:rPr>
              <w:tab/>
              <w:delText>11</w:delText>
            </w:r>
          </w:del>
        </w:p>
        <w:p>
          <w:pPr>
            <w:pStyle w:val="13"/>
            <w:rPr>
              <w:rFonts w:cs="Arial" w:cstheme="minorBidi"/>
              <w:kern w:val="2"/>
              <w:sz w:val="24"/>
              <w:del w:id="748" w:author="Winston.Huang" w:date="2025-09-02T16:28:00Z"/>
            </w:rPr>
          </w:pPr>
          <w:del w:id="746" w:author="Winston.Huang" w:date="2025-09-02T16:28:00Z">
            <w:r>
              <w:rPr/>
              <w:delText>FR1 – Identification and authentication control</w:delText>
            </w:r>
          </w:del>
          <w:del w:id="747" w:author="Winston.Huang" w:date="2025-09-02T16:28:00Z">
            <w:r>
              <w:rPr>
                <w:vanish w:val="false"/>
              </w:rPr>
              <w:tab/>
              <w:delText>12</w:delText>
            </w:r>
          </w:del>
        </w:p>
        <w:p>
          <w:pPr>
            <w:pStyle w:val="22"/>
            <w:tabs>
              <w:tab w:val="clear" w:pos="480"/>
              <w:tab w:val="right" w:pos="8255" w:leader="dot"/>
            </w:tabs>
            <w:rPr>
              <w:rFonts w:cs="Arial" w:cstheme="minorBidi"/>
              <w:kern w:val="2"/>
              <w:sz w:val="24"/>
              <w:del w:id="751" w:author="Winston.Huang" w:date="2025-09-02T16:28:00Z"/>
            </w:rPr>
          </w:pPr>
          <w:del w:id="749" w:author="Winston.Huang" w:date="2025-09-02T16:28:00Z">
            <w:r>
              <w:rPr/>
              <w:delText>CR 1.1 – Human user identification and authentication</w:delText>
            </w:r>
          </w:del>
          <w:del w:id="750" w:author="Winston.Huang" w:date="2025-09-02T16:28:00Z">
            <w:r>
              <w:rPr>
                <w:vanish w:val="false"/>
              </w:rPr>
              <w:tab/>
              <w:delText>12</w:delText>
            </w:r>
          </w:del>
        </w:p>
        <w:p>
          <w:pPr>
            <w:pStyle w:val="32"/>
            <w:tabs>
              <w:tab w:val="clear" w:pos="480"/>
              <w:tab w:val="right" w:pos="8255" w:leader="dot"/>
            </w:tabs>
            <w:rPr>
              <w:rFonts w:cs="Arial" w:cstheme="minorBidi"/>
              <w:kern w:val="2"/>
              <w:sz w:val="24"/>
              <w:del w:id="754" w:author="Winston.Huang" w:date="2025-09-02T16:28:00Z"/>
            </w:rPr>
          </w:pPr>
          <w:del w:id="752" w:author="Winston.Huang" w:date="2025-09-02T16:28:00Z">
            <w:r>
              <w:rPr/>
              <w:delText>Statement</w:delText>
            </w:r>
          </w:del>
          <w:del w:id="753" w:author="Winston.Huang" w:date="2025-09-02T16:28:00Z">
            <w:r>
              <w:rPr>
                <w:vanish w:val="false"/>
              </w:rPr>
              <w:tab/>
              <w:delText>13</w:delText>
            </w:r>
          </w:del>
        </w:p>
        <w:p>
          <w:pPr>
            <w:pStyle w:val="32"/>
            <w:tabs>
              <w:tab w:val="clear" w:pos="480"/>
              <w:tab w:val="right" w:pos="8255" w:leader="dot"/>
            </w:tabs>
            <w:rPr>
              <w:rFonts w:cs="Arial" w:cstheme="minorBidi"/>
              <w:kern w:val="2"/>
              <w:sz w:val="24"/>
              <w:del w:id="757" w:author="Winston.Huang" w:date="2025-09-02T16:28:00Z"/>
            </w:rPr>
          </w:pPr>
          <w:del w:id="755" w:author="Winston.Huang" w:date="2025-09-02T16:28:00Z">
            <w:r>
              <w:rPr/>
              <w:delText>Evidence</w:delText>
            </w:r>
          </w:del>
          <w:del w:id="756" w:author="Winston.Huang" w:date="2025-09-02T16:28:00Z">
            <w:r>
              <w:rPr>
                <w:vanish w:val="false"/>
              </w:rPr>
              <w:tab/>
              <w:delText>13</w:delText>
            </w:r>
          </w:del>
        </w:p>
        <w:p>
          <w:pPr>
            <w:pStyle w:val="32"/>
            <w:tabs>
              <w:tab w:val="clear" w:pos="480"/>
              <w:tab w:val="right" w:pos="8255" w:leader="dot"/>
            </w:tabs>
            <w:rPr>
              <w:rFonts w:cs="Arial" w:cstheme="minorBidi"/>
              <w:kern w:val="2"/>
              <w:sz w:val="24"/>
              <w:del w:id="760" w:author="Winston.Huang" w:date="2025-09-02T16:28:00Z"/>
            </w:rPr>
          </w:pPr>
          <w:del w:id="758" w:author="Winston.Huang" w:date="2025-09-02T16:28:00Z">
            <w:r>
              <w:rPr/>
              <w:delText>Detailed Setting Steps</w:delText>
            </w:r>
          </w:del>
          <w:del w:id="759" w:author="Winston.Huang" w:date="2025-09-02T16:28:00Z">
            <w:r>
              <w:rPr>
                <w:vanish w:val="false"/>
              </w:rPr>
              <w:tab/>
              <w:delText>13</w:delText>
            </w:r>
          </w:del>
        </w:p>
        <w:p>
          <w:pPr>
            <w:pStyle w:val="22"/>
            <w:tabs>
              <w:tab w:val="clear" w:pos="480"/>
              <w:tab w:val="right" w:pos="8255" w:leader="dot"/>
            </w:tabs>
            <w:rPr>
              <w:rFonts w:cs="Arial" w:cstheme="minorBidi"/>
              <w:kern w:val="2"/>
              <w:sz w:val="24"/>
              <w:del w:id="763" w:author="Winston.Huang" w:date="2025-09-02T16:28:00Z"/>
            </w:rPr>
          </w:pPr>
          <w:del w:id="761" w:author="Winston.Huang" w:date="2025-09-02T16:28:00Z">
            <w:r>
              <w:rPr/>
              <w:delText>CR 1.1 (1) – Unique identification and authentication</w:delText>
            </w:r>
          </w:del>
          <w:del w:id="762" w:author="Winston.Huang" w:date="2025-09-02T16:28:00Z">
            <w:r>
              <w:rPr>
                <w:vanish w:val="false"/>
              </w:rPr>
              <w:tab/>
              <w:delText>16</w:delText>
            </w:r>
          </w:del>
        </w:p>
        <w:p>
          <w:pPr>
            <w:pStyle w:val="32"/>
            <w:tabs>
              <w:tab w:val="clear" w:pos="480"/>
              <w:tab w:val="right" w:pos="8255" w:leader="dot"/>
            </w:tabs>
            <w:rPr>
              <w:rFonts w:cs="Arial" w:cstheme="minorBidi"/>
              <w:kern w:val="2"/>
              <w:sz w:val="24"/>
              <w:del w:id="766" w:author="Winston.Huang" w:date="2025-09-02T16:28:00Z"/>
            </w:rPr>
          </w:pPr>
          <w:del w:id="764" w:author="Winston.Huang" w:date="2025-09-02T16:28:00Z">
            <w:r>
              <w:rPr/>
              <w:delText>Detailed Setting Steps</w:delText>
            </w:r>
          </w:del>
          <w:del w:id="765" w:author="Winston.Huang" w:date="2025-09-02T16:28:00Z">
            <w:r>
              <w:rPr>
                <w:vanish w:val="false"/>
              </w:rPr>
              <w:tab/>
              <w:delText>16</w:delText>
            </w:r>
          </w:del>
        </w:p>
        <w:p>
          <w:pPr>
            <w:pStyle w:val="22"/>
            <w:tabs>
              <w:tab w:val="clear" w:pos="480"/>
              <w:tab w:val="right" w:pos="8255" w:leader="dot"/>
            </w:tabs>
            <w:rPr>
              <w:rFonts w:cs="Arial" w:cstheme="minorBidi"/>
              <w:kern w:val="2"/>
              <w:sz w:val="24"/>
              <w:del w:id="769" w:author="Winston.Huang" w:date="2025-09-02T16:28:00Z"/>
            </w:rPr>
          </w:pPr>
          <w:del w:id="767" w:author="Winston.Huang" w:date="2025-09-02T16:28:00Z">
            <w:r>
              <w:rPr/>
              <w:delText>CR 1.3 –Account Management</w:delText>
            </w:r>
          </w:del>
          <w:del w:id="768" w:author="Winston.Huang" w:date="2025-09-02T16:28:00Z">
            <w:r>
              <w:rPr>
                <w:vanish w:val="false"/>
              </w:rPr>
              <w:tab/>
              <w:delText>18</w:delText>
            </w:r>
          </w:del>
        </w:p>
        <w:p>
          <w:pPr>
            <w:pStyle w:val="32"/>
            <w:tabs>
              <w:tab w:val="clear" w:pos="480"/>
              <w:tab w:val="right" w:pos="8255" w:leader="dot"/>
            </w:tabs>
            <w:rPr>
              <w:rFonts w:cs="Arial" w:cstheme="minorBidi"/>
              <w:kern w:val="2"/>
              <w:sz w:val="24"/>
              <w:del w:id="772" w:author="Winston.Huang" w:date="2025-09-02T16:28:00Z"/>
            </w:rPr>
          </w:pPr>
          <w:del w:id="770" w:author="Winston.Huang" w:date="2025-09-02T16:28:00Z">
            <w:r>
              <w:rPr/>
              <w:delText>Statement</w:delText>
            </w:r>
          </w:del>
          <w:del w:id="771" w:author="Winston.Huang" w:date="2025-09-02T16:28:00Z">
            <w:r>
              <w:rPr>
                <w:vanish w:val="false"/>
              </w:rPr>
              <w:tab/>
              <w:delText>18</w:delText>
            </w:r>
          </w:del>
        </w:p>
        <w:p>
          <w:pPr>
            <w:pStyle w:val="32"/>
            <w:tabs>
              <w:tab w:val="clear" w:pos="480"/>
              <w:tab w:val="right" w:pos="8255" w:leader="dot"/>
            </w:tabs>
            <w:rPr>
              <w:rFonts w:cs="Arial" w:cstheme="minorBidi"/>
              <w:kern w:val="2"/>
              <w:sz w:val="24"/>
              <w:del w:id="775" w:author="Winston.Huang" w:date="2025-09-02T16:28:00Z"/>
            </w:rPr>
          </w:pPr>
          <w:del w:id="773" w:author="Winston.Huang" w:date="2025-09-02T16:28:00Z">
            <w:r>
              <w:rPr/>
              <w:delText>Evidence</w:delText>
            </w:r>
          </w:del>
          <w:del w:id="774" w:author="Winston.Huang" w:date="2025-09-02T16:28:00Z">
            <w:r>
              <w:rPr>
                <w:vanish w:val="false"/>
              </w:rPr>
              <w:tab/>
              <w:delText>18</w:delText>
            </w:r>
          </w:del>
        </w:p>
        <w:p>
          <w:pPr>
            <w:pStyle w:val="32"/>
            <w:tabs>
              <w:tab w:val="clear" w:pos="480"/>
              <w:tab w:val="right" w:pos="8255" w:leader="dot"/>
            </w:tabs>
            <w:rPr>
              <w:rFonts w:cs="Arial" w:cstheme="minorBidi"/>
              <w:kern w:val="2"/>
              <w:sz w:val="24"/>
              <w:del w:id="778" w:author="Winston.Huang" w:date="2025-09-02T16:28:00Z"/>
            </w:rPr>
          </w:pPr>
          <w:del w:id="776" w:author="Winston.Huang" w:date="2025-09-02T16:28:00Z">
            <w:r>
              <w:rPr/>
              <w:delText>Detailed Setting Steps</w:delText>
            </w:r>
          </w:del>
          <w:del w:id="777" w:author="Winston.Huang" w:date="2025-09-02T16:28:00Z">
            <w:r>
              <w:rPr>
                <w:vanish w:val="false"/>
              </w:rPr>
              <w:tab/>
              <w:delText>18</w:delText>
            </w:r>
          </w:del>
        </w:p>
        <w:p>
          <w:pPr>
            <w:pStyle w:val="22"/>
            <w:tabs>
              <w:tab w:val="clear" w:pos="480"/>
              <w:tab w:val="right" w:pos="8255" w:leader="dot"/>
            </w:tabs>
            <w:rPr>
              <w:rFonts w:cs="Arial" w:cstheme="minorBidi"/>
              <w:kern w:val="2"/>
              <w:sz w:val="24"/>
              <w:del w:id="781" w:author="Winston.Huang" w:date="2025-09-02T16:28:00Z"/>
            </w:rPr>
          </w:pPr>
          <w:del w:id="779" w:author="Winston.Huang" w:date="2025-09-02T16:28:00Z">
            <w:r>
              <w:rPr/>
              <w:delText>CR 1.4 -Identifier management</w:delText>
            </w:r>
          </w:del>
          <w:del w:id="780" w:author="Winston.Huang" w:date="2025-09-02T16:28:00Z">
            <w:r>
              <w:rPr>
                <w:vanish w:val="false"/>
              </w:rPr>
              <w:tab/>
              <w:delText>19</w:delText>
            </w:r>
          </w:del>
        </w:p>
        <w:p>
          <w:pPr>
            <w:pStyle w:val="32"/>
            <w:tabs>
              <w:tab w:val="clear" w:pos="480"/>
              <w:tab w:val="right" w:pos="8255" w:leader="dot"/>
            </w:tabs>
            <w:rPr>
              <w:rFonts w:cs="Arial" w:cstheme="minorBidi"/>
              <w:kern w:val="2"/>
              <w:sz w:val="24"/>
              <w:del w:id="784" w:author="Winston.Huang" w:date="2025-09-02T16:28:00Z"/>
            </w:rPr>
          </w:pPr>
          <w:del w:id="782" w:author="Winston.Huang" w:date="2025-09-02T16:28:00Z">
            <w:r>
              <w:rPr/>
              <w:delText>Statement</w:delText>
            </w:r>
          </w:del>
          <w:del w:id="783" w:author="Winston.Huang" w:date="2025-09-02T16:28:00Z">
            <w:r>
              <w:rPr>
                <w:vanish w:val="false"/>
              </w:rPr>
              <w:tab/>
              <w:delText>19</w:delText>
            </w:r>
          </w:del>
        </w:p>
        <w:p>
          <w:pPr>
            <w:pStyle w:val="32"/>
            <w:tabs>
              <w:tab w:val="clear" w:pos="480"/>
              <w:tab w:val="right" w:pos="8255" w:leader="dot"/>
            </w:tabs>
            <w:rPr>
              <w:rFonts w:cs="Arial" w:cstheme="minorBidi"/>
              <w:kern w:val="2"/>
              <w:sz w:val="24"/>
              <w:del w:id="787" w:author="Winston.Huang" w:date="2025-09-02T16:28:00Z"/>
            </w:rPr>
          </w:pPr>
          <w:del w:id="785" w:author="Winston.Huang" w:date="2025-09-02T16:28:00Z">
            <w:r>
              <w:rPr/>
              <w:delText>Evidence</w:delText>
            </w:r>
          </w:del>
          <w:del w:id="786" w:author="Winston.Huang" w:date="2025-09-02T16:28:00Z">
            <w:r>
              <w:rPr>
                <w:vanish w:val="false"/>
              </w:rPr>
              <w:tab/>
              <w:delText>19</w:delText>
            </w:r>
          </w:del>
        </w:p>
        <w:p>
          <w:pPr>
            <w:pStyle w:val="32"/>
            <w:tabs>
              <w:tab w:val="clear" w:pos="480"/>
              <w:tab w:val="right" w:pos="8255" w:leader="dot"/>
            </w:tabs>
            <w:rPr>
              <w:rFonts w:cs="Arial" w:cstheme="minorBidi"/>
              <w:kern w:val="2"/>
              <w:sz w:val="24"/>
              <w:del w:id="790" w:author="Winston.Huang" w:date="2025-09-02T16:28:00Z"/>
            </w:rPr>
          </w:pPr>
          <w:del w:id="788" w:author="Winston.Huang" w:date="2025-09-02T16:28:00Z">
            <w:r>
              <w:rPr/>
              <w:delText>Detailed Setting Steps</w:delText>
            </w:r>
          </w:del>
          <w:del w:id="789" w:author="Winston.Huang" w:date="2025-09-02T16:28:00Z">
            <w:r>
              <w:rPr>
                <w:vanish w:val="false"/>
              </w:rPr>
              <w:tab/>
              <w:delText>19</w:delText>
            </w:r>
          </w:del>
        </w:p>
        <w:p>
          <w:pPr>
            <w:pStyle w:val="22"/>
            <w:tabs>
              <w:tab w:val="clear" w:pos="480"/>
              <w:tab w:val="right" w:pos="8255" w:leader="dot"/>
            </w:tabs>
            <w:rPr>
              <w:rFonts w:cs="Arial" w:cstheme="minorBidi"/>
              <w:kern w:val="2"/>
              <w:sz w:val="24"/>
              <w:del w:id="793" w:author="Winston.Huang" w:date="2025-09-02T16:28:00Z"/>
            </w:rPr>
          </w:pPr>
          <w:del w:id="791" w:author="Winston.Huang" w:date="2025-09-02T16:28:00Z">
            <w:r>
              <w:rPr/>
              <w:delText>CR 1.5 Authenticator management</w:delText>
            </w:r>
          </w:del>
          <w:del w:id="792" w:author="Winston.Huang" w:date="2025-09-02T16:28:00Z">
            <w:r>
              <w:rPr>
                <w:vanish w:val="false"/>
              </w:rPr>
              <w:tab/>
              <w:delText>20</w:delText>
            </w:r>
          </w:del>
        </w:p>
        <w:p>
          <w:pPr>
            <w:pStyle w:val="32"/>
            <w:tabs>
              <w:tab w:val="clear" w:pos="480"/>
              <w:tab w:val="right" w:pos="8255" w:leader="dot"/>
            </w:tabs>
            <w:rPr>
              <w:rFonts w:cs="Arial" w:cstheme="minorBidi"/>
              <w:kern w:val="2"/>
              <w:sz w:val="24"/>
              <w:del w:id="796" w:author="Winston.Huang" w:date="2025-09-02T16:28:00Z"/>
            </w:rPr>
          </w:pPr>
          <w:del w:id="794" w:author="Winston.Huang" w:date="2025-09-02T16:28:00Z">
            <w:r>
              <w:rPr/>
              <w:delText>Statement</w:delText>
            </w:r>
          </w:del>
          <w:del w:id="795" w:author="Winston.Huang" w:date="2025-09-02T16:28:00Z">
            <w:r>
              <w:rPr>
                <w:vanish w:val="false"/>
              </w:rPr>
              <w:tab/>
              <w:delText>20</w:delText>
            </w:r>
          </w:del>
        </w:p>
        <w:p>
          <w:pPr>
            <w:pStyle w:val="32"/>
            <w:tabs>
              <w:tab w:val="clear" w:pos="480"/>
              <w:tab w:val="right" w:pos="8255" w:leader="dot"/>
            </w:tabs>
            <w:rPr>
              <w:rFonts w:cs="Arial" w:cstheme="minorBidi"/>
              <w:kern w:val="2"/>
              <w:sz w:val="24"/>
              <w:del w:id="799" w:author="Winston.Huang" w:date="2025-09-02T16:28:00Z"/>
            </w:rPr>
          </w:pPr>
          <w:del w:id="797" w:author="Winston.Huang" w:date="2025-09-02T16:28:00Z">
            <w:r>
              <w:rPr/>
              <w:delText>Evidence</w:delText>
            </w:r>
          </w:del>
          <w:del w:id="798" w:author="Winston.Huang" w:date="2025-09-02T16:28:00Z">
            <w:r>
              <w:rPr>
                <w:vanish w:val="false"/>
              </w:rPr>
              <w:tab/>
              <w:delText>20</w:delText>
            </w:r>
          </w:del>
        </w:p>
        <w:p>
          <w:pPr>
            <w:pStyle w:val="32"/>
            <w:tabs>
              <w:tab w:val="clear" w:pos="480"/>
              <w:tab w:val="right" w:pos="8255" w:leader="dot"/>
            </w:tabs>
            <w:rPr>
              <w:rFonts w:cs="Arial" w:cstheme="minorBidi"/>
              <w:kern w:val="2"/>
              <w:sz w:val="24"/>
              <w:del w:id="802" w:author="Winston.Huang" w:date="2025-09-02T16:28:00Z"/>
            </w:rPr>
          </w:pPr>
          <w:del w:id="800" w:author="Winston.Huang" w:date="2025-09-02T16:28:00Z">
            <w:r>
              <w:rPr/>
              <w:delText>Detailed Setting Steps</w:delText>
            </w:r>
          </w:del>
          <w:del w:id="801" w:author="Winston.Huang" w:date="2025-09-02T16:28:00Z">
            <w:r>
              <w:rPr>
                <w:vanish w:val="false"/>
              </w:rPr>
              <w:tab/>
              <w:delText>21</w:delText>
            </w:r>
          </w:del>
        </w:p>
        <w:p>
          <w:pPr>
            <w:pStyle w:val="22"/>
            <w:tabs>
              <w:tab w:val="clear" w:pos="480"/>
              <w:tab w:val="right" w:pos="8255" w:leader="dot"/>
            </w:tabs>
            <w:rPr>
              <w:rFonts w:cs="Arial" w:cstheme="minorBidi"/>
              <w:kern w:val="2"/>
              <w:sz w:val="24"/>
              <w:del w:id="805" w:author="Winston.Huang" w:date="2025-09-02T16:28:00Z"/>
            </w:rPr>
          </w:pPr>
          <w:del w:id="803" w:author="Winston.Huang" w:date="2025-09-02T16:28:00Z">
            <w:r>
              <w:rPr/>
              <w:delText>CR 1.7-Strength of password-based authentication</w:delText>
            </w:r>
          </w:del>
          <w:del w:id="804" w:author="Winston.Huang" w:date="2025-09-02T16:28:00Z">
            <w:r>
              <w:rPr>
                <w:vanish w:val="false"/>
              </w:rPr>
              <w:tab/>
              <w:delText>21</w:delText>
            </w:r>
          </w:del>
        </w:p>
        <w:p>
          <w:pPr>
            <w:pStyle w:val="32"/>
            <w:tabs>
              <w:tab w:val="clear" w:pos="480"/>
              <w:tab w:val="right" w:pos="8255" w:leader="dot"/>
            </w:tabs>
            <w:rPr>
              <w:rFonts w:cs="Arial" w:cstheme="minorBidi"/>
              <w:kern w:val="2"/>
              <w:sz w:val="24"/>
              <w:del w:id="808" w:author="Winston.Huang" w:date="2025-09-02T16:28:00Z"/>
            </w:rPr>
          </w:pPr>
          <w:del w:id="806" w:author="Winston.Huang" w:date="2025-09-02T16:28:00Z">
            <w:r>
              <w:rPr/>
              <w:delText>Statement</w:delText>
            </w:r>
          </w:del>
          <w:del w:id="807" w:author="Winston.Huang" w:date="2025-09-02T16:28:00Z">
            <w:r>
              <w:rPr>
                <w:vanish w:val="false"/>
              </w:rPr>
              <w:tab/>
              <w:delText>21</w:delText>
            </w:r>
          </w:del>
        </w:p>
        <w:p>
          <w:pPr>
            <w:pStyle w:val="32"/>
            <w:tabs>
              <w:tab w:val="clear" w:pos="480"/>
              <w:tab w:val="right" w:pos="8255" w:leader="dot"/>
            </w:tabs>
            <w:rPr>
              <w:rFonts w:cs="Arial" w:cstheme="minorBidi"/>
              <w:kern w:val="2"/>
              <w:sz w:val="24"/>
              <w:del w:id="811" w:author="Winston.Huang" w:date="2025-09-02T16:28:00Z"/>
            </w:rPr>
          </w:pPr>
          <w:del w:id="809" w:author="Winston.Huang" w:date="2025-09-02T16:28:00Z">
            <w:r>
              <w:rPr/>
              <w:delText>Evidence</w:delText>
            </w:r>
          </w:del>
          <w:del w:id="810" w:author="Winston.Huang" w:date="2025-09-02T16:28:00Z">
            <w:r>
              <w:rPr>
                <w:vanish w:val="false"/>
              </w:rPr>
              <w:tab/>
              <w:delText>22</w:delText>
            </w:r>
          </w:del>
        </w:p>
        <w:p>
          <w:pPr>
            <w:pStyle w:val="32"/>
            <w:tabs>
              <w:tab w:val="clear" w:pos="480"/>
              <w:tab w:val="right" w:pos="8255" w:leader="dot"/>
            </w:tabs>
            <w:rPr>
              <w:rFonts w:cs="Arial" w:cstheme="minorBidi"/>
              <w:kern w:val="2"/>
              <w:sz w:val="24"/>
              <w:del w:id="814" w:author="Winston.Huang" w:date="2025-09-02T16:28:00Z"/>
            </w:rPr>
          </w:pPr>
          <w:del w:id="812" w:author="Winston.Huang" w:date="2025-09-02T16:28:00Z">
            <w:r>
              <w:rPr/>
              <w:delText>Detailed Setting Steps</w:delText>
            </w:r>
          </w:del>
          <w:del w:id="813" w:author="Winston.Huang" w:date="2025-09-02T16:28:00Z">
            <w:r>
              <w:rPr>
                <w:vanish w:val="false"/>
              </w:rPr>
              <w:tab/>
              <w:delText>22</w:delText>
            </w:r>
          </w:del>
        </w:p>
        <w:p>
          <w:pPr>
            <w:pStyle w:val="22"/>
            <w:tabs>
              <w:tab w:val="clear" w:pos="480"/>
              <w:tab w:val="right" w:pos="8255" w:leader="dot"/>
            </w:tabs>
            <w:rPr>
              <w:rFonts w:cs="Arial" w:cstheme="minorBidi"/>
              <w:kern w:val="2"/>
              <w:sz w:val="24"/>
              <w:del w:id="817" w:author="Winston.Huang" w:date="2025-09-02T16:28:00Z"/>
            </w:rPr>
          </w:pPr>
          <w:del w:id="815" w:author="Winston.Huang" w:date="2025-09-02T16:28:00Z">
            <w:r>
              <w:rPr/>
              <w:delText>CR 1.8 Public key infrastructure certificates</w:delText>
            </w:r>
          </w:del>
          <w:del w:id="816" w:author="Winston.Huang" w:date="2025-09-02T16:28:00Z">
            <w:r>
              <w:rPr>
                <w:vanish w:val="false"/>
              </w:rPr>
              <w:tab/>
              <w:delText>23</w:delText>
            </w:r>
          </w:del>
        </w:p>
        <w:p>
          <w:pPr>
            <w:pStyle w:val="32"/>
            <w:tabs>
              <w:tab w:val="clear" w:pos="480"/>
              <w:tab w:val="right" w:pos="8255" w:leader="dot"/>
            </w:tabs>
            <w:rPr>
              <w:rFonts w:cs="Arial" w:cstheme="minorBidi"/>
              <w:kern w:val="2"/>
              <w:sz w:val="24"/>
              <w:del w:id="820" w:author="Winston.Huang" w:date="2025-09-02T16:28:00Z"/>
            </w:rPr>
          </w:pPr>
          <w:del w:id="818" w:author="Winston.Huang" w:date="2025-09-02T16:28:00Z">
            <w:r>
              <w:rPr>
                <w:rFonts w:eastAsia="新細明體" w:cs="Segoe UI"/>
              </w:rPr>
              <w:delText>Statement</w:delText>
            </w:r>
          </w:del>
          <w:del w:id="819" w:author="Winston.Huang" w:date="2025-09-02T16:28:00Z">
            <w:r>
              <w:rPr>
                <w:vanish w:val="false"/>
              </w:rPr>
              <w:tab/>
              <w:delText>24</w:delText>
            </w:r>
          </w:del>
        </w:p>
        <w:p>
          <w:pPr>
            <w:pStyle w:val="32"/>
            <w:tabs>
              <w:tab w:val="clear" w:pos="480"/>
              <w:tab w:val="right" w:pos="8255" w:leader="dot"/>
            </w:tabs>
            <w:rPr>
              <w:rFonts w:cs="Arial" w:cstheme="minorBidi"/>
              <w:kern w:val="2"/>
              <w:sz w:val="24"/>
              <w:del w:id="823" w:author="Winston.Huang" w:date="2025-09-02T16:28:00Z"/>
            </w:rPr>
          </w:pPr>
          <w:del w:id="821" w:author="Winston.Huang" w:date="2025-09-02T16:28:00Z">
            <w:r>
              <w:rPr/>
              <w:delText>Evidence</w:delText>
            </w:r>
          </w:del>
          <w:del w:id="822" w:author="Winston.Huang" w:date="2025-09-02T16:28:00Z">
            <w:r>
              <w:rPr>
                <w:vanish w:val="false"/>
              </w:rPr>
              <w:tab/>
              <w:delText>24</w:delText>
            </w:r>
          </w:del>
        </w:p>
        <w:p>
          <w:pPr>
            <w:pStyle w:val="32"/>
            <w:tabs>
              <w:tab w:val="clear" w:pos="480"/>
              <w:tab w:val="right" w:pos="8255" w:leader="dot"/>
            </w:tabs>
            <w:rPr>
              <w:rFonts w:cs="Arial" w:cstheme="minorBidi"/>
              <w:kern w:val="2"/>
              <w:sz w:val="24"/>
              <w:del w:id="826" w:author="Winston.Huang" w:date="2025-09-02T16:28:00Z"/>
            </w:rPr>
          </w:pPr>
          <w:del w:id="824" w:author="Winston.Huang" w:date="2025-09-02T16:28:00Z">
            <w:r>
              <w:rPr/>
              <w:delText>Detailed Setting Steps</w:delText>
            </w:r>
          </w:del>
          <w:del w:id="825" w:author="Winston.Huang" w:date="2025-09-02T16:28:00Z">
            <w:r>
              <w:rPr>
                <w:vanish w:val="false"/>
              </w:rPr>
              <w:tab/>
              <w:delText>24</w:delText>
            </w:r>
          </w:del>
        </w:p>
        <w:p>
          <w:pPr>
            <w:pStyle w:val="22"/>
            <w:tabs>
              <w:tab w:val="clear" w:pos="480"/>
              <w:tab w:val="right" w:pos="8255" w:leader="dot"/>
            </w:tabs>
            <w:rPr>
              <w:rFonts w:cs="Arial" w:cstheme="minorBidi"/>
              <w:kern w:val="2"/>
              <w:sz w:val="24"/>
              <w:del w:id="829" w:author="Winston.Huang" w:date="2025-09-02T16:28:00Z"/>
            </w:rPr>
          </w:pPr>
          <w:del w:id="827" w:author="Winston.Huang" w:date="2025-09-02T16:28:00Z">
            <w:r>
              <w:rPr/>
              <w:delText>CR 1.9 Strength of public key-based authentication</w:delText>
            </w:r>
          </w:del>
          <w:del w:id="828" w:author="Winston.Huang" w:date="2025-09-02T16:28:00Z">
            <w:r>
              <w:rPr>
                <w:vanish w:val="false"/>
              </w:rPr>
              <w:tab/>
              <w:delText>24</w:delText>
            </w:r>
          </w:del>
        </w:p>
        <w:p>
          <w:pPr>
            <w:pStyle w:val="32"/>
            <w:tabs>
              <w:tab w:val="clear" w:pos="480"/>
              <w:tab w:val="right" w:pos="8255" w:leader="dot"/>
            </w:tabs>
            <w:rPr>
              <w:rFonts w:cs="Arial" w:cstheme="minorBidi"/>
              <w:kern w:val="2"/>
              <w:sz w:val="24"/>
              <w:del w:id="832" w:author="Winston.Huang" w:date="2025-09-02T16:28:00Z"/>
            </w:rPr>
          </w:pPr>
          <w:del w:id="830" w:author="Winston.Huang" w:date="2025-09-02T16:28:00Z">
            <w:r>
              <w:rPr/>
              <w:delText>Statement</w:delText>
            </w:r>
          </w:del>
          <w:del w:id="831" w:author="Winston.Huang" w:date="2025-09-02T16:28:00Z">
            <w:r>
              <w:rPr>
                <w:vanish w:val="false"/>
              </w:rPr>
              <w:tab/>
              <w:delText>24</w:delText>
            </w:r>
          </w:del>
        </w:p>
        <w:p>
          <w:pPr>
            <w:pStyle w:val="32"/>
            <w:tabs>
              <w:tab w:val="clear" w:pos="480"/>
              <w:tab w:val="right" w:pos="8255" w:leader="dot"/>
            </w:tabs>
            <w:rPr>
              <w:rFonts w:cs="Arial" w:cstheme="minorBidi"/>
              <w:kern w:val="2"/>
              <w:sz w:val="24"/>
              <w:del w:id="835" w:author="Winston.Huang" w:date="2025-09-02T16:28:00Z"/>
            </w:rPr>
          </w:pPr>
          <w:del w:id="833" w:author="Winston.Huang" w:date="2025-09-02T16:28:00Z">
            <w:r>
              <w:rPr/>
              <w:delText>Evidence</w:delText>
            </w:r>
          </w:del>
          <w:del w:id="834" w:author="Winston.Huang" w:date="2025-09-02T16:28:00Z">
            <w:r>
              <w:rPr>
                <w:vanish w:val="false"/>
              </w:rPr>
              <w:tab/>
              <w:delText>24</w:delText>
            </w:r>
          </w:del>
        </w:p>
        <w:p>
          <w:pPr>
            <w:pStyle w:val="32"/>
            <w:tabs>
              <w:tab w:val="clear" w:pos="480"/>
              <w:tab w:val="right" w:pos="8255" w:leader="dot"/>
            </w:tabs>
            <w:rPr>
              <w:rFonts w:cs="Arial" w:cstheme="minorBidi"/>
              <w:kern w:val="2"/>
              <w:sz w:val="24"/>
              <w:del w:id="838" w:author="Winston.Huang" w:date="2025-09-02T16:28:00Z"/>
            </w:rPr>
          </w:pPr>
          <w:del w:id="836" w:author="Winston.Huang" w:date="2025-09-02T16:28:00Z">
            <w:r>
              <w:rPr/>
              <w:delText>Detailed Setting Steps</w:delText>
            </w:r>
          </w:del>
          <w:del w:id="837" w:author="Winston.Huang" w:date="2025-09-02T16:28:00Z">
            <w:r>
              <w:rPr>
                <w:vanish w:val="false"/>
              </w:rPr>
              <w:tab/>
              <w:delText>24</w:delText>
            </w:r>
          </w:del>
        </w:p>
        <w:p>
          <w:pPr>
            <w:pStyle w:val="22"/>
            <w:tabs>
              <w:tab w:val="clear" w:pos="480"/>
              <w:tab w:val="right" w:pos="8255" w:leader="dot"/>
            </w:tabs>
            <w:rPr>
              <w:rFonts w:cs="Arial" w:cstheme="minorBidi"/>
              <w:kern w:val="2"/>
              <w:sz w:val="24"/>
              <w:del w:id="841" w:author="Winston.Huang" w:date="2025-09-02T16:28:00Z"/>
            </w:rPr>
          </w:pPr>
          <w:del w:id="839" w:author="Winston.Huang" w:date="2025-09-02T16:28:00Z">
            <w:r>
              <w:rPr/>
              <w:delText>CR 1.10 Authenticator feedback</w:delText>
            </w:r>
          </w:del>
          <w:del w:id="840" w:author="Winston.Huang" w:date="2025-09-02T16:28:00Z">
            <w:r>
              <w:rPr>
                <w:vanish w:val="false"/>
              </w:rPr>
              <w:tab/>
              <w:delText>24</w:delText>
            </w:r>
          </w:del>
        </w:p>
        <w:p>
          <w:pPr>
            <w:pStyle w:val="32"/>
            <w:tabs>
              <w:tab w:val="clear" w:pos="480"/>
              <w:tab w:val="right" w:pos="8255" w:leader="dot"/>
            </w:tabs>
            <w:rPr>
              <w:rFonts w:cs="Arial" w:cstheme="minorBidi"/>
              <w:kern w:val="2"/>
              <w:sz w:val="24"/>
              <w:del w:id="844" w:author="Winston.Huang" w:date="2025-09-02T16:28:00Z"/>
            </w:rPr>
          </w:pPr>
          <w:del w:id="842" w:author="Winston.Huang" w:date="2025-09-02T16:28:00Z">
            <w:r>
              <w:rPr/>
              <w:delText>Statement</w:delText>
            </w:r>
          </w:del>
          <w:del w:id="843" w:author="Winston.Huang" w:date="2025-09-02T16:28:00Z">
            <w:r>
              <w:rPr>
                <w:vanish w:val="false"/>
              </w:rPr>
              <w:tab/>
              <w:delText>25</w:delText>
            </w:r>
          </w:del>
        </w:p>
        <w:p>
          <w:pPr>
            <w:pStyle w:val="32"/>
            <w:tabs>
              <w:tab w:val="clear" w:pos="480"/>
              <w:tab w:val="right" w:pos="8255" w:leader="dot"/>
            </w:tabs>
            <w:rPr>
              <w:rFonts w:cs="Arial" w:cstheme="minorBidi"/>
              <w:kern w:val="2"/>
              <w:sz w:val="24"/>
              <w:del w:id="847" w:author="Winston.Huang" w:date="2025-09-02T16:28:00Z"/>
            </w:rPr>
          </w:pPr>
          <w:del w:id="845" w:author="Winston.Huang" w:date="2025-09-02T16:28:00Z">
            <w:r>
              <w:rPr/>
              <w:delText>Evidence</w:delText>
            </w:r>
          </w:del>
          <w:del w:id="846" w:author="Winston.Huang" w:date="2025-09-02T16:28:00Z">
            <w:r>
              <w:rPr>
                <w:vanish w:val="false"/>
              </w:rPr>
              <w:tab/>
              <w:delText>25</w:delText>
            </w:r>
          </w:del>
        </w:p>
        <w:p>
          <w:pPr>
            <w:pStyle w:val="32"/>
            <w:tabs>
              <w:tab w:val="clear" w:pos="480"/>
              <w:tab w:val="right" w:pos="8255" w:leader="dot"/>
            </w:tabs>
            <w:rPr>
              <w:rFonts w:cs="Arial" w:cstheme="minorBidi"/>
              <w:kern w:val="2"/>
              <w:sz w:val="24"/>
              <w:del w:id="850" w:author="Winston.Huang" w:date="2025-09-02T16:28:00Z"/>
            </w:rPr>
          </w:pPr>
          <w:del w:id="848" w:author="Winston.Huang" w:date="2025-09-02T16:28:00Z">
            <w:r>
              <w:rPr/>
              <w:delText>Detailed Setting Steps</w:delText>
            </w:r>
          </w:del>
          <w:del w:id="849" w:author="Winston.Huang" w:date="2025-09-02T16:28:00Z">
            <w:r>
              <w:rPr>
                <w:vanish w:val="false"/>
              </w:rPr>
              <w:tab/>
              <w:delText>25</w:delText>
            </w:r>
          </w:del>
        </w:p>
        <w:p>
          <w:pPr>
            <w:pStyle w:val="22"/>
            <w:tabs>
              <w:tab w:val="clear" w:pos="480"/>
              <w:tab w:val="right" w:pos="8255" w:leader="dot"/>
            </w:tabs>
            <w:rPr>
              <w:rFonts w:cs="Arial" w:cstheme="minorBidi"/>
              <w:kern w:val="2"/>
              <w:sz w:val="24"/>
              <w:del w:id="853" w:author="Winston.Huang" w:date="2025-09-02T16:28:00Z"/>
            </w:rPr>
          </w:pPr>
          <w:del w:id="851" w:author="Winston.Huang" w:date="2025-09-02T16:28:00Z">
            <w:r>
              <w:rPr/>
              <w:delText>CR 1.11 Unsuccessful Login Attempts</w:delText>
            </w:r>
          </w:del>
          <w:del w:id="852" w:author="Winston.Huang" w:date="2025-09-02T16:28:00Z">
            <w:r>
              <w:rPr>
                <w:vanish w:val="false"/>
              </w:rPr>
              <w:tab/>
              <w:delText>27</w:delText>
            </w:r>
          </w:del>
        </w:p>
        <w:p>
          <w:pPr>
            <w:pStyle w:val="32"/>
            <w:tabs>
              <w:tab w:val="clear" w:pos="480"/>
              <w:tab w:val="right" w:pos="8255" w:leader="dot"/>
            </w:tabs>
            <w:rPr>
              <w:rFonts w:cs="Arial" w:cstheme="minorBidi"/>
              <w:kern w:val="2"/>
              <w:sz w:val="24"/>
              <w:del w:id="856" w:author="Winston.Huang" w:date="2025-09-02T16:28:00Z"/>
            </w:rPr>
          </w:pPr>
          <w:del w:id="854" w:author="Winston.Huang" w:date="2025-09-02T16:28:00Z">
            <w:r>
              <w:rPr/>
              <w:delText>Statement</w:delText>
            </w:r>
          </w:del>
          <w:del w:id="855" w:author="Winston.Huang" w:date="2025-09-02T16:28:00Z">
            <w:r>
              <w:rPr>
                <w:vanish w:val="false"/>
              </w:rPr>
              <w:tab/>
              <w:delText>27</w:delText>
            </w:r>
          </w:del>
        </w:p>
        <w:p>
          <w:pPr>
            <w:pStyle w:val="32"/>
            <w:tabs>
              <w:tab w:val="clear" w:pos="480"/>
              <w:tab w:val="right" w:pos="8255" w:leader="dot"/>
            </w:tabs>
            <w:rPr>
              <w:rFonts w:cs="Arial" w:cstheme="minorBidi"/>
              <w:kern w:val="2"/>
              <w:sz w:val="24"/>
              <w:del w:id="859" w:author="Winston.Huang" w:date="2025-09-02T16:28:00Z"/>
            </w:rPr>
          </w:pPr>
          <w:del w:id="857" w:author="Winston.Huang" w:date="2025-09-02T16:28:00Z">
            <w:r>
              <w:rPr/>
              <w:delText>Evidence</w:delText>
            </w:r>
          </w:del>
          <w:del w:id="858" w:author="Winston.Huang" w:date="2025-09-02T16:28:00Z">
            <w:r>
              <w:rPr>
                <w:vanish w:val="false"/>
              </w:rPr>
              <w:tab/>
              <w:delText>27</w:delText>
            </w:r>
          </w:del>
        </w:p>
        <w:p>
          <w:pPr>
            <w:pStyle w:val="32"/>
            <w:tabs>
              <w:tab w:val="clear" w:pos="480"/>
              <w:tab w:val="right" w:pos="8255" w:leader="dot"/>
            </w:tabs>
            <w:rPr>
              <w:rFonts w:cs="Arial" w:cstheme="minorBidi"/>
              <w:kern w:val="2"/>
              <w:sz w:val="24"/>
              <w:del w:id="862" w:author="Winston.Huang" w:date="2025-09-02T16:28:00Z"/>
            </w:rPr>
          </w:pPr>
          <w:del w:id="860" w:author="Winston.Huang" w:date="2025-09-02T16:28:00Z">
            <w:r>
              <w:rPr/>
              <w:delText>Detailed Setting Steps</w:delText>
            </w:r>
          </w:del>
          <w:del w:id="861" w:author="Winston.Huang" w:date="2025-09-02T16:28:00Z">
            <w:r>
              <w:rPr>
                <w:vanish w:val="false"/>
              </w:rPr>
              <w:tab/>
              <w:delText>28</w:delText>
            </w:r>
          </w:del>
        </w:p>
        <w:p>
          <w:pPr>
            <w:pStyle w:val="22"/>
            <w:tabs>
              <w:tab w:val="clear" w:pos="480"/>
              <w:tab w:val="right" w:pos="8255" w:leader="dot"/>
            </w:tabs>
            <w:rPr>
              <w:rFonts w:cs="Arial" w:cstheme="minorBidi"/>
              <w:kern w:val="2"/>
              <w:sz w:val="24"/>
              <w:del w:id="865" w:author="Winston.Huang" w:date="2025-09-02T16:28:00Z"/>
            </w:rPr>
          </w:pPr>
          <w:del w:id="863" w:author="Winston.Huang" w:date="2025-09-02T16:28:00Z">
            <w:r>
              <w:rPr/>
              <w:delText>CR 1.12 System Use Notification</w:delText>
            </w:r>
          </w:del>
          <w:del w:id="864" w:author="Winston.Huang" w:date="2025-09-02T16:28:00Z">
            <w:r>
              <w:rPr>
                <w:vanish w:val="false"/>
              </w:rPr>
              <w:tab/>
              <w:delText>29</w:delText>
            </w:r>
          </w:del>
        </w:p>
        <w:p>
          <w:pPr>
            <w:pStyle w:val="32"/>
            <w:tabs>
              <w:tab w:val="clear" w:pos="480"/>
              <w:tab w:val="right" w:pos="8255" w:leader="dot"/>
            </w:tabs>
            <w:rPr>
              <w:rFonts w:cs="Arial" w:cstheme="minorBidi"/>
              <w:kern w:val="2"/>
              <w:sz w:val="24"/>
              <w:del w:id="868" w:author="Winston.Huang" w:date="2025-09-02T16:28:00Z"/>
            </w:rPr>
          </w:pPr>
          <w:del w:id="866" w:author="Winston.Huang" w:date="2025-09-02T16:28:00Z">
            <w:r>
              <w:rPr/>
              <w:delText>Statement</w:delText>
            </w:r>
          </w:del>
          <w:del w:id="867" w:author="Winston.Huang" w:date="2025-09-02T16:28:00Z">
            <w:r>
              <w:rPr>
                <w:vanish w:val="false"/>
              </w:rPr>
              <w:tab/>
              <w:delText>29</w:delText>
            </w:r>
          </w:del>
        </w:p>
        <w:p>
          <w:pPr>
            <w:pStyle w:val="32"/>
            <w:tabs>
              <w:tab w:val="clear" w:pos="480"/>
              <w:tab w:val="right" w:pos="8255" w:leader="dot"/>
            </w:tabs>
            <w:rPr>
              <w:rFonts w:cs="Arial" w:cstheme="minorBidi"/>
              <w:kern w:val="2"/>
              <w:sz w:val="24"/>
              <w:del w:id="871" w:author="Winston.Huang" w:date="2025-09-02T16:28:00Z"/>
            </w:rPr>
          </w:pPr>
          <w:del w:id="869" w:author="Winston.Huang" w:date="2025-09-02T16:28:00Z">
            <w:r>
              <w:rPr/>
              <w:delText>Evidence</w:delText>
            </w:r>
          </w:del>
          <w:del w:id="870" w:author="Winston.Huang" w:date="2025-09-02T16:28:00Z">
            <w:r>
              <w:rPr>
                <w:vanish w:val="false"/>
              </w:rPr>
              <w:tab/>
              <w:delText>29</w:delText>
            </w:r>
          </w:del>
        </w:p>
        <w:p>
          <w:pPr>
            <w:pStyle w:val="32"/>
            <w:tabs>
              <w:tab w:val="clear" w:pos="480"/>
              <w:tab w:val="right" w:pos="8255" w:leader="dot"/>
            </w:tabs>
            <w:rPr>
              <w:rFonts w:cs="Arial" w:cstheme="minorBidi"/>
              <w:kern w:val="2"/>
              <w:sz w:val="24"/>
              <w:del w:id="874" w:author="Winston.Huang" w:date="2025-09-02T16:28:00Z"/>
            </w:rPr>
          </w:pPr>
          <w:del w:id="872" w:author="Winston.Huang" w:date="2025-09-02T16:28:00Z">
            <w:r>
              <w:rPr/>
              <w:delText>Detailed Setting Steps</w:delText>
            </w:r>
          </w:del>
          <w:del w:id="873" w:author="Winston.Huang" w:date="2025-09-02T16:28:00Z">
            <w:r>
              <w:rPr>
                <w:vanish w:val="false"/>
              </w:rPr>
              <w:tab/>
              <w:delText>30</w:delText>
            </w:r>
          </w:del>
        </w:p>
        <w:p>
          <w:pPr>
            <w:pStyle w:val="22"/>
            <w:tabs>
              <w:tab w:val="clear" w:pos="480"/>
              <w:tab w:val="right" w:pos="8255" w:leader="dot"/>
            </w:tabs>
            <w:rPr>
              <w:rFonts w:cs="Arial" w:cstheme="minorBidi"/>
              <w:kern w:val="2"/>
              <w:sz w:val="24"/>
              <w:del w:id="877" w:author="Winston.Huang" w:date="2025-09-02T16:28:00Z"/>
            </w:rPr>
          </w:pPr>
          <w:del w:id="875" w:author="Winston.Huang" w:date="2025-09-02T16:28:00Z">
            <w:r>
              <w:rPr/>
              <w:delText>CR 1.14 Strength of symmetric key-based authentication</w:delText>
            </w:r>
          </w:del>
          <w:del w:id="876" w:author="Winston.Huang" w:date="2025-09-02T16:28:00Z">
            <w:r>
              <w:rPr>
                <w:vanish w:val="false"/>
              </w:rPr>
              <w:tab/>
              <w:delText>31</w:delText>
            </w:r>
          </w:del>
        </w:p>
        <w:p>
          <w:pPr>
            <w:pStyle w:val="32"/>
            <w:tabs>
              <w:tab w:val="clear" w:pos="480"/>
              <w:tab w:val="right" w:pos="8255" w:leader="dot"/>
            </w:tabs>
            <w:rPr>
              <w:rFonts w:cs="Arial" w:cstheme="minorBidi"/>
              <w:kern w:val="2"/>
              <w:sz w:val="24"/>
              <w:del w:id="880" w:author="Winston.Huang" w:date="2025-09-02T16:28:00Z"/>
            </w:rPr>
          </w:pPr>
          <w:del w:id="878" w:author="Winston.Huang" w:date="2025-09-02T16:28:00Z">
            <w:r>
              <w:rPr>
                <w:rFonts w:eastAsia="新細明體" w:cs="Segoe UI"/>
              </w:rPr>
              <w:delText>Statement</w:delText>
            </w:r>
          </w:del>
          <w:del w:id="879" w:author="Winston.Huang" w:date="2025-09-02T16:28:00Z">
            <w:r>
              <w:rPr>
                <w:vanish w:val="false"/>
              </w:rPr>
              <w:tab/>
              <w:delText>31</w:delText>
            </w:r>
          </w:del>
        </w:p>
        <w:p>
          <w:pPr>
            <w:pStyle w:val="32"/>
            <w:tabs>
              <w:tab w:val="clear" w:pos="480"/>
              <w:tab w:val="right" w:pos="8255" w:leader="dot"/>
            </w:tabs>
            <w:rPr>
              <w:rFonts w:cs="Arial" w:cstheme="minorBidi"/>
              <w:kern w:val="2"/>
              <w:sz w:val="24"/>
              <w:del w:id="883" w:author="Winston.Huang" w:date="2025-09-02T16:28:00Z"/>
            </w:rPr>
          </w:pPr>
          <w:del w:id="881" w:author="Winston.Huang" w:date="2025-09-02T16:28:00Z">
            <w:r>
              <w:rPr/>
              <w:delText>Evidence</w:delText>
            </w:r>
          </w:del>
          <w:del w:id="882" w:author="Winston.Huang" w:date="2025-09-02T16:28:00Z">
            <w:r>
              <w:rPr>
                <w:vanish w:val="false"/>
              </w:rPr>
              <w:tab/>
              <w:delText>31</w:delText>
            </w:r>
          </w:del>
        </w:p>
        <w:p>
          <w:pPr>
            <w:pStyle w:val="32"/>
            <w:tabs>
              <w:tab w:val="clear" w:pos="480"/>
              <w:tab w:val="right" w:pos="8255" w:leader="dot"/>
            </w:tabs>
            <w:rPr>
              <w:rFonts w:cs="Arial" w:cstheme="minorBidi"/>
              <w:kern w:val="2"/>
              <w:sz w:val="24"/>
              <w:del w:id="886" w:author="Winston.Huang" w:date="2025-09-02T16:28:00Z"/>
            </w:rPr>
          </w:pPr>
          <w:del w:id="884" w:author="Winston.Huang" w:date="2025-09-02T16:28:00Z">
            <w:r>
              <w:rPr/>
              <w:delText>Detailed Setting Steps</w:delText>
            </w:r>
          </w:del>
          <w:del w:id="885" w:author="Winston.Huang" w:date="2025-09-02T16:28:00Z">
            <w:r>
              <w:rPr>
                <w:vanish w:val="false"/>
              </w:rPr>
              <w:tab/>
              <w:delText>31</w:delText>
            </w:r>
          </w:del>
        </w:p>
        <w:p>
          <w:pPr>
            <w:pStyle w:val="13"/>
            <w:rPr>
              <w:rFonts w:cs="Arial" w:cstheme="minorBidi"/>
              <w:kern w:val="2"/>
              <w:sz w:val="24"/>
              <w:del w:id="889" w:author="Winston.Huang" w:date="2025-09-02T16:28:00Z"/>
            </w:rPr>
          </w:pPr>
          <w:del w:id="887" w:author="Winston.Huang" w:date="2025-09-02T16:28:00Z">
            <w:r>
              <w:rPr/>
              <w:delText>FR2 – Use control</w:delText>
            </w:r>
          </w:del>
          <w:del w:id="888" w:author="Winston.Huang" w:date="2025-09-02T16:28:00Z">
            <w:r>
              <w:rPr>
                <w:vanish w:val="false"/>
              </w:rPr>
              <w:tab/>
              <w:delText>32</w:delText>
            </w:r>
          </w:del>
        </w:p>
        <w:p>
          <w:pPr>
            <w:pStyle w:val="22"/>
            <w:tabs>
              <w:tab w:val="clear" w:pos="480"/>
              <w:tab w:val="right" w:pos="8255" w:leader="dot"/>
            </w:tabs>
            <w:rPr>
              <w:rFonts w:cs="Arial" w:cstheme="minorBidi"/>
              <w:kern w:val="2"/>
              <w:sz w:val="24"/>
              <w:del w:id="892" w:author="Winston.Huang" w:date="2025-09-02T16:28:00Z"/>
            </w:rPr>
          </w:pPr>
          <w:del w:id="890" w:author="Winston.Huang" w:date="2025-09-02T16:28:00Z">
            <w:r>
              <w:rPr/>
              <w:delText>CR 2.1 – Authorization enforcement</w:delText>
            </w:r>
          </w:del>
          <w:del w:id="891" w:author="Winston.Huang" w:date="2025-09-02T16:28:00Z">
            <w:r>
              <w:rPr>
                <w:vanish w:val="false"/>
              </w:rPr>
              <w:tab/>
              <w:delText>32</w:delText>
            </w:r>
          </w:del>
        </w:p>
        <w:p>
          <w:pPr>
            <w:pStyle w:val="32"/>
            <w:tabs>
              <w:tab w:val="clear" w:pos="480"/>
              <w:tab w:val="right" w:pos="8255" w:leader="dot"/>
            </w:tabs>
            <w:rPr>
              <w:rFonts w:cs="Arial" w:cstheme="minorBidi"/>
              <w:kern w:val="2"/>
              <w:sz w:val="24"/>
              <w:del w:id="895" w:author="Winston.Huang" w:date="2025-09-02T16:28:00Z"/>
            </w:rPr>
          </w:pPr>
          <w:del w:id="893" w:author="Winston.Huang" w:date="2025-09-02T16:28:00Z">
            <w:r>
              <w:rPr/>
              <w:delText>Statement</w:delText>
            </w:r>
          </w:del>
          <w:del w:id="894" w:author="Winston.Huang" w:date="2025-09-02T16:28:00Z">
            <w:r>
              <w:rPr>
                <w:vanish w:val="false"/>
              </w:rPr>
              <w:tab/>
              <w:delText>32</w:delText>
            </w:r>
          </w:del>
        </w:p>
        <w:p>
          <w:pPr>
            <w:pStyle w:val="32"/>
            <w:tabs>
              <w:tab w:val="clear" w:pos="480"/>
              <w:tab w:val="right" w:pos="8255" w:leader="dot"/>
            </w:tabs>
            <w:rPr>
              <w:rFonts w:cs="Arial" w:cstheme="minorBidi"/>
              <w:kern w:val="2"/>
              <w:sz w:val="24"/>
              <w:del w:id="898" w:author="Winston.Huang" w:date="2025-09-02T16:28:00Z"/>
            </w:rPr>
          </w:pPr>
          <w:del w:id="896" w:author="Winston.Huang" w:date="2025-09-02T16:28:00Z">
            <w:r>
              <w:rPr/>
              <w:delText>Evidence</w:delText>
            </w:r>
          </w:del>
          <w:del w:id="897" w:author="Winston.Huang" w:date="2025-09-02T16:28:00Z">
            <w:r>
              <w:rPr>
                <w:vanish w:val="false"/>
              </w:rPr>
              <w:tab/>
              <w:delText>33</w:delText>
            </w:r>
          </w:del>
        </w:p>
        <w:p>
          <w:pPr>
            <w:pStyle w:val="32"/>
            <w:tabs>
              <w:tab w:val="clear" w:pos="480"/>
              <w:tab w:val="right" w:pos="8255" w:leader="dot"/>
            </w:tabs>
            <w:rPr>
              <w:rFonts w:cs="Arial" w:cstheme="minorBidi"/>
              <w:kern w:val="2"/>
              <w:sz w:val="24"/>
              <w:del w:id="901" w:author="Winston.Huang" w:date="2025-09-02T16:28:00Z"/>
            </w:rPr>
          </w:pPr>
          <w:del w:id="899" w:author="Winston.Huang" w:date="2025-09-02T16:28:00Z">
            <w:r>
              <w:rPr/>
              <w:delText>Detailed Setting Steps</w:delText>
            </w:r>
          </w:del>
          <w:del w:id="900" w:author="Winston.Huang" w:date="2025-09-02T16:28:00Z">
            <w:r>
              <w:rPr>
                <w:vanish w:val="false"/>
              </w:rPr>
              <w:tab/>
              <w:delText>33</w:delText>
            </w:r>
          </w:del>
        </w:p>
        <w:p>
          <w:pPr>
            <w:pStyle w:val="22"/>
            <w:tabs>
              <w:tab w:val="clear" w:pos="480"/>
              <w:tab w:val="right" w:pos="8255" w:leader="dot"/>
            </w:tabs>
            <w:rPr>
              <w:rFonts w:cs="Arial" w:cstheme="minorBidi"/>
              <w:kern w:val="2"/>
              <w:sz w:val="24"/>
              <w:del w:id="904" w:author="Winston.Huang" w:date="2025-09-02T16:28:00Z"/>
            </w:rPr>
          </w:pPr>
          <w:del w:id="902" w:author="Winston.Huang" w:date="2025-09-02T16:28:00Z">
            <w:r>
              <w:rPr/>
              <w:delText>CR 2.1 (1) – Authorization enforcement for all users (humans, software processes and devices)</w:delText>
            </w:r>
          </w:del>
          <w:del w:id="903" w:author="Winston.Huang" w:date="2025-09-02T16:28:00Z">
            <w:r>
              <w:rPr>
                <w:vanish w:val="false"/>
              </w:rPr>
              <w:tab/>
              <w:delText>34</w:delText>
            </w:r>
          </w:del>
        </w:p>
        <w:p>
          <w:pPr>
            <w:pStyle w:val="32"/>
            <w:tabs>
              <w:tab w:val="clear" w:pos="480"/>
              <w:tab w:val="right" w:pos="8255" w:leader="dot"/>
            </w:tabs>
            <w:rPr>
              <w:rFonts w:cs="Arial" w:cstheme="minorBidi"/>
              <w:kern w:val="2"/>
              <w:sz w:val="24"/>
              <w:del w:id="907" w:author="Winston.Huang" w:date="2025-09-02T16:28:00Z"/>
            </w:rPr>
          </w:pPr>
          <w:del w:id="905" w:author="Winston.Huang" w:date="2025-09-02T16:28:00Z">
            <w:r>
              <w:rPr>
                <w:rFonts w:eastAsia="Aptos" w:cs="Aptos"/>
              </w:rPr>
              <w:delText>Statement</w:delText>
            </w:r>
          </w:del>
          <w:del w:id="906" w:author="Winston.Huang" w:date="2025-09-02T16:28:00Z">
            <w:r>
              <w:rPr>
                <w:vanish w:val="false"/>
              </w:rPr>
              <w:tab/>
              <w:delText>34</w:delText>
            </w:r>
          </w:del>
        </w:p>
        <w:p>
          <w:pPr>
            <w:pStyle w:val="32"/>
            <w:tabs>
              <w:tab w:val="clear" w:pos="480"/>
              <w:tab w:val="right" w:pos="8255" w:leader="dot"/>
            </w:tabs>
            <w:rPr>
              <w:rFonts w:cs="Arial" w:cstheme="minorBidi"/>
              <w:kern w:val="2"/>
              <w:sz w:val="24"/>
              <w:del w:id="910" w:author="Winston.Huang" w:date="2025-09-02T16:28:00Z"/>
            </w:rPr>
          </w:pPr>
          <w:del w:id="908" w:author="Winston.Huang" w:date="2025-09-02T16:28:00Z">
            <w:r>
              <w:rPr>
                <w:rFonts w:eastAsia="Aptos" w:cs="Aptos"/>
              </w:rPr>
              <w:delText>Evidence</w:delText>
            </w:r>
          </w:del>
          <w:del w:id="909" w:author="Winston.Huang" w:date="2025-09-02T16:28:00Z">
            <w:r>
              <w:rPr>
                <w:vanish w:val="false"/>
              </w:rPr>
              <w:tab/>
              <w:delText>34</w:delText>
            </w:r>
          </w:del>
        </w:p>
        <w:p>
          <w:pPr>
            <w:pStyle w:val="22"/>
            <w:tabs>
              <w:tab w:val="clear" w:pos="480"/>
              <w:tab w:val="right" w:pos="8255" w:leader="dot"/>
            </w:tabs>
            <w:rPr>
              <w:rFonts w:cs="Arial" w:cstheme="minorBidi"/>
              <w:kern w:val="2"/>
              <w:sz w:val="24"/>
              <w:del w:id="913" w:author="Winston.Huang" w:date="2025-09-02T16:28:00Z"/>
            </w:rPr>
          </w:pPr>
          <w:del w:id="911" w:author="Winston.Huang" w:date="2025-09-02T16:28:00Z">
            <w:r>
              <w:rPr/>
              <w:delText>Detailed Setting Steps:</w:delText>
            </w:r>
          </w:del>
          <w:del w:id="912" w:author="Winston.Huang" w:date="2025-09-02T16:28:00Z">
            <w:r>
              <w:rPr>
                <w:vanish w:val="false"/>
              </w:rPr>
              <w:tab/>
              <w:delText>35</w:delText>
            </w:r>
          </w:del>
        </w:p>
        <w:p>
          <w:pPr>
            <w:pStyle w:val="22"/>
            <w:tabs>
              <w:tab w:val="clear" w:pos="480"/>
              <w:tab w:val="right" w:pos="8255" w:leader="dot"/>
            </w:tabs>
            <w:rPr>
              <w:rFonts w:cs="Arial" w:cstheme="minorBidi"/>
              <w:kern w:val="2"/>
              <w:sz w:val="24"/>
              <w:del w:id="916" w:author="Winston.Huang" w:date="2025-09-02T16:28:00Z"/>
            </w:rPr>
          </w:pPr>
          <w:del w:id="914" w:author="Winston.Huang" w:date="2025-09-02T16:28:00Z">
            <w:r>
              <w:rPr/>
              <w:delText>CR 2.1 (2) – Permission mapping to roles</w:delText>
            </w:r>
          </w:del>
          <w:del w:id="915" w:author="Winston.Huang" w:date="2025-09-02T16:28:00Z">
            <w:r>
              <w:rPr>
                <w:vanish w:val="false"/>
              </w:rPr>
              <w:tab/>
              <w:delText>39</w:delText>
            </w:r>
          </w:del>
        </w:p>
        <w:p>
          <w:pPr>
            <w:pStyle w:val="32"/>
            <w:tabs>
              <w:tab w:val="clear" w:pos="480"/>
              <w:tab w:val="right" w:pos="8255" w:leader="dot"/>
            </w:tabs>
            <w:rPr>
              <w:rFonts w:cs="Arial" w:cstheme="minorBidi"/>
              <w:kern w:val="2"/>
              <w:sz w:val="24"/>
              <w:del w:id="919" w:author="Winston.Huang" w:date="2025-09-02T16:28:00Z"/>
            </w:rPr>
          </w:pPr>
          <w:del w:id="917" w:author="Winston.Huang" w:date="2025-09-02T16:28:00Z">
            <w:r>
              <w:rPr>
                <w:rFonts w:eastAsia="Aptos" w:cs="Aptos"/>
              </w:rPr>
              <w:delText>Statement</w:delText>
            </w:r>
          </w:del>
          <w:del w:id="918" w:author="Winston.Huang" w:date="2025-09-02T16:28:00Z">
            <w:r>
              <w:rPr>
                <w:vanish w:val="false"/>
              </w:rPr>
              <w:tab/>
              <w:delText>39</w:delText>
            </w:r>
          </w:del>
        </w:p>
        <w:p>
          <w:pPr>
            <w:pStyle w:val="32"/>
            <w:tabs>
              <w:tab w:val="clear" w:pos="480"/>
              <w:tab w:val="right" w:pos="8255" w:leader="dot"/>
            </w:tabs>
            <w:rPr>
              <w:rFonts w:cs="Arial" w:cstheme="minorBidi"/>
              <w:kern w:val="2"/>
              <w:sz w:val="24"/>
              <w:del w:id="922" w:author="Winston.Huang" w:date="2025-09-02T16:28:00Z"/>
            </w:rPr>
          </w:pPr>
          <w:del w:id="920" w:author="Winston.Huang" w:date="2025-09-02T16:28:00Z">
            <w:r>
              <w:rPr>
                <w:rFonts w:eastAsia="Aptos" w:cs="Aptos"/>
              </w:rPr>
              <w:delText>Evidence</w:delText>
            </w:r>
          </w:del>
          <w:del w:id="921" w:author="Winston.Huang" w:date="2025-09-02T16:28:00Z">
            <w:r>
              <w:rPr>
                <w:vanish w:val="false"/>
              </w:rPr>
              <w:tab/>
              <w:delText>39</w:delText>
            </w:r>
          </w:del>
        </w:p>
        <w:p>
          <w:pPr>
            <w:pStyle w:val="32"/>
            <w:tabs>
              <w:tab w:val="clear" w:pos="480"/>
              <w:tab w:val="right" w:pos="8255" w:leader="dot"/>
            </w:tabs>
            <w:rPr>
              <w:rFonts w:cs="Arial" w:cstheme="minorBidi"/>
              <w:kern w:val="2"/>
              <w:sz w:val="24"/>
              <w:del w:id="925" w:author="Winston.Huang" w:date="2025-09-02T16:28:00Z"/>
            </w:rPr>
          </w:pPr>
          <w:del w:id="923" w:author="Winston.Huang" w:date="2025-09-02T16:28:00Z">
            <w:r>
              <w:rPr>
                <w:rFonts w:eastAsia="Aptos" w:cs="Aptos"/>
              </w:rPr>
              <w:delText>Detailed Setting Steps</w:delText>
            </w:r>
          </w:del>
          <w:del w:id="924" w:author="Winston.Huang" w:date="2025-09-02T16:28:00Z">
            <w:r>
              <w:rPr>
                <w:vanish w:val="false"/>
              </w:rPr>
              <w:tab/>
              <w:delText>40</w:delText>
            </w:r>
          </w:del>
        </w:p>
        <w:p>
          <w:pPr>
            <w:pStyle w:val="22"/>
            <w:tabs>
              <w:tab w:val="clear" w:pos="480"/>
              <w:tab w:val="right" w:pos="8255" w:leader="dot"/>
            </w:tabs>
            <w:rPr>
              <w:rFonts w:cs="Arial" w:cstheme="minorBidi"/>
              <w:kern w:val="2"/>
              <w:sz w:val="24"/>
              <w:del w:id="928" w:author="Winston.Huang" w:date="2025-09-02T16:28:00Z"/>
            </w:rPr>
          </w:pPr>
          <w:del w:id="926" w:author="Winston.Huang" w:date="2025-09-02T16:28:00Z">
            <w:r>
              <w:rPr/>
              <w:delText>HDR 2.4 – Mobile code</w:delText>
            </w:r>
          </w:del>
          <w:del w:id="927" w:author="Winston.Huang" w:date="2025-09-02T16:28:00Z">
            <w:r>
              <w:rPr>
                <w:vanish w:val="false"/>
              </w:rPr>
              <w:tab/>
              <w:delText>41</w:delText>
            </w:r>
          </w:del>
        </w:p>
        <w:p>
          <w:pPr>
            <w:pStyle w:val="32"/>
            <w:tabs>
              <w:tab w:val="clear" w:pos="480"/>
              <w:tab w:val="right" w:pos="8255" w:leader="dot"/>
            </w:tabs>
            <w:rPr>
              <w:rFonts w:cs="Arial" w:cstheme="minorBidi"/>
              <w:kern w:val="2"/>
              <w:sz w:val="24"/>
              <w:del w:id="931" w:author="Winston.Huang" w:date="2025-09-02T16:28:00Z"/>
            </w:rPr>
          </w:pPr>
          <w:del w:id="929" w:author="Winston.Huang" w:date="2025-09-02T16:28:00Z">
            <w:r>
              <w:rPr/>
              <w:delText>Statement</w:delText>
            </w:r>
          </w:del>
          <w:del w:id="930" w:author="Winston.Huang" w:date="2025-09-02T16:28:00Z">
            <w:r>
              <w:rPr>
                <w:vanish w:val="false"/>
              </w:rPr>
              <w:tab/>
              <w:delText>41</w:delText>
            </w:r>
          </w:del>
        </w:p>
        <w:p>
          <w:pPr>
            <w:pStyle w:val="32"/>
            <w:tabs>
              <w:tab w:val="clear" w:pos="480"/>
              <w:tab w:val="right" w:pos="8255" w:leader="dot"/>
            </w:tabs>
            <w:rPr>
              <w:rFonts w:cs="Arial" w:cstheme="minorBidi"/>
              <w:kern w:val="2"/>
              <w:sz w:val="24"/>
              <w:del w:id="934" w:author="Winston.Huang" w:date="2025-09-02T16:28:00Z"/>
            </w:rPr>
          </w:pPr>
          <w:del w:id="932" w:author="Winston.Huang" w:date="2025-09-02T16:28:00Z">
            <w:r>
              <w:rPr/>
              <w:delText>Evidence</w:delText>
            </w:r>
          </w:del>
          <w:del w:id="933" w:author="Winston.Huang" w:date="2025-09-02T16:28:00Z">
            <w:r>
              <w:rPr>
                <w:vanish w:val="false"/>
              </w:rPr>
              <w:tab/>
              <w:delText>41</w:delText>
            </w:r>
          </w:del>
        </w:p>
        <w:p>
          <w:pPr>
            <w:pStyle w:val="32"/>
            <w:tabs>
              <w:tab w:val="clear" w:pos="480"/>
              <w:tab w:val="right" w:pos="8255" w:leader="dot"/>
            </w:tabs>
            <w:rPr>
              <w:rFonts w:cs="Arial" w:cstheme="minorBidi"/>
              <w:kern w:val="2"/>
              <w:sz w:val="24"/>
              <w:del w:id="939" w:author="Winston.Huang" w:date="2025-09-02T16:28:00Z"/>
            </w:rPr>
          </w:pPr>
          <w:del w:id="935" w:author="Winston.Huang" w:date="2025-09-02T16:28:00Z">
            <w:r>
              <w:rPr>
                <w:rFonts w:eastAsia="新細明體" w:cs="Segoe UI"/>
              </w:rPr>
              <w:delText xml:space="preserve">Detailed </w:delText>
            </w:r>
          </w:del>
          <w:del w:id="936" w:author="Winston.Huang" w:date="2025-09-02T16:28:00Z">
            <w:r>
              <w:rPr/>
              <w:delText>Setting</w:delText>
            </w:r>
          </w:del>
          <w:del w:id="937" w:author="Winston.Huang" w:date="2025-09-02T16:28:00Z">
            <w:r>
              <w:rPr>
                <w:rFonts w:eastAsia="新細明體" w:cs="Segoe UI"/>
              </w:rPr>
              <w:delText xml:space="preserve"> Steps</w:delText>
            </w:r>
          </w:del>
          <w:del w:id="938" w:author="Winston.Huang" w:date="2025-09-02T16:28:00Z">
            <w:r>
              <w:rPr>
                <w:vanish w:val="false"/>
              </w:rPr>
              <w:tab/>
              <w:delText>41</w:delText>
            </w:r>
          </w:del>
        </w:p>
        <w:p>
          <w:pPr>
            <w:pStyle w:val="22"/>
            <w:tabs>
              <w:tab w:val="clear" w:pos="480"/>
              <w:tab w:val="right" w:pos="8255" w:leader="dot"/>
            </w:tabs>
            <w:rPr>
              <w:rFonts w:cs="Arial" w:cstheme="minorBidi"/>
              <w:kern w:val="2"/>
              <w:sz w:val="24"/>
              <w:del w:id="942" w:author="Winston.Huang" w:date="2025-09-02T16:28:00Z"/>
            </w:rPr>
          </w:pPr>
          <w:del w:id="940" w:author="Winston.Huang" w:date="2025-09-02T16:28:00Z">
            <w:r>
              <w:rPr>
                <w:rFonts w:eastAsia="Aptos" w:cs="Aptos"/>
              </w:rPr>
              <w:delText>HDR 2.4 (1) – Mobile code authenticity check</w:delText>
            </w:r>
          </w:del>
          <w:del w:id="941" w:author="Winston.Huang" w:date="2025-09-02T16:28:00Z">
            <w:r>
              <w:rPr>
                <w:vanish w:val="false"/>
              </w:rPr>
              <w:tab/>
              <w:delText>41</w:delText>
            </w:r>
          </w:del>
        </w:p>
        <w:p>
          <w:pPr>
            <w:pStyle w:val="32"/>
            <w:tabs>
              <w:tab w:val="clear" w:pos="480"/>
              <w:tab w:val="right" w:pos="8255" w:leader="dot"/>
            </w:tabs>
            <w:rPr>
              <w:rFonts w:cs="Arial" w:cstheme="minorBidi"/>
              <w:kern w:val="2"/>
              <w:sz w:val="24"/>
              <w:del w:id="945" w:author="Winston.Huang" w:date="2025-09-02T16:28:00Z"/>
            </w:rPr>
          </w:pPr>
          <w:del w:id="943" w:author="Winston.Huang" w:date="2025-09-02T16:28:00Z">
            <w:r>
              <w:rPr>
                <w:rFonts w:eastAsia="Aptos" w:cs="Aptos"/>
              </w:rPr>
              <w:delText>Statement</w:delText>
            </w:r>
          </w:del>
          <w:del w:id="944" w:author="Winston.Huang" w:date="2025-09-02T16:28:00Z">
            <w:r>
              <w:rPr>
                <w:vanish w:val="false"/>
              </w:rPr>
              <w:tab/>
              <w:delText>41</w:delText>
            </w:r>
          </w:del>
        </w:p>
        <w:p>
          <w:pPr>
            <w:pStyle w:val="32"/>
            <w:tabs>
              <w:tab w:val="clear" w:pos="480"/>
              <w:tab w:val="right" w:pos="8255" w:leader="dot"/>
            </w:tabs>
            <w:rPr>
              <w:rFonts w:cs="Arial" w:cstheme="minorBidi"/>
              <w:kern w:val="2"/>
              <w:sz w:val="24"/>
              <w:del w:id="948" w:author="Winston.Huang" w:date="2025-09-02T16:28:00Z"/>
            </w:rPr>
          </w:pPr>
          <w:del w:id="946" w:author="Winston.Huang" w:date="2025-09-02T16:28:00Z">
            <w:r>
              <w:rPr>
                <w:rFonts w:eastAsia="Aptos" w:cs="Aptos"/>
              </w:rPr>
              <w:delText>Evidence</w:delText>
            </w:r>
          </w:del>
          <w:del w:id="947" w:author="Winston.Huang" w:date="2025-09-02T16:28:00Z">
            <w:r>
              <w:rPr>
                <w:vanish w:val="false"/>
              </w:rPr>
              <w:tab/>
              <w:delText>42</w:delText>
            </w:r>
          </w:del>
        </w:p>
        <w:p>
          <w:pPr>
            <w:pStyle w:val="32"/>
            <w:tabs>
              <w:tab w:val="clear" w:pos="480"/>
              <w:tab w:val="right" w:pos="8255" w:leader="dot"/>
            </w:tabs>
            <w:rPr>
              <w:rFonts w:cs="Arial" w:cstheme="minorBidi"/>
              <w:kern w:val="2"/>
              <w:sz w:val="24"/>
              <w:del w:id="951" w:author="Winston.Huang" w:date="2025-09-02T16:28:00Z"/>
            </w:rPr>
          </w:pPr>
          <w:del w:id="949" w:author="Winston.Huang" w:date="2025-09-02T16:28:00Z">
            <w:r>
              <w:rPr>
                <w:rFonts w:eastAsia="Aptos" w:cs="Aptos"/>
              </w:rPr>
              <w:delText>Detailed Setting Steps</w:delText>
            </w:r>
          </w:del>
          <w:del w:id="950" w:author="Winston.Huang" w:date="2025-09-02T16:28:00Z">
            <w:r>
              <w:rPr>
                <w:vanish w:val="false"/>
              </w:rPr>
              <w:tab/>
              <w:delText>42</w:delText>
            </w:r>
          </w:del>
        </w:p>
        <w:p>
          <w:pPr>
            <w:pStyle w:val="22"/>
            <w:tabs>
              <w:tab w:val="clear" w:pos="480"/>
              <w:tab w:val="right" w:pos="8255" w:leader="dot"/>
            </w:tabs>
            <w:rPr>
              <w:rFonts w:cs="Arial" w:cstheme="minorBidi"/>
              <w:kern w:val="2"/>
              <w:sz w:val="24"/>
              <w:del w:id="954" w:author="Winston.Huang" w:date="2025-09-02T16:28:00Z"/>
            </w:rPr>
          </w:pPr>
          <w:del w:id="952" w:author="Winston.Huang" w:date="2025-09-02T16:28:00Z">
            <w:r>
              <w:rPr/>
              <w:delText>CR 2.5 – Session Lock</w:delText>
            </w:r>
          </w:del>
          <w:del w:id="953" w:author="Winston.Huang" w:date="2025-09-02T16:28:00Z">
            <w:r>
              <w:rPr>
                <w:vanish w:val="false"/>
              </w:rPr>
              <w:tab/>
              <w:delText>43</w:delText>
            </w:r>
          </w:del>
        </w:p>
        <w:p>
          <w:pPr>
            <w:pStyle w:val="32"/>
            <w:tabs>
              <w:tab w:val="clear" w:pos="480"/>
              <w:tab w:val="right" w:pos="8255" w:leader="dot"/>
            </w:tabs>
            <w:rPr>
              <w:rFonts w:cs="Arial" w:cstheme="minorBidi"/>
              <w:kern w:val="2"/>
              <w:sz w:val="24"/>
              <w:del w:id="957" w:author="Winston.Huang" w:date="2025-09-02T16:28:00Z"/>
            </w:rPr>
          </w:pPr>
          <w:del w:id="955" w:author="Winston.Huang" w:date="2025-09-02T16:28:00Z">
            <w:r>
              <w:rPr/>
              <w:delText>Statement</w:delText>
            </w:r>
          </w:del>
          <w:del w:id="956" w:author="Winston.Huang" w:date="2025-09-02T16:28:00Z">
            <w:r>
              <w:rPr>
                <w:vanish w:val="false"/>
              </w:rPr>
              <w:tab/>
              <w:delText>43</w:delText>
            </w:r>
          </w:del>
        </w:p>
        <w:p>
          <w:pPr>
            <w:pStyle w:val="32"/>
            <w:tabs>
              <w:tab w:val="clear" w:pos="480"/>
              <w:tab w:val="right" w:pos="8255" w:leader="dot"/>
            </w:tabs>
            <w:rPr>
              <w:rFonts w:cs="Arial" w:cstheme="minorBidi"/>
              <w:kern w:val="2"/>
              <w:sz w:val="24"/>
              <w:del w:id="960" w:author="Winston.Huang" w:date="2025-09-02T16:28:00Z"/>
            </w:rPr>
          </w:pPr>
          <w:del w:id="958" w:author="Winston.Huang" w:date="2025-09-02T16:28:00Z">
            <w:r>
              <w:rPr/>
              <w:delText>Evidence</w:delText>
            </w:r>
          </w:del>
          <w:del w:id="959" w:author="Winston.Huang" w:date="2025-09-02T16:28:00Z">
            <w:r>
              <w:rPr>
                <w:vanish w:val="false"/>
              </w:rPr>
              <w:tab/>
              <w:delText>43</w:delText>
            </w:r>
          </w:del>
        </w:p>
        <w:p>
          <w:pPr>
            <w:pStyle w:val="32"/>
            <w:tabs>
              <w:tab w:val="clear" w:pos="480"/>
              <w:tab w:val="right" w:pos="8255" w:leader="dot"/>
            </w:tabs>
            <w:rPr>
              <w:rFonts w:cs="Arial" w:cstheme="minorBidi"/>
              <w:kern w:val="2"/>
              <w:sz w:val="24"/>
              <w:del w:id="965" w:author="Winston.Huang" w:date="2025-09-02T16:28:00Z"/>
            </w:rPr>
          </w:pPr>
          <w:del w:id="961" w:author="Winston.Huang" w:date="2025-09-02T16:28:00Z">
            <w:r>
              <w:rPr>
                <w:rFonts w:eastAsia="新細明體" w:cs="Segoe UI"/>
              </w:rPr>
              <w:delText xml:space="preserve">Detailed </w:delText>
            </w:r>
          </w:del>
          <w:del w:id="962" w:author="Winston.Huang" w:date="2025-09-02T16:28:00Z">
            <w:r>
              <w:rPr/>
              <w:delText>Setting</w:delText>
            </w:r>
          </w:del>
          <w:del w:id="963" w:author="Winston.Huang" w:date="2025-09-02T16:28:00Z">
            <w:r>
              <w:rPr>
                <w:rFonts w:eastAsia="新細明體" w:cs="Segoe UI"/>
              </w:rPr>
              <w:delText xml:space="preserve"> Steps</w:delText>
            </w:r>
          </w:del>
          <w:del w:id="964" w:author="Winston.Huang" w:date="2025-09-02T16:28:00Z">
            <w:r>
              <w:rPr>
                <w:vanish w:val="false"/>
              </w:rPr>
              <w:tab/>
              <w:delText>43</w:delText>
            </w:r>
          </w:del>
        </w:p>
        <w:p>
          <w:pPr>
            <w:pStyle w:val="22"/>
            <w:tabs>
              <w:tab w:val="clear" w:pos="480"/>
              <w:tab w:val="right" w:pos="8255" w:leader="dot"/>
            </w:tabs>
            <w:rPr>
              <w:rFonts w:cs="Arial" w:cstheme="minorBidi"/>
              <w:kern w:val="2"/>
              <w:sz w:val="24"/>
              <w:del w:id="968" w:author="Winston.Huang" w:date="2025-09-02T16:28:00Z"/>
            </w:rPr>
          </w:pPr>
          <w:del w:id="966" w:author="Winston.Huang" w:date="2025-09-02T16:28:00Z">
            <w:r>
              <w:rPr>
                <w:rFonts w:eastAsia="Aptos Display" w:cs="Aptos Display" w:ascii="Aptos Display" w:hAnsi="Aptos Display"/>
              </w:rPr>
              <w:delText>CR 2.6 – Remote session Termination</w:delText>
            </w:r>
          </w:del>
          <w:del w:id="967" w:author="Winston.Huang" w:date="2025-09-02T16:28:00Z">
            <w:r>
              <w:rPr>
                <w:vanish w:val="false"/>
              </w:rPr>
              <w:tab/>
              <w:delText>45</w:delText>
            </w:r>
          </w:del>
        </w:p>
        <w:p>
          <w:pPr>
            <w:pStyle w:val="32"/>
            <w:tabs>
              <w:tab w:val="clear" w:pos="480"/>
              <w:tab w:val="right" w:pos="8255" w:leader="dot"/>
            </w:tabs>
            <w:rPr>
              <w:rFonts w:cs="Arial" w:cstheme="minorBidi"/>
              <w:kern w:val="2"/>
              <w:sz w:val="24"/>
              <w:del w:id="971" w:author="Winston.Huang" w:date="2025-09-02T16:28:00Z"/>
            </w:rPr>
          </w:pPr>
          <w:del w:id="969" w:author="Winston.Huang" w:date="2025-09-02T16:28:00Z">
            <w:r>
              <w:rPr/>
              <w:delText>Statement</w:delText>
            </w:r>
          </w:del>
          <w:del w:id="970" w:author="Winston.Huang" w:date="2025-09-02T16:28:00Z">
            <w:r>
              <w:rPr>
                <w:vanish w:val="false"/>
              </w:rPr>
              <w:tab/>
              <w:delText>45</w:delText>
            </w:r>
          </w:del>
        </w:p>
        <w:p>
          <w:pPr>
            <w:pStyle w:val="32"/>
            <w:tabs>
              <w:tab w:val="clear" w:pos="480"/>
              <w:tab w:val="right" w:pos="8255" w:leader="dot"/>
            </w:tabs>
            <w:rPr>
              <w:rFonts w:cs="Arial" w:cstheme="minorBidi"/>
              <w:kern w:val="2"/>
              <w:sz w:val="24"/>
              <w:del w:id="974" w:author="Winston.Huang" w:date="2025-09-02T16:28:00Z"/>
            </w:rPr>
          </w:pPr>
          <w:del w:id="972" w:author="Winston.Huang" w:date="2025-09-02T16:28:00Z">
            <w:r>
              <w:rPr/>
              <w:delText>Evidence</w:delText>
            </w:r>
          </w:del>
          <w:del w:id="973" w:author="Winston.Huang" w:date="2025-09-02T16:28:00Z">
            <w:r>
              <w:rPr>
                <w:vanish w:val="false"/>
              </w:rPr>
              <w:tab/>
              <w:delText>45</w:delText>
            </w:r>
          </w:del>
        </w:p>
        <w:p>
          <w:pPr>
            <w:pStyle w:val="32"/>
            <w:tabs>
              <w:tab w:val="clear" w:pos="480"/>
              <w:tab w:val="right" w:pos="8255" w:leader="dot"/>
            </w:tabs>
            <w:rPr>
              <w:rFonts w:cs="Arial" w:cstheme="minorBidi"/>
              <w:kern w:val="2"/>
              <w:sz w:val="24"/>
              <w:del w:id="979" w:author="Winston.Huang" w:date="2025-09-02T16:28:00Z"/>
            </w:rPr>
          </w:pPr>
          <w:del w:id="975" w:author="Winston.Huang" w:date="2025-09-02T16:28:00Z">
            <w:r>
              <w:rPr>
                <w:rFonts w:eastAsia="新細明體" w:cs="Segoe UI"/>
              </w:rPr>
              <w:delText xml:space="preserve">Detailed </w:delText>
            </w:r>
          </w:del>
          <w:del w:id="976" w:author="Winston.Huang" w:date="2025-09-02T16:28:00Z">
            <w:r>
              <w:rPr/>
              <w:delText>Setting</w:delText>
            </w:r>
          </w:del>
          <w:del w:id="977" w:author="Winston.Huang" w:date="2025-09-02T16:28:00Z">
            <w:r>
              <w:rPr>
                <w:rFonts w:eastAsia="新細明體" w:cs="Segoe UI"/>
              </w:rPr>
              <w:delText xml:space="preserve"> Steps</w:delText>
            </w:r>
          </w:del>
          <w:del w:id="978" w:author="Winston.Huang" w:date="2025-09-02T16:28:00Z">
            <w:r>
              <w:rPr>
                <w:vanish w:val="false"/>
              </w:rPr>
              <w:tab/>
              <w:delText>46</w:delText>
            </w:r>
          </w:del>
        </w:p>
        <w:p>
          <w:pPr>
            <w:pStyle w:val="22"/>
            <w:tabs>
              <w:tab w:val="clear" w:pos="480"/>
              <w:tab w:val="right" w:pos="8255" w:leader="dot"/>
            </w:tabs>
            <w:rPr>
              <w:rFonts w:cs="Arial" w:cstheme="minorBidi"/>
              <w:kern w:val="2"/>
              <w:sz w:val="24"/>
              <w:del w:id="982" w:author="Winston.Huang" w:date="2025-09-02T16:28:00Z"/>
            </w:rPr>
          </w:pPr>
          <w:del w:id="980" w:author="Winston.Huang" w:date="2025-09-02T16:28:00Z">
            <w:r>
              <w:rPr>
                <w:rFonts w:eastAsia="Aptos Display" w:cs="Aptos Display" w:ascii="Aptos Display" w:hAnsi="Aptos Display"/>
              </w:rPr>
              <w:delText>CR 2.8 - Auditable Events</w:delText>
            </w:r>
          </w:del>
          <w:del w:id="981" w:author="Winston.Huang" w:date="2025-09-02T16:28:00Z">
            <w:r>
              <w:rPr>
                <w:vanish w:val="false"/>
              </w:rPr>
              <w:tab/>
              <w:delText>47</w:delText>
            </w:r>
          </w:del>
        </w:p>
        <w:p>
          <w:pPr>
            <w:pStyle w:val="32"/>
            <w:tabs>
              <w:tab w:val="clear" w:pos="480"/>
              <w:tab w:val="right" w:pos="8255" w:leader="dot"/>
            </w:tabs>
            <w:rPr>
              <w:rFonts w:cs="Arial" w:cstheme="minorBidi"/>
              <w:kern w:val="2"/>
              <w:sz w:val="24"/>
              <w:del w:id="985" w:author="Winston.Huang" w:date="2025-09-02T16:28:00Z"/>
            </w:rPr>
          </w:pPr>
          <w:del w:id="983" w:author="Winston.Huang" w:date="2025-09-02T16:28:00Z">
            <w:r>
              <w:rPr/>
              <w:delText>Statement</w:delText>
            </w:r>
          </w:del>
          <w:del w:id="984" w:author="Winston.Huang" w:date="2025-09-02T16:28:00Z">
            <w:r>
              <w:rPr>
                <w:vanish w:val="false"/>
              </w:rPr>
              <w:tab/>
              <w:delText>47</w:delText>
            </w:r>
          </w:del>
        </w:p>
        <w:p>
          <w:pPr>
            <w:pStyle w:val="32"/>
            <w:tabs>
              <w:tab w:val="clear" w:pos="480"/>
              <w:tab w:val="right" w:pos="8255" w:leader="dot"/>
            </w:tabs>
            <w:rPr>
              <w:rFonts w:cs="Arial" w:cstheme="minorBidi"/>
              <w:kern w:val="2"/>
              <w:sz w:val="24"/>
              <w:del w:id="988" w:author="Winston.Huang" w:date="2025-09-02T16:28:00Z"/>
            </w:rPr>
          </w:pPr>
          <w:del w:id="986" w:author="Winston.Huang" w:date="2025-09-02T16:28:00Z">
            <w:r>
              <w:rPr/>
              <w:delText>Evidence</w:delText>
            </w:r>
          </w:del>
          <w:del w:id="987" w:author="Winston.Huang" w:date="2025-09-02T16:28:00Z">
            <w:r>
              <w:rPr>
                <w:vanish w:val="false"/>
              </w:rPr>
              <w:tab/>
              <w:delText>47</w:delText>
            </w:r>
          </w:del>
        </w:p>
        <w:p>
          <w:pPr>
            <w:pStyle w:val="32"/>
            <w:tabs>
              <w:tab w:val="clear" w:pos="480"/>
              <w:tab w:val="right" w:pos="8255" w:leader="dot"/>
            </w:tabs>
            <w:rPr>
              <w:rFonts w:cs="Arial" w:cstheme="minorBidi"/>
              <w:kern w:val="2"/>
              <w:sz w:val="24"/>
              <w:del w:id="991" w:author="Winston.Huang" w:date="2025-09-02T16:28:00Z"/>
            </w:rPr>
          </w:pPr>
          <w:del w:id="989" w:author="Winston.Huang" w:date="2025-09-02T16:28:00Z">
            <w:r>
              <w:rPr/>
              <w:delText>Detailed Setting Steps</w:delText>
            </w:r>
          </w:del>
          <w:del w:id="990" w:author="Winston.Huang" w:date="2025-09-02T16:28:00Z">
            <w:r>
              <w:rPr>
                <w:vanish w:val="false"/>
              </w:rPr>
              <w:tab/>
              <w:delText>48</w:delText>
            </w:r>
          </w:del>
        </w:p>
        <w:p>
          <w:pPr>
            <w:pStyle w:val="22"/>
            <w:tabs>
              <w:tab w:val="clear" w:pos="480"/>
              <w:tab w:val="right" w:pos="8255" w:leader="dot"/>
            </w:tabs>
            <w:rPr>
              <w:rFonts w:cs="Arial" w:cstheme="minorBidi"/>
              <w:kern w:val="2"/>
              <w:sz w:val="24"/>
              <w:del w:id="994" w:author="Winston.Huang" w:date="2025-09-02T16:28:00Z"/>
            </w:rPr>
          </w:pPr>
          <w:del w:id="992" w:author="Winston.Huang" w:date="2025-09-02T16:28:00Z">
            <w:r>
              <w:rPr/>
              <w:delText>CR 2.9 – Audit storage capacity</w:delText>
            </w:r>
          </w:del>
          <w:del w:id="993" w:author="Winston.Huang" w:date="2025-09-02T16:28:00Z">
            <w:r>
              <w:rPr>
                <w:vanish w:val="false"/>
              </w:rPr>
              <w:tab/>
              <w:delText>49</w:delText>
            </w:r>
          </w:del>
        </w:p>
        <w:p>
          <w:pPr>
            <w:pStyle w:val="32"/>
            <w:tabs>
              <w:tab w:val="clear" w:pos="480"/>
              <w:tab w:val="right" w:pos="8255" w:leader="dot"/>
            </w:tabs>
            <w:rPr>
              <w:rFonts w:cs="Arial" w:cstheme="minorBidi"/>
              <w:kern w:val="2"/>
              <w:sz w:val="24"/>
              <w:del w:id="997" w:author="Winston.Huang" w:date="2025-09-02T16:28:00Z"/>
            </w:rPr>
          </w:pPr>
          <w:del w:id="995" w:author="Winston.Huang" w:date="2025-09-02T16:28:00Z">
            <w:r>
              <w:rPr/>
              <w:delText>Statement</w:delText>
            </w:r>
          </w:del>
          <w:del w:id="996" w:author="Winston.Huang" w:date="2025-09-02T16:28:00Z">
            <w:r>
              <w:rPr>
                <w:vanish w:val="false"/>
              </w:rPr>
              <w:tab/>
              <w:delText>49</w:delText>
            </w:r>
          </w:del>
        </w:p>
        <w:p>
          <w:pPr>
            <w:pStyle w:val="32"/>
            <w:tabs>
              <w:tab w:val="clear" w:pos="480"/>
              <w:tab w:val="right" w:pos="8255" w:leader="dot"/>
            </w:tabs>
            <w:rPr>
              <w:rFonts w:cs="Arial" w:cstheme="minorBidi"/>
              <w:kern w:val="2"/>
              <w:sz w:val="24"/>
              <w:del w:id="1000" w:author="Winston.Huang" w:date="2025-09-02T16:28:00Z"/>
            </w:rPr>
          </w:pPr>
          <w:del w:id="998" w:author="Winston.Huang" w:date="2025-09-02T16:28:00Z">
            <w:r>
              <w:rPr/>
              <w:delText>Evidence</w:delText>
            </w:r>
          </w:del>
          <w:del w:id="999" w:author="Winston.Huang" w:date="2025-09-02T16:28:00Z">
            <w:r>
              <w:rPr>
                <w:vanish w:val="false"/>
              </w:rPr>
              <w:tab/>
              <w:delText>49</w:delText>
            </w:r>
          </w:del>
        </w:p>
        <w:p>
          <w:pPr>
            <w:pStyle w:val="32"/>
            <w:tabs>
              <w:tab w:val="clear" w:pos="480"/>
              <w:tab w:val="right" w:pos="8255" w:leader="dot"/>
            </w:tabs>
            <w:rPr>
              <w:rFonts w:cs="Arial" w:cstheme="minorBidi"/>
              <w:kern w:val="2"/>
              <w:sz w:val="24"/>
              <w:del w:id="1003" w:author="Winston.Huang" w:date="2025-09-02T16:28:00Z"/>
            </w:rPr>
          </w:pPr>
          <w:del w:id="1001" w:author="Winston.Huang" w:date="2025-09-02T16:28:00Z">
            <w:r>
              <w:rPr/>
              <w:delText>Detailed Setting Steps</w:delText>
            </w:r>
          </w:del>
          <w:del w:id="1002" w:author="Winston.Huang" w:date="2025-09-02T16:28:00Z">
            <w:r>
              <w:rPr>
                <w:vanish w:val="false"/>
              </w:rPr>
              <w:tab/>
              <w:delText>50</w:delText>
            </w:r>
          </w:del>
        </w:p>
        <w:p>
          <w:pPr>
            <w:pStyle w:val="22"/>
            <w:tabs>
              <w:tab w:val="clear" w:pos="480"/>
              <w:tab w:val="right" w:pos="8255" w:leader="dot"/>
            </w:tabs>
            <w:rPr>
              <w:rFonts w:cs="Arial" w:cstheme="minorBidi"/>
              <w:kern w:val="2"/>
              <w:sz w:val="24"/>
              <w:del w:id="1006" w:author="Winston.Huang" w:date="2025-09-02T16:28:00Z"/>
            </w:rPr>
          </w:pPr>
          <w:del w:id="1004" w:author="Winston.Huang" w:date="2025-09-02T16:28:00Z">
            <w:r>
              <w:rPr/>
              <w:delText>CR 2.10 – Response to audit processing failures</w:delText>
            </w:r>
          </w:del>
          <w:del w:id="1005" w:author="Winston.Huang" w:date="2025-09-02T16:28:00Z">
            <w:r>
              <w:rPr>
                <w:vanish w:val="false"/>
              </w:rPr>
              <w:tab/>
              <w:delText>51</w:delText>
            </w:r>
          </w:del>
        </w:p>
        <w:p>
          <w:pPr>
            <w:pStyle w:val="32"/>
            <w:tabs>
              <w:tab w:val="clear" w:pos="480"/>
              <w:tab w:val="right" w:pos="8255" w:leader="dot"/>
            </w:tabs>
            <w:rPr>
              <w:rFonts w:cs="Arial" w:cstheme="minorBidi"/>
              <w:kern w:val="2"/>
              <w:sz w:val="24"/>
              <w:del w:id="1009" w:author="Winston.Huang" w:date="2025-09-02T16:28:00Z"/>
            </w:rPr>
          </w:pPr>
          <w:del w:id="1007" w:author="Winston.Huang" w:date="2025-09-02T16:28:00Z">
            <w:r>
              <w:rPr/>
              <w:delText>Statement</w:delText>
            </w:r>
          </w:del>
          <w:del w:id="1008" w:author="Winston.Huang" w:date="2025-09-02T16:28:00Z">
            <w:r>
              <w:rPr>
                <w:vanish w:val="false"/>
              </w:rPr>
              <w:tab/>
              <w:delText>51</w:delText>
            </w:r>
          </w:del>
        </w:p>
        <w:p>
          <w:pPr>
            <w:pStyle w:val="32"/>
            <w:tabs>
              <w:tab w:val="clear" w:pos="480"/>
              <w:tab w:val="right" w:pos="8255" w:leader="dot"/>
            </w:tabs>
            <w:rPr>
              <w:rFonts w:cs="Arial" w:cstheme="minorBidi"/>
              <w:kern w:val="2"/>
              <w:sz w:val="24"/>
              <w:del w:id="1012" w:author="Winston.Huang" w:date="2025-09-02T16:28:00Z"/>
            </w:rPr>
          </w:pPr>
          <w:del w:id="1010" w:author="Winston.Huang" w:date="2025-09-02T16:28:00Z">
            <w:r>
              <w:rPr/>
              <w:delText>Evidence</w:delText>
            </w:r>
          </w:del>
          <w:del w:id="1011" w:author="Winston.Huang" w:date="2025-09-02T16:28:00Z">
            <w:r>
              <w:rPr>
                <w:vanish w:val="false"/>
              </w:rPr>
              <w:tab/>
              <w:delText>52</w:delText>
            </w:r>
          </w:del>
        </w:p>
        <w:p>
          <w:pPr>
            <w:pStyle w:val="32"/>
            <w:tabs>
              <w:tab w:val="clear" w:pos="480"/>
              <w:tab w:val="right" w:pos="8255" w:leader="dot"/>
            </w:tabs>
            <w:rPr>
              <w:rFonts w:cs="Arial" w:cstheme="minorBidi"/>
              <w:kern w:val="2"/>
              <w:sz w:val="24"/>
              <w:del w:id="1015" w:author="Winston.Huang" w:date="2025-09-02T16:28:00Z"/>
            </w:rPr>
          </w:pPr>
          <w:del w:id="1013" w:author="Winston.Huang" w:date="2025-09-02T16:28:00Z">
            <w:r>
              <w:rPr/>
              <w:delText>Detailed Setting Steps</w:delText>
            </w:r>
          </w:del>
          <w:del w:id="1014" w:author="Winston.Huang" w:date="2025-09-02T16:28:00Z">
            <w:r>
              <w:rPr>
                <w:vanish w:val="false"/>
              </w:rPr>
              <w:tab/>
              <w:delText>52</w:delText>
            </w:r>
          </w:del>
        </w:p>
        <w:p>
          <w:pPr>
            <w:pStyle w:val="22"/>
            <w:tabs>
              <w:tab w:val="clear" w:pos="480"/>
              <w:tab w:val="right" w:pos="8255" w:leader="dot"/>
            </w:tabs>
            <w:rPr>
              <w:rFonts w:cs="Arial" w:cstheme="minorBidi"/>
              <w:kern w:val="2"/>
              <w:sz w:val="24"/>
              <w:del w:id="1018" w:author="Winston.Huang" w:date="2025-09-02T16:28:00Z"/>
            </w:rPr>
          </w:pPr>
          <w:del w:id="1016" w:author="Winston.Huang" w:date="2025-09-02T16:28:00Z">
            <w:r>
              <w:rPr/>
              <w:delText>CR 2.11 – Time stamps</w:delText>
            </w:r>
          </w:del>
          <w:del w:id="1017" w:author="Winston.Huang" w:date="2025-09-02T16:28:00Z">
            <w:r>
              <w:rPr>
                <w:vanish w:val="false"/>
              </w:rPr>
              <w:tab/>
              <w:delText>53</w:delText>
            </w:r>
          </w:del>
        </w:p>
        <w:p>
          <w:pPr>
            <w:pStyle w:val="32"/>
            <w:tabs>
              <w:tab w:val="clear" w:pos="480"/>
              <w:tab w:val="right" w:pos="8255" w:leader="dot"/>
            </w:tabs>
            <w:rPr>
              <w:rFonts w:cs="Arial" w:cstheme="minorBidi"/>
              <w:kern w:val="2"/>
              <w:sz w:val="24"/>
              <w:del w:id="1021" w:author="Winston.Huang" w:date="2025-09-02T16:28:00Z"/>
            </w:rPr>
          </w:pPr>
          <w:del w:id="1019" w:author="Winston.Huang" w:date="2025-09-02T16:28:00Z">
            <w:r>
              <w:rPr/>
              <w:delText>Statement</w:delText>
            </w:r>
          </w:del>
          <w:del w:id="1020" w:author="Winston.Huang" w:date="2025-09-02T16:28:00Z">
            <w:r>
              <w:rPr>
                <w:vanish w:val="false"/>
              </w:rPr>
              <w:tab/>
              <w:delText>53</w:delText>
            </w:r>
          </w:del>
        </w:p>
        <w:p>
          <w:pPr>
            <w:pStyle w:val="32"/>
            <w:tabs>
              <w:tab w:val="clear" w:pos="480"/>
              <w:tab w:val="right" w:pos="8255" w:leader="dot"/>
            </w:tabs>
            <w:rPr>
              <w:rFonts w:cs="Arial" w:cstheme="minorBidi"/>
              <w:kern w:val="2"/>
              <w:sz w:val="24"/>
              <w:del w:id="1024" w:author="Winston.Huang" w:date="2025-09-02T16:28:00Z"/>
            </w:rPr>
          </w:pPr>
          <w:del w:id="1022" w:author="Winston.Huang" w:date="2025-09-02T16:28:00Z">
            <w:r>
              <w:rPr/>
              <w:delText>Evidence</w:delText>
            </w:r>
          </w:del>
          <w:del w:id="1023" w:author="Winston.Huang" w:date="2025-09-02T16:28:00Z">
            <w:r>
              <w:rPr>
                <w:vanish w:val="false"/>
              </w:rPr>
              <w:tab/>
              <w:delText>53</w:delText>
            </w:r>
          </w:del>
        </w:p>
        <w:p>
          <w:pPr>
            <w:pStyle w:val="32"/>
            <w:tabs>
              <w:tab w:val="clear" w:pos="480"/>
              <w:tab w:val="right" w:pos="8255" w:leader="dot"/>
            </w:tabs>
            <w:rPr>
              <w:rFonts w:cs="Arial" w:cstheme="minorBidi"/>
              <w:kern w:val="2"/>
              <w:sz w:val="24"/>
              <w:del w:id="1030" w:author="Winston.Huang" w:date="2025-09-02T16:28:00Z"/>
            </w:rPr>
          </w:pPr>
          <w:del w:id="1025" w:author="Winston.Huang" w:date="2025-09-02T16:28:00Z">
            <w:r>
              <w:rPr/>
              <w:delText>Detailed</w:delText>
            </w:r>
          </w:del>
          <w:del w:id="1026" w:author="Winston.Huang" w:date="2025-09-02T16:28:00Z">
            <w:r>
              <w:rPr>
                <w:rFonts w:eastAsia="新細明體" w:cs="Segoe UI"/>
              </w:rPr>
              <w:delText xml:space="preserve"> </w:delText>
            </w:r>
          </w:del>
          <w:del w:id="1027" w:author="Winston.Huang" w:date="2025-09-02T16:28:00Z">
            <w:r>
              <w:rPr/>
              <w:delText>Setting</w:delText>
            </w:r>
          </w:del>
          <w:del w:id="1028" w:author="Winston.Huang" w:date="2025-09-02T16:28:00Z">
            <w:r>
              <w:rPr>
                <w:rFonts w:eastAsia="新細明體" w:cs="Segoe UI"/>
              </w:rPr>
              <w:delText xml:space="preserve"> Steps</w:delText>
            </w:r>
          </w:del>
          <w:del w:id="1029" w:author="Winston.Huang" w:date="2025-09-02T16:28:00Z">
            <w:r>
              <w:rPr>
                <w:vanish w:val="false"/>
              </w:rPr>
              <w:tab/>
              <w:delText>54</w:delText>
            </w:r>
          </w:del>
        </w:p>
        <w:p>
          <w:pPr>
            <w:pStyle w:val="22"/>
            <w:tabs>
              <w:tab w:val="clear" w:pos="480"/>
              <w:tab w:val="right" w:pos="8255" w:leader="dot"/>
            </w:tabs>
            <w:rPr>
              <w:rFonts w:cs="Arial" w:cstheme="minorBidi"/>
              <w:kern w:val="2"/>
              <w:sz w:val="24"/>
              <w:del w:id="1033" w:author="Winston.Huang" w:date="2025-09-02T16:28:00Z"/>
            </w:rPr>
          </w:pPr>
          <w:del w:id="1031" w:author="Winston.Huang" w:date="2025-09-02T16:28:00Z">
            <w:r>
              <w:rPr/>
              <w:delText>CR 2.11 (1) – Time Synchronization</w:delText>
            </w:r>
          </w:del>
          <w:del w:id="1032" w:author="Winston.Huang" w:date="2025-09-02T16:28:00Z">
            <w:r>
              <w:rPr>
                <w:vanish w:val="false"/>
              </w:rPr>
              <w:tab/>
              <w:delText>59</w:delText>
            </w:r>
          </w:del>
        </w:p>
        <w:p>
          <w:pPr>
            <w:pStyle w:val="32"/>
            <w:tabs>
              <w:tab w:val="clear" w:pos="480"/>
              <w:tab w:val="right" w:pos="8255" w:leader="dot"/>
            </w:tabs>
            <w:rPr>
              <w:rFonts w:cs="Arial" w:cstheme="minorBidi"/>
              <w:kern w:val="2"/>
              <w:sz w:val="24"/>
              <w:del w:id="1036" w:author="Winston.Huang" w:date="2025-09-02T16:28:00Z"/>
            </w:rPr>
          </w:pPr>
          <w:del w:id="1034" w:author="Winston.Huang" w:date="2025-09-02T16:28:00Z">
            <w:r>
              <w:rPr/>
              <w:delText>Statement</w:delText>
            </w:r>
          </w:del>
          <w:del w:id="1035" w:author="Winston.Huang" w:date="2025-09-02T16:28:00Z">
            <w:r>
              <w:rPr>
                <w:vanish w:val="false"/>
              </w:rPr>
              <w:tab/>
              <w:delText>59</w:delText>
            </w:r>
          </w:del>
        </w:p>
        <w:p>
          <w:pPr>
            <w:pStyle w:val="32"/>
            <w:tabs>
              <w:tab w:val="clear" w:pos="480"/>
              <w:tab w:val="right" w:pos="8255" w:leader="dot"/>
            </w:tabs>
            <w:rPr>
              <w:rFonts w:cs="Arial" w:cstheme="minorBidi"/>
              <w:kern w:val="2"/>
              <w:sz w:val="24"/>
              <w:del w:id="1039" w:author="Winston.Huang" w:date="2025-09-02T16:28:00Z"/>
            </w:rPr>
          </w:pPr>
          <w:del w:id="1037" w:author="Winston.Huang" w:date="2025-09-02T16:28:00Z">
            <w:r>
              <w:rPr/>
              <w:delText>Evidence</w:delText>
            </w:r>
          </w:del>
          <w:del w:id="1038" w:author="Winston.Huang" w:date="2025-09-02T16:28:00Z">
            <w:r>
              <w:rPr>
                <w:vanish w:val="false"/>
              </w:rPr>
              <w:tab/>
              <w:delText>60</w:delText>
            </w:r>
          </w:del>
        </w:p>
        <w:p>
          <w:pPr>
            <w:pStyle w:val="32"/>
            <w:tabs>
              <w:tab w:val="clear" w:pos="480"/>
              <w:tab w:val="right" w:pos="8255" w:leader="dot"/>
            </w:tabs>
            <w:rPr>
              <w:rFonts w:cs="Arial" w:cstheme="minorBidi"/>
              <w:kern w:val="2"/>
              <w:sz w:val="24"/>
              <w:del w:id="1044" w:author="Winston.Huang" w:date="2025-09-02T16:28:00Z"/>
            </w:rPr>
          </w:pPr>
          <w:del w:id="1040" w:author="Winston.Huang" w:date="2025-09-02T16:28:00Z">
            <w:r>
              <w:rPr>
                <w:rFonts w:eastAsia="新細明體" w:cs="Segoe UI"/>
              </w:rPr>
              <w:delText xml:space="preserve">Detailed </w:delText>
            </w:r>
          </w:del>
          <w:del w:id="1041" w:author="Winston.Huang" w:date="2025-09-02T16:28:00Z">
            <w:r>
              <w:rPr/>
              <w:delText>Setting</w:delText>
            </w:r>
          </w:del>
          <w:del w:id="1042" w:author="Winston.Huang" w:date="2025-09-02T16:28:00Z">
            <w:r>
              <w:rPr>
                <w:rFonts w:eastAsia="新細明體" w:cs="Segoe UI"/>
              </w:rPr>
              <w:delText xml:space="preserve"> Steps</w:delText>
            </w:r>
          </w:del>
          <w:del w:id="1043" w:author="Winston.Huang" w:date="2025-09-02T16:28:00Z">
            <w:r>
              <w:rPr>
                <w:vanish w:val="false"/>
              </w:rPr>
              <w:tab/>
              <w:delText>60</w:delText>
            </w:r>
          </w:del>
        </w:p>
        <w:p>
          <w:pPr>
            <w:pStyle w:val="22"/>
            <w:tabs>
              <w:tab w:val="clear" w:pos="480"/>
              <w:tab w:val="right" w:pos="8255" w:leader="dot"/>
            </w:tabs>
            <w:rPr>
              <w:rFonts w:cs="Arial" w:cstheme="minorBidi"/>
              <w:kern w:val="2"/>
              <w:sz w:val="24"/>
              <w:del w:id="1047" w:author="Winston.Huang" w:date="2025-09-02T16:28:00Z"/>
            </w:rPr>
          </w:pPr>
          <w:del w:id="1045" w:author="Winston.Huang" w:date="2025-09-02T16:28:00Z">
            <w:r>
              <w:rPr/>
              <w:delText>CR 2.12 – Non-repudiation</w:delText>
            </w:r>
          </w:del>
          <w:del w:id="1046" w:author="Winston.Huang" w:date="2025-09-02T16:28:00Z">
            <w:r>
              <w:rPr>
                <w:vanish w:val="false"/>
              </w:rPr>
              <w:tab/>
              <w:delText>60</w:delText>
            </w:r>
          </w:del>
        </w:p>
        <w:p>
          <w:pPr>
            <w:pStyle w:val="32"/>
            <w:tabs>
              <w:tab w:val="clear" w:pos="480"/>
              <w:tab w:val="right" w:pos="8255" w:leader="dot"/>
            </w:tabs>
            <w:rPr>
              <w:rFonts w:cs="Arial" w:cstheme="minorBidi"/>
              <w:kern w:val="2"/>
              <w:sz w:val="24"/>
              <w:del w:id="1050" w:author="Winston.Huang" w:date="2025-09-02T16:28:00Z"/>
            </w:rPr>
          </w:pPr>
          <w:del w:id="1048" w:author="Winston.Huang" w:date="2025-09-02T16:28:00Z">
            <w:r>
              <w:rPr/>
              <w:delText>Statement</w:delText>
            </w:r>
          </w:del>
          <w:del w:id="1049" w:author="Winston.Huang" w:date="2025-09-02T16:28:00Z">
            <w:r>
              <w:rPr>
                <w:vanish w:val="false"/>
              </w:rPr>
              <w:tab/>
              <w:delText>60</w:delText>
            </w:r>
          </w:del>
        </w:p>
        <w:p>
          <w:pPr>
            <w:pStyle w:val="32"/>
            <w:tabs>
              <w:tab w:val="clear" w:pos="480"/>
              <w:tab w:val="right" w:pos="8255" w:leader="dot"/>
            </w:tabs>
            <w:rPr>
              <w:rFonts w:cs="Arial" w:cstheme="minorBidi"/>
              <w:kern w:val="2"/>
              <w:sz w:val="24"/>
              <w:del w:id="1053" w:author="Winston.Huang" w:date="2025-09-02T16:28:00Z"/>
            </w:rPr>
          </w:pPr>
          <w:del w:id="1051" w:author="Winston.Huang" w:date="2025-09-02T16:28:00Z">
            <w:r>
              <w:rPr/>
              <w:delText>Evidence</w:delText>
            </w:r>
          </w:del>
          <w:del w:id="1052" w:author="Winston.Huang" w:date="2025-09-02T16:28:00Z">
            <w:r>
              <w:rPr>
                <w:vanish w:val="false"/>
              </w:rPr>
              <w:tab/>
              <w:delText>60</w:delText>
            </w:r>
          </w:del>
        </w:p>
        <w:p>
          <w:pPr>
            <w:pStyle w:val="32"/>
            <w:tabs>
              <w:tab w:val="clear" w:pos="480"/>
              <w:tab w:val="right" w:pos="8255" w:leader="dot"/>
            </w:tabs>
            <w:rPr>
              <w:rFonts w:cs="Arial" w:cstheme="minorBidi"/>
              <w:kern w:val="2"/>
              <w:sz w:val="24"/>
              <w:del w:id="1056" w:author="Winston.Huang" w:date="2025-09-02T16:28:00Z"/>
            </w:rPr>
          </w:pPr>
          <w:del w:id="1054" w:author="Winston.Huang" w:date="2025-09-02T16:28:00Z">
            <w:r>
              <w:rPr/>
              <w:delText>Detailed Setting Steps</w:delText>
            </w:r>
          </w:del>
          <w:del w:id="1055" w:author="Winston.Huang" w:date="2025-09-02T16:28:00Z">
            <w:r>
              <w:rPr>
                <w:vanish w:val="false"/>
              </w:rPr>
              <w:tab/>
              <w:delText>61</w:delText>
            </w:r>
          </w:del>
        </w:p>
        <w:p>
          <w:pPr>
            <w:pStyle w:val="22"/>
            <w:tabs>
              <w:tab w:val="clear" w:pos="480"/>
              <w:tab w:val="right" w:pos="8255" w:leader="dot"/>
            </w:tabs>
            <w:rPr>
              <w:rFonts w:cs="Arial" w:cstheme="minorBidi"/>
              <w:kern w:val="2"/>
              <w:sz w:val="24"/>
              <w:del w:id="1059" w:author="Winston.Huang" w:date="2025-09-02T16:28:00Z"/>
            </w:rPr>
          </w:pPr>
          <w:del w:id="1057" w:author="Winston.Huang" w:date="2025-09-02T16:28:00Z">
            <w:r>
              <w:rPr>
                <w:rFonts w:eastAsia="Aptos" w:cs="Aptos"/>
              </w:rPr>
              <w:delText>CR 2.13 – Use of physical diagnostic and test interfaces</w:delText>
            </w:r>
          </w:del>
          <w:del w:id="1058" w:author="Winston.Huang" w:date="2025-09-02T16:28:00Z">
            <w:r>
              <w:rPr>
                <w:vanish w:val="false"/>
              </w:rPr>
              <w:tab/>
              <w:delText>61</w:delText>
            </w:r>
          </w:del>
        </w:p>
        <w:p>
          <w:pPr>
            <w:pStyle w:val="32"/>
            <w:tabs>
              <w:tab w:val="clear" w:pos="480"/>
              <w:tab w:val="right" w:pos="8255" w:leader="dot"/>
            </w:tabs>
            <w:rPr>
              <w:rFonts w:cs="Arial" w:cstheme="minorBidi"/>
              <w:kern w:val="2"/>
              <w:sz w:val="24"/>
              <w:del w:id="1062" w:author="Winston.Huang" w:date="2025-09-02T16:28:00Z"/>
            </w:rPr>
          </w:pPr>
          <w:del w:id="1060" w:author="Winston.Huang" w:date="2025-09-02T16:28:00Z">
            <w:r>
              <w:rPr>
                <w:rFonts w:eastAsia="Aptos" w:cs="Aptos"/>
              </w:rPr>
              <w:delText>Statement</w:delText>
            </w:r>
          </w:del>
          <w:del w:id="1061" w:author="Winston.Huang" w:date="2025-09-02T16:28:00Z">
            <w:r>
              <w:rPr>
                <w:vanish w:val="false"/>
              </w:rPr>
              <w:tab/>
              <w:delText>62</w:delText>
            </w:r>
          </w:del>
        </w:p>
        <w:p>
          <w:pPr>
            <w:pStyle w:val="32"/>
            <w:tabs>
              <w:tab w:val="clear" w:pos="480"/>
              <w:tab w:val="right" w:pos="8255" w:leader="dot"/>
            </w:tabs>
            <w:rPr>
              <w:rFonts w:cs="Arial" w:cstheme="minorBidi"/>
              <w:kern w:val="2"/>
              <w:sz w:val="24"/>
              <w:del w:id="1065" w:author="Winston.Huang" w:date="2025-09-02T16:28:00Z"/>
            </w:rPr>
          </w:pPr>
          <w:del w:id="1063" w:author="Winston.Huang" w:date="2025-09-02T16:28:00Z">
            <w:r>
              <w:rPr>
                <w:rFonts w:eastAsia="Aptos" w:cs="Aptos"/>
              </w:rPr>
              <w:delText>Evidence</w:delText>
            </w:r>
          </w:del>
          <w:del w:id="1064" w:author="Winston.Huang" w:date="2025-09-02T16:28:00Z">
            <w:r>
              <w:rPr>
                <w:vanish w:val="false"/>
              </w:rPr>
              <w:tab/>
              <w:delText>62</w:delText>
            </w:r>
          </w:del>
        </w:p>
        <w:p>
          <w:pPr>
            <w:pStyle w:val="32"/>
            <w:tabs>
              <w:tab w:val="clear" w:pos="480"/>
              <w:tab w:val="right" w:pos="8255" w:leader="dot"/>
            </w:tabs>
            <w:rPr>
              <w:rFonts w:cs="Arial" w:cstheme="minorBidi"/>
              <w:kern w:val="2"/>
              <w:sz w:val="24"/>
              <w:del w:id="1068" w:author="Winston.Huang" w:date="2025-09-02T16:28:00Z"/>
            </w:rPr>
          </w:pPr>
          <w:del w:id="1066" w:author="Winston.Huang" w:date="2025-09-02T16:28:00Z">
            <w:r>
              <w:rPr>
                <w:rFonts w:eastAsia="Aptos" w:cs="Aptos"/>
              </w:rPr>
              <w:delText>Detailed Setting Steps</w:delText>
            </w:r>
          </w:del>
          <w:del w:id="1067" w:author="Winston.Huang" w:date="2025-09-02T16:28:00Z">
            <w:r>
              <w:rPr>
                <w:vanish w:val="false"/>
              </w:rPr>
              <w:tab/>
              <w:delText>62</w:delText>
            </w:r>
          </w:del>
        </w:p>
        <w:p>
          <w:pPr>
            <w:pStyle w:val="13"/>
            <w:rPr>
              <w:rFonts w:cs="Arial" w:cstheme="minorBidi"/>
              <w:kern w:val="2"/>
              <w:sz w:val="24"/>
              <w:del w:id="1071" w:author="Winston.Huang" w:date="2025-09-02T16:28:00Z"/>
            </w:rPr>
          </w:pPr>
          <w:del w:id="1069" w:author="Winston.Huang" w:date="2025-09-02T16:28:00Z">
            <w:r>
              <w:rPr/>
              <w:delText>FR3 – System integrity</w:delText>
            </w:r>
          </w:del>
          <w:del w:id="1070" w:author="Winston.Huang" w:date="2025-09-02T16:28:00Z">
            <w:r>
              <w:rPr>
                <w:vanish w:val="false"/>
              </w:rPr>
              <w:tab/>
              <w:delText>63</w:delText>
            </w:r>
          </w:del>
        </w:p>
        <w:p>
          <w:pPr>
            <w:pStyle w:val="22"/>
            <w:tabs>
              <w:tab w:val="clear" w:pos="480"/>
              <w:tab w:val="right" w:pos="8255" w:leader="dot"/>
            </w:tabs>
            <w:rPr>
              <w:rFonts w:cs="Arial" w:cstheme="minorBidi"/>
              <w:kern w:val="2"/>
              <w:sz w:val="24"/>
              <w:del w:id="1074" w:author="Winston.Huang" w:date="2025-09-02T16:28:00Z"/>
            </w:rPr>
          </w:pPr>
          <w:del w:id="1072" w:author="Winston.Huang" w:date="2025-09-02T16:28:00Z">
            <w:r>
              <w:rPr>
                <w:rFonts w:eastAsia="Aptos" w:cs="Aptos"/>
              </w:rPr>
              <w:delText>CR 3.1 – Communication Integrity</w:delText>
            </w:r>
          </w:del>
          <w:del w:id="1073" w:author="Winston.Huang" w:date="2025-09-02T16:28:00Z">
            <w:r>
              <w:rPr>
                <w:vanish w:val="false"/>
              </w:rPr>
              <w:tab/>
              <w:delText>63</w:delText>
            </w:r>
          </w:del>
        </w:p>
        <w:p>
          <w:pPr>
            <w:pStyle w:val="32"/>
            <w:tabs>
              <w:tab w:val="clear" w:pos="480"/>
              <w:tab w:val="right" w:pos="8255" w:leader="dot"/>
            </w:tabs>
            <w:rPr>
              <w:rFonts w:cs="Arial" w:cstheme="minorBidi"/>
              <w:kern w:val="2"/>
              <w:sz w:val="24"/>
              <w:del w:id="1077" w:author="Winston.Huang" w:date="2025-09-02T16:28:00Z"/>
            </w:rPr>
          </w:pPr>
          <w:del w:id="1075" w:author="Winston.Huang" w:date="2025-09-02T16:28:00Z">
            <w:r>
              <w:rPr>
                <w:rFonts w:eastAsia="Aptos" w:cs="Aptos"/>
              </w:rPr>
              <w:delText>Statement</w:delText>
            </w:r>
          </w:del>
          <w:del w:id="1076" w:author="Winston.Huang" w:date="2025-09-02T16:28:00Z">
            <w:r>
              <w:rPr>
                <w:vanish w:val="false"/>
              </w:rPr>
              <w:tab/>
              <w:delText>63</w:delText>
            </w:r>
          </w:del>
        </w:p>
        <w:p>
          <w:pPr>
            <w:pStyle w:val="32"/>
            <w:tabs>
              <w:tab w:val="clear" w:pos="480"/>
              <w:tab w:val="right" w:pos="8255" w:leader="dot"/>
            </w:tabs>
            <w:rPr>
              <w:rFonts w:cs="Arial" w:cstheme="minorBidi"/>
              <w:kern w:val="2"/>
              <w:sz w:val="24"/>
              <w:del w:id="1080" w:author="Winston.Huang" w:date="2025-09-02T16:28:00Z"/>
            </w:rPr>
          </w:pPr>
          <w:del w:id="1078" w:author="Winston.Huang" w:date="2025-09-02T16:28:00Z">
            <w:r>
              <w:rPr>
                <w:rFonts w:eastAsia="Aptos" w:cs="Aptos"/>
              </w:rPr>
              <w:delText>Evidence</w:delText>
            </w:r>
          </w:del>
          <w:del w:id="1079" w:author="Winston.Huang" w:date="2025-09-02T16:28:00Z">
            <w:r>
              <w:rPr>
                <w:vanish w:val="false"/>
              </w:rPr>
              <w:tab/>
              <w:delText>63</w:delText>
            </w:r>
          </w:del>
        </w:p>
        <w:p>
          <w:pPr>
            <w:pStyle w:val="32"/>
            <w:tabs>
              <w:tab w:val="clear" w:pos="480"/>
              <w:tab w:val="right" w:pos="8255" w:leader="dot"/>
            </w:tabs>
            <w:rPr>
              <w:rFonts w:cs="Arial" w:cstheme="minorBidi"/>
              <w:kern w:val="2"/>
              <w:sz w:val="24"/>
              <w:del w:id="1083" w:author="Winston.Huang" w:date="2025-09-02T16:28:00Z"/>
            </w:rPr>
          </w:pPr>
          <w:del w:id="1081" w:author="Winston.Huang" w:date="2025-09-02T16:28:00Z">
            <w:r>
              <w:rPr>
                <w:rFonts w:eastAsia="Aptos" w:cs="Aptos"/>
              </w:rPr>
              <w:delText>Detailed Setting Steps</w:delText>
            </w:r>
          </w:del>
          <w:del w:id="1082" w:author="Winston.Huang" w:date="2025-09-02T16:28:00Z">
            <w:r>
              <w:rPr>
                <w:vanish w:val="false"/>
              </w:rPr>
              <w:tab/>
              <w:delText>63</w:delText>
            </w:r>
          </w:del>
        </w:p>
        <w:p>
          <w:pPr>
            <w:pStyle w:val="22"/>
            <w:tabs>
              <w:tab w:val="clear" w:pos="480"/>
              <w:tab w:val="right" w:pos="8255" w:leader="dot"/>
            </w:tabs>
            <w:rPr>
              <w:rFonts w:cs="Arial" w:cstheme="minorBidi"/>
              <w:kern w:val="2"/>
              <w:sz w:val="24"/>
              <w:del w:id="1086" w:author="Winston.Huang" w:date="2025-09-02T16:28:00Z"/>
            </w:rPr>
          </w:pPr>
          <w:del w:id="1084" w:author="Winston.Huang" w:date="2025-09-02T16:28:00Z">
            <w:r>
              <w:rPr/>
              <w:delText>CR 3.1(1) – Communication authentication</w:delText>
            </w:r>
          </w:del>
          <w:del w:id="1085" w:author="Winston.Huang" w:date="2025-09-02T16:28:00Z">
            <w:r>
              <w:rPr>
                <w:vanish w:val="false"/>
              </w:rPr>
              <w:tab/>
              <w:delText>63</w:delText>
            </w:r>
          </w:del>
        </w:p>
        <w:p>
          <w:pPr>
            <w:pStyle w:val="32"/>
            <w:tabs>
              <w:tab w:val="clear" w:pos="480"/>
              <w:tab w:val="right" w:pos="8255" w:leader="dot"/>
            </w:tabs>
            <w:rPr>
              <w:rFonts w:cs="Arial" w:cstheme="minorBidi"/>
              <w:kern w:val="2"/>
              <w:sz w:val="24"/>
              <w:del w:id="1089" w:author="Winston.Huang" w:date="2025-09-02T16:28:00Z"/>
            </w:rPr>
          </w:pPr>
          <w:del w:id="1087" w:author="Winston.Huang" w:date="2025-09-02T16:28:00Z">
            <w:r>
              <w:rPr>
                <w:rFonts w:eastAsia="Aptos" w:cs="Aptos"/>
              </w:rPr>
              <w:delText>Statement</w:delText>
            </w:r>
          </w:del>
          <w:del w:id="1088" w:author="Winston.Huang" w:date="2025-09-02T16:28:00Z">
            <w:r>
              <w:rPr>
                <w:vanish w:val="false"/>
              </w:rPr>
              <w:tab/>
              <w:delText>63</w:delText>
            </w:r>
          </w:del>
        </w:p>
        <w:p>
          <w:pPr>
            <w:pStyle w:val="32"/>
            <w:tabs>
              <w:tab w:val="clear" w:pos="480"/>
              <w:tab w:val="right" w:pos="8255" w:leader="dot"/>
            </w:tabs>
            <w:rPr>
              <w:rFonts w:cs="Arial" w:cstheme="minorBidi"/>
              <w:kern w:val="2"/>
              <w:sz w:val="24"/>
              <w:del w:id="1092" w:author="Winston.Huang" w:date="2025-09-02T16:28:00Z"/>
            </w:rPr>
          </w:pPr>
          <w:del w:id="1090" w:author="Winston.Huang" w:date="2025-09-02T16:28:00Z">
            <w:r>
              <w:rPr>
                <w:rFonts w:eastAsia="Aptos" w:cs="Aptos"/>
              </w:rPr>
              <w:delText>Evidence</w:delText>
            </w:r>
          </w:del>
          <w:del w:id="1091" w:author="Winston.Huang" w:date="2025-09-02T16:28:00Z">
            <w:r>
              <w:rPr>
                <w:vanish w:val="false"/>
              </w:rPr>
              <w:tab/>
              <w:delText>63</w:delText>
            </w:r>
          </w:del>
        </w:p>
        <w:p>
          <w:pPr>
            <w:pStyle w:val="32"/>
            <w:tabs>
              <w:tab w:val="clear" w:pos="480"/>
              <w:tab w:val="right" w:pos="8255" w:leader="dot"/>
            </w:tabs>
            <w:rPr>
              <w:rFonts w:cs="Arial" w:cstheme="minorBidi"/>
              <w:kern w:val="2"/>
              <w:sz w:val="24"/>
              <w:del w:id="1095" w:author="Winston.Huang" w:date="2025-09-02T16:28:00Z"/>
            </w:rPr>
          </w:pPr>
          <w:del w:id="1093" w:author="Winston.Huang" w:date="2025-09-02T16:28:00Z">
            <w:r>
              <w:rPr>
                <w:rFonts w:eastAsia="Aptos" w:cs="Aptos"/>
              </w:rPr>
              <w:delText>Detailed Setting Steps</w:delText>
            </w:r>
          </w:del>
          <w:del w:id="1094" w:author="Winston.Huang" w:date="2025-09-02T16:28:00Z">
            <w:r>
              <w:rPr>
                <w:vanish w:val="false"/>
              </w:rPr>
              <w:tab/>
              <w:delText>64</w:delText>
            </w:r>
          </w:del>
        </w:p>
        <w:p>
          <w:pPr>
            <w:pStyle w:val="22"/>
            <w:tabs>
              <w:tab w:val="clear" w:pos="480"/>
              <w:tab w:val="right" w:pos="8255" w:leader="dot"/>
            </w:tabs>
            <w:rPr>
              <w:rFonts w:cs="Arial" w:cstheme="minorBidi"/>
              <w:kern w:val="2"/>
              <w:sz w:val="24"/>
              <w:del w:id="1098" w:author="Winston.Huang" w:date="2025-09-02T16:28:00Z"/>
            </w:rPr>
          </w:pPr>
          <w:del w:id="1096" w:author="Winston.Huang" w:date="2025-09-02T16:28:00Z">
            <w:r>
              <w:rPr/>
              <w:delText>HDR 3.02 – Protection from malicious code</w:delText>
            </w:r>
          </w:del>
          <w:del w:id="1097" w:author="Winston.Huang" w:date="2025-09-02T16:28:00Z">
            <w:r>
              <w:rPr>
                <w:vanish w:val="false"/>
              </w:rPr>
              <w:tab/>
              <w:delText>65</w:delText>
            </w:r>
          </w:del>
        </w:p>
        <w:p>
          <w:pPr>
            <w:pStyle w:val="32"/>
            <w:tabs>
              <w:tab w:val="clear" w:pos="480"/>
              <w:tab w:val="right" w:pos="8255" w:leader="dot"/>
            </w:tabs>
            <w:rPr>
              <w:rFonts w:cs="Arial" w:cstheme="minorBidi"/>
              <w:kern w:val="2"/>
              <w:sz w:val="24"/>
              <w:del w:id="1101" w:author="Winston.Huang" w:date="2025-09-02T16:28:00Z"/>
            </w:rPr>
          </w:pPr>
          <w:del w:id="1099" w:author="Winston.Huang" w:date="2025-09-02T16:28:00Z">
            <w:r>
              <w:rPr>
                <w:rFonts w:eastAsia="Aptos" w:cs="Aptos"/>
              </w:rPr>
              <w:delText>Statement</w:delText>
            </w:r>
          </w:del>
          <w:del w:id="1100" w:author="Winston.Huang" w:date="2025-09-02T16:28:00Z">
            <w:r>
              <w:rPr>
                <w:vanish w:val="false"/>
              </w:rPr>
              <w:tab/>
              <w:delText>65</w:delText>
            </w:r>
          </w:del>
        </w:p>
        <w:p>
          <w:pPr>
            <w:pStyle w:val="32"/>
            <w:tabs>
              <w:tab w:val="clear" w:pos="480"/>
              <w:tab w:val="right" w:pos="8255" w:leader="dot"/>
            </w:tabs>
            <w:rPr>
              <w:rFonts w:cs="Arial" w:cstheme="minorBidi"/>
              <w:kern w:val="2"/>
              <w:sz w:val="24"/>
              <w:del w:id="1104" w:author="Winston.Huang" w:date="2025-09-02T16:28:00Z"/>
            </w:rPr>
          </w:pPr>
          <w:del w:id="1102" w:author="Winston.Huang" w:date="2025-09-02T16:28:00Z">
            <w:r>
              <w:rPr>
                <w:rFonts w:eastAsia="Aptos" w:cs="Aptos"/>
              </w:rPr>
              <w:delText>Evidence</w:delText>
            </w:r>
          </w:del>
          <w:del w:id="1103" w:author="Winston.Huang" w:date="2025-09-02T16:28:00Z">
            <w:r>
              <w:rPr>
                <w:vanish w:val="false"/>
              </w:rPr>
              <w:tab/>
              <w:delText>65</w:delText>
            </w:r>
          </w:del>
        </w:p>
        <w:p>
          <w:pPr>
            <w:pStyle w:val="32"/>
            <w:tabs>
              <w:tab w:val="clear" w:pos="480"/>
              <w:tab w:val="right" w:pos="8255" w:leader="dot"/>
            </w:tabs>
            <w:rPr>
              <w:rFonts w:cs="Arial" w:cstheme="minorBidi"/>
              <w:kern w:val="2"/>
              <w:sz w:val="24"/>
              <w:del w:id="1107" w:author="Winston.Huang" w:date="2025-09-02T16:28:00Z"/>
            </w:rPr>
          </w:pPr>
          <w:del w:id="1105" w:author="Winston.Huang" w:date="2025-09-02T16:28:00Z">
            <w:r>
              <w:rPr>
                <w:rFonts w:eastAsia="Aptos" w:cs="Aptos"/>
              </w:rPr>
              <w:delText>Detailed Setting Steps</w:delText>
            </w:r>
          </w:del>
          <w:del w:id="1106" w:author="Winston.Huang" w:date="2025-09-02T16:28:00Z">
            <w:r>
              <w:rPr>
                <w:vanish w:val="false"/>
              </w:rPr>
              <w:tab/>
              <w:delText>65</w:delText>
            </w:r>
          </w:del>
        </w:p>
        <w:p>
          <w:pPr>
            <w:pStyle w:val="22"/>
            <w:tabs>
              <w:tab w:val="clear" w:pos="480"/>
              <w:tab w:val="right" w:pos="8255" w:leader="dot"/>
            </w:tabs>
            <w:rPr>
              <w:rFonts w:cs="Arial" w:cstheme="minorBidi"/>
              <w:kern w:val="2"/>
              <w:sz w:val="24"/>
              <w:del w:id="1110" w:author="Winston.Huang" w:date="2025-09-02T16:28:00Z"/>
            </w:rPr>
          </w:pPr>
          <w:del w:id="1108" w:author="Winston.Huang" w:date="2025-09-02T16:28:00Z">
            <w:r>
              <w:rPr/>
              <w:delText>HDR 3.02(1) – Report version of code protection</w:delText>
            </w:r>
          </w:del>
          <w:del w:id="1109" w:author="Winston.Huang" w:date="2025-09-02T16:28:00Z">
            <w:r>
              <w:rPr>
                <w:vanish w:val="false"/>
              </w:rPr>
              <w:tab/>
              <w:delText>65</w:delText>
            </w:r>
          </w:del>
        </w:p>
        <w:p>
          <w:pPr>
            <w:pStyle w:val="32"/>
            <w:tabs>
              <w:tab w:val="clear" w:pos="480"/>
              <w:tab w:val="right" w:pos="8255" w:leader="dot"/>
            </w:tabs>
            <w:rPr>
              <w:rFonts w:cs="Arial" w:cstheme="minorBidi"/>
              <w:kern w:val="2"/>
              <w:sz w:val="24"/>
              <w:del w:id="1113" w:author="Winston.Huang" w:date="2025-09-02T16:28:00Z"/>
            </w:rPr>
          </w:pPr>
          <w:del w:id="1111" w:author="Winston.Huang" w:date="2025-09-02T16:28:00Z">
            <w:r>
              <w:rPr>
                <w:rFonts w:eastAsia="Aptos" w:cs="Aptos"/>
              </w:rPr>
              <w:delText>Statement</w:delText>
            </w:r>
          </w:del>
          <w:del w:id="1112" w:author="Winston.Huang" w:date="2025-09-02T16:28:00Z">
            <w:r>
              <w:rPr>
                <w:vanish w:val="false"/>
              </w:rPr>
              <w:tab/>
              <w:delText>66</w:delText>
            </w:r>
          </w:del>
        </w:p>
        <w:p>
          <w:pPr>
            <w:pStyle w:val="32"/>
            <w:tabs>
              <w:tab w:val="clear" w:pos="480"/>
              <w:tab w:val="right" w:pos="8255" w:leader="dot"/>
            </w:tabs>
            <w:rPr>
              <w:rFonts w:cs="Arial" w:cstheme="minorBidi"/>
              <w:kern w:val="2"/>
              <w:sz w:val="24"/>
              <w:del w:id="1116" w:author="Winston.Huang" w:date="2025-09-02T16:28:00Z"/>
            </w:rPr>
          </w:pPr>
          <w:del w:id="1114" w:author="Winston.Huang" w:date="2025-09-02T16:28:00Z">
            <w:r>
              <w:rPr>
                <w:rFonts w:eastAsia="Aptos" w:cs="Aptos"/>
              </w:rPr>
              <w:delText>Evidence</w:delText>
            </w:r>
          </w:del>
          <w:del w:id="1115" w:author="Winston.Huang" w:date="2025-09-02T16:28:00Z">
            <w:r>
              <w:rPr>
                <w:vanish w:val="false"/>
              </w:rPr>
              <w:tab/>
              <w:delText>66</w:delText>
            </w:r>
          </w:del>
        </w:p>
        <w:p>
          <w:pPr>
            <w:pStyle w:val="32"/>
            <w:tabs>
              <w:tab w:val="clear" w:pos="480"/>
              <w:tab w:val="right" w:pos="8255" w:leader="dot"/>
            </w:tabs>
            <w:rPr>
              <w:rFonts w:cs="Arial" w:cstheme="minorBidi"/>
              <w:kern w:val="2"/>
              <w:sz w:val="24"/>
              <w:del w:id="1119" w:author="Winston.Huang" w:date="2025-09-02T16:28:00Z"/>
            </w:rPr>
          </w:pPr>
          <w:del w:id="1117" w:author="Winston.Huang" w:date="2025-09-02T16:28:00Z">
            <w:r>
              <w:rPr>
                <w:rFonts w:eastAsia="Aptos" w:cs="Aptos"/>
              </w:rPr>
              <w:delText>Detailed Setting Steps</w:delText>
            </w:r>
          </w:del>
          <w:del w:id="1118" w:author="Winston.Huang" w:date="2025-09-02T16:28:00Z">
            <w:r>
              <w:rPr>
                <w:vanish w:val="false"/>
              </w:rPr>
              <w:tab/>
              <w:delText>67</w:delText>
            </w:r>
          </w:del>
        </w:p>
        <w:p>
          <w:pPr>
            <w:pStyle w:val="22"/>
            <w:tabs>
              <w:tab w:val="clear" w:pos="480"/>
              <w:tab w:val="right" w:pos="8255" w:leader="dot"/>
            </w:tabs>
            <w:rPr>
              <w:rFonts w:cs="Arial" w:cstheme="minorBidi"/>
              <w:kern w:val="2"/>
              <w:sz w:val="24"/>
              <w:del w:id="1122" w:author="Winston.Huang" w:date="2025-09-02T16:28:00Z"/>
            </w:rPr>
          </w:pPr>
          <w:del w:id="1120" w:author="Winston.Huang" w:date="2025-09-02T16:28:00Z">
            <w:r>
              <w:rPr/>
              <w:delText>CR 3.3 - Security functionality verification</w:delText>
            </w:r>
          </w:del>
          <w:del w:id="1121" w:author="Winston.Huang" w:date="2025-09-02T16:28:00Z">
            <w:r>
              <w:rPr>
                <w:vanish w:val="false"/>
              </w:rPr>
              <w:tab/>
              <w:delText>67</w:delText>
            </w:r>
          </w:del>
        </w:p>
        <w:p>
          <w:pPr>
            <w:pStyle w:val="32"/>
            <w:tabs>
              <w:tab w:val="clear" w:pos="480"/>
              <w:tab w:val="right" w:pos="8255" w:leader="dot"/>
            </w:tabs>
            <w:rPr>
              <w:rFonts w:cs="Arial" w:cstheme="minorBidi"/>
              <w:kern w:val="2"/>
              <w:sz w:val="24"/>
              <w:del w:id="1125" w:author="Winston.Huang" w:date="2025-09-02T16:28:00Z"/>
            </w:rPr>
          </w:pPr>
          <w:del w:id="1123" w:author="Winston.Huang" w:date="2025-09-02T16:28:00Z">
            <w:r>
              <w:rPr/>
              <w:delText>Statement</w:delText>
            </w:r>
          </w:del>
          <w:del w:id="1124" w:author="Winston.Huang" w:date="2025-09-02T16:28:00Z">
            <w:r>
              <w:rPr>
                <w:vanish w:val="false"/>
              </w:rPr>
              <w:tab/>
              <w:delText>67</w:delText>
            </w:r>
          </w:del>
        </w:p>
        <w:p>
          <w:pPr>
            <w:pStyle w:val="32"/>
            <w:tabs>
              <w:tab w:val="clear" w:pos="480"/>
              <w:tab w:val="right" w:pos="8255" w:leader="dot"/>
            </w:tabs>
            <w:rPr>
              <w:rFonts w:cs="Arial" w:cstheme="minorBidi"/>
              <w:kern w:val="2"/>
              <w:sz w:val="24"/>
              <w:del w:id="1128" w:author="Winston.Huang" w:date="2025-09-02T16:28:00Z"/>
            </w:rPr>
          </w:pPr>
          <w:del w:id="1126" w:author="Winston.Huang" w:date="2025-09-02T16:28:00Z">
            <w:r>
              <w:rPr/>
              <w:delText>Evidence</w:delText>
            </w:r>
          </w:del>
          <w:del w:id="1127" w:author="Winston.Huang" w:date="2025-09-02T16:28:00Z">
            <w:r>
              <w:rPr>
                <w:vanish w:val="false"/>
              </w:rPr>
              <w:tab/>
              <w:delText>68</w:delText>
            </w:r>
          </w:del>
        </w:p>
        <w:p>
          <w:pPr>
            <w:pStyle w:val="32"/>
            <w:tabs>
              <w:tab w:val="clear" w:pos="480"/>
              <w:tab w:val="right" w:pos="8255" w:leader="dot"/>
            </w:tabs>
            <w:rPr>
              <w:rFonts w:cs="Arial" w:cstheme="minorBidi"/>
              <w:kern w:val="2"/>
              <w:sz w:val="24"/>
              <w:del w:id="1131" w:author="Winston.Huang" w:date="2025-09-02T16:28:00Z"/>
            </w:rPr>
          </w:pPr>
          <w:del w:id="1129" w:author="Winston.Huang" w:date="2025-09-02T16:28:00Z">
            <w:r>
              <w:rPr/>
              <w:delText>Detailed Setting Steps</w:delText>
            </w:r>
          </w:del>
          <w:del w:id="1130" w:author="Winston.Huang" w:date="2025-09-02T16:28:00Z">
            <w:r>
              <w:rPr>
                <w:vanish w:val="false"/>
              </w:rPr>
              <w:tab/>
              <w:delText>69</w:delText>
            </w:r>
          </w:del>
        </w:p>
        <w:p>
          <w:pPr>
            <w:pStyle w:val="22"/>
            <w:tabs>
              <w:tab w:val="clear" w:pos="480"/>
              <w:tab w:val="right" w:pos="8255" w:leader="dot"/>
            </w:tabs>
            <w:rPr>
              <w:rFonts w:cs="Arial" w:cstheme="minorBidi"/>
              <w:kern w:val="2"/>
              <w:sz w:val="24"/>
              <w:del w:id="1134" w:author="Winston.Huang" w:date="2025-09-02T16:28:00Z"/>
            </w:rPr>
          </w:pPr>
          <w:del w:id="1132" w:author="Winston.Huang" w:date="2025-09-02T16:28:00Z">
            <w:r>
              <w:rPr/>
              <w:delText>CR 3.4 – Software and information integrity</w:delText>
            </w:r>
          </w:del>
          <w:del w:id="1133" w:author="Winston.Huang" w:date="2025-09-02T16:28:00Z">
            <w:r>
              <w:rPr>
                <w:vanish w:val="false"/>
              </w:rPr>
              <w:tab/>
              <w:delText>72</w:delText>
            </w:r>
          </w:del>
        </w:p>
        <w:p>
          <w:pPr>
            <w:pStyle w:val="32"/>
            <w:tabs>
              <w:tab w:val="clear" w:pos="480"/>
              <w:tab w:val="right" w:pos="8255" w:leader="dot"/>
            </w:tabs>
            <w:rPr>
              <w:rFonts w:cs="Arial" w:cstheme="minorBidi"/>
              <w:kern w:val="2"/>
              <w:sz w:val="24"/>
              <w:del w:id="1137" w:author="Winston.Huang" w:date="2025-09-02T16:28:00Z"/>
            </w:rPr>
          </w:pPr>
          <w:del w:id="1135" w:author="Winston.Huang" w:date="2025-09-02T16:28:00Z">
            <w:r>
              <w:rPr/>
              <w:delText>Statement</w:delText>
            </w:r>
          </w:del>
          <w:del w:id="1136" w:author="Winston.Huang" w:date="2025-09-02T16:28:00Z">
            <w:r>
              <w:rPr>
                <w:vanish w:val="false"/>
              </w:rPr>
              <w:tab/>
              <w:delText>72</w:delText>
            </w:r>
          </w:del>
        </w:p>
        <w:p>
          <w:pPr>
            <w:pStyle w:val="32"/>
            <w:tabs>
              <w:tab w:val="clear" w:pos="480"/>
              <w:tab w:val="right" w:pos="8255" w:leader="dot"/>
            </w:tabs>
            <w:rPr>
              <w:rFonts w:cs="Arial" w:cstheme="minorBidi"/>
              <w:kern w:val="2"/>
              <w:sz w:val="24"/>
              <w:del w:id="1140" w:author="Winston.Huang" w:date="2025-09-02T16:28:00Z"/>
            </w:rPr>
          </w:pPr>
          <w:del w:id="1138" w:author="Winston.Huang" w:date="2025-09-02T16:28:00Z">
            <w:r>
              <w:rPr/>
              <w:delText>Evidence</w:delText>
            </w:r>
          </w:del>
          <w:del w:id="1139" w:author="Winston.Huang" w:date="2025-09-02T16:28:00Z">
            <w:r>
              <w:rPr>
                <w:vanish w:val="false"/>
              </w:rPr>
              <w:tab/>
              <w:delText>73</w:delText>
            </w:r>
          </w:del>
        </w:p>
        <w:p>
          <w:pPr>
            <w:pStyle w:val="32"/>
            <w:tabs>
              <w:tab w:val="clear" w:pos="480"/>
              <w:tab w:val="right" w:pos="8255" w:leader="dot"/>
            </w:tabs>
            <w:rPr>
              <w:rFonts w:cs="Arial" w:cstheme="minorBidi"/>
              <w:kern w:val="2"/>
              <w:sz w:val="24"/>
              <w:del w:id="1143" w:author="Winston.Huang" w:date="2025-09-02T16:28:00Z"/>
            </w:rPr>
          </w:pPr>
          <w:del w:id="1141" w:author="Winston.Huang" w:date="2025-09-02T16:28:00Z">
            <w:r>
              <w:rPr/>
              <w:delText>Detailed Setting Steps</w:delText>
            </w:r>
          </w:del>
          <w:del w:id="1142" w:author="Winston.Huang" w:date="2025-09-02T16:28:00Z">
            <w:r>
              <w:rPr>
                <w:vanish w:val="false"/>
              </w:rPr>
              <w:tab/>
              <w:delText>74</w:delText>
            </w:r>
          </w:del>
        </w:p>
        <w:p>
          <w:pPr>
            <w:pStyle w:val="22"/>
            <w:tabs>
              <w:tab w:val="clear" w:pos="480"/>
              <w:tab w:val="right" w:pos="8255" w:leader="dot"/>
            </w:tabs>
            <w:rPr>
              <w:rFonts w:cs="Arial" w:cstheme="minorBidi"/>
              <w:kern w:val="2"/>
              <w:sz w:val="24"/>
              <w:del w:id="1146" w:author="Winston.Huang" w:date="2025-09-02T16:28:00Z"/>
            </w:rPr>
          </w:pPr>
          <w:del w:id="1144" w:author="Winston.Huang" w:date="2025-09-02T16:28:00Z">
            <w:r>
              <w:rPr>
                <w:rFonts w:eastAsia="Aptos" w:cs="Aptos"/>
              </w:rPr>
              <w:delText>CR 3.4 (1) – Authenticity of software and information</w:delText>
            </w:r>
          </w:del>
          <w:del w:id="1145" w:author="Winston.Huang" w:date="2025-09-02T16:28:00Z">
            <w:r>
              <w:rPr>
                <w:vanish w:val="false"/>
              </w:rPr>
              <w:tab/>
              <w:delText>74</w:delText>
            </w:r>
          </w:del>
        </w:p>
        <w:p>
          <w:pPr>
            <w:pStyle w:val="32"/>
            <w:tabs>
              <w:tab w:val="clear" w:pos="480"/>
              <w:tab w:val="right" w:pos="8255" w:leader="dot"/>
            </w:tabs>
            <w:rPr>
              <w:rFonts w:cs="Arial" w:cstheme="minorBidi"/>
              <w:kern w:val="2"/>
              <w:sz w:val="24"/>
              <w:del w:id="1149" w:author="Winston.Huang" w:date="2025-09-02T16:28:00Z"/>
            </w:rPr>
          </w:pPr>
          <w:del w:id="1147" w:author="Winston.Huang" w:date="2025-09-02T16:28:00Z">
            <w:r>
              <w:rPr/>
              <w:delText>Statement</w:delText>
            </w:r>
          </w:del>
          <w:del w:id="1148" w:author="Winston.Huang" w:date="2025-09-02T16:28:00Z">
            <w:r>
              <w:rPr>
                <w:vanish w:val="false"/>
              </w:rPr>
              <w:tab/>
              <w:delText>74</w:delText>
            </w:r>
          </w:del>
        </w:p>
        <w:p>
          <w:pPr>
            <w:pStyle w:val="32"/>
            <w:tabs>
              <w:tab w:val="clear" w:pos="480"/>
              <w:tab w:val="right" w:pos="8255" w:leader="dot"/>
            </w:tabs>
            <w:rPr>
              <w:rFonts w:cs="Arial" w:cstheme="minorBidi"/>
              <w:kern w:val="2"/>
              <w:sz w:val="24"/>
              <w:del w:id="1152" w:author="Winston.Huang" w:date="2025-09-02T16:28:00Z"/>
            </w:rPr>
          </w:pPr>
          <w:del w:id="1150" w:author="Winston.Huang" w:date="2025-09-02T16:28:00Z">
            <w:r>
              <w:rPr/>
              <w:delText>Evidence</w:delText>
            </w:r>
          </w:del>
          <w:del w:id="1151" w:author="Winston.Huang" w:date="2025-09-02T16:28:00Z">
            <w:r>
              <w:rPr>
                <w:vanish w:val="false"/>
              </w:rPr>
              <w:tab/>
              <w:delText>74</w:delText>
            </w:r>
          </w:del>
        </w:p>
        <w:p>
          <w:pPr>
            <w:pStyle w:val="32"/>
            <w:tabs>
              <w:tab w:val="clear" w:pos="480"/>
              <w:tab w:val="right" w:pos="8255" w:leader="dot"/>
            </w:tabs>
            <w:rPr>
              <w:rFonts w:cs="Arial" w:cstheme="minorBidi"/>
              <w:kern w:val="2"/>
              <w:sz w:val="24"/>
              <w:del w:id="1155" w:author="Winston.Huang" w:date="2025-09-02T16:28:00Z"/>
            </w:rPr>
          </w:pPr>
          <w:del w:id="1153" w:author="Winston.Huang" w:date="2025-09-02T16:28:00Z">
            <w:r>
              <w:rPr/>
              <w:delText>Detailed Setting Steps</w:delText>
            </w:r>
          </w:del>
          <w:del w:id="1154" w:author="Winston.Huang" w:date="2025-09-02T16:28:00Z">
            <w:r>
              <w:rPr>
                <w:vanish w:val="false"/>
              </w:rPr>
              <w:tab/>
              <w:delText>75</w:delText>
            </w:r>
          </w:del>
        </w:p>
        <w:p>
          <w:pPr>
            <w:pStyle w:val="22"/>
            <w:tabs>
              <w:tab w:val="clear" w:pos="480"/>
              <w:tab w:val="right" w:pos="8255" w:leader="dot"/>
            </w:tabs>
            <w:rPr>
              <w:rFonts w:cs="Arial" w:cstheme="minorBidi"/>
              <w:kern w:val="2"/>
              <w:sz w:val="24"/>
              <w:del w:id="1158" w:author="Winston.Huang" w:date="2025-09-02T16:28:00Z"/>
            </w:rPr>
          </w:pPr>
          <w:del w:id="1156" w:author="Winston.Huang" w:date="2025-09-02T16:28:00Z">
            <w:r>
              <w:rPr/>
              <w:delText>CR 3.5 – Input Validation</w:delText>
            </w:r>
          </w:del>
          <w:del w:id="1157" w:author="Winston.Huang" w:date="2025-09-02T16:28:00Z">
            <w:r>
              <w:rPr>
                <w:vanish w:val="false"/>
              </w:rPr>
              <w:tab/>
              <w:delText>75</w:delText>
            </w:r>
          </w:del>
        </w:p>
        <w:p>
          <w:pPr>
            <w:pStyle w:val="32"/>
            <w:tabs>
              <w:tab w:val="clear" w:pos="480"/>
              <w:tab w:val="right" w:pos="8255" w:leader="dot"/>
            </w:tabs>
            <w:rPr>
              <w:rFonts w:cs="Arial" w:cstheme="minorBidi"/>
              <w:kern w:val="2"/>
              <w:sz w:val="24"/>
              <w:del w:id="1161" w:author="Winston.Huang" w:date="2025-09-02T16:28:00Z"/>
            </w:rPr>
          </w:pPr>
          <w:del w:id="1159" w:author="Winston.Huang" w:date="2025-09-02T16:28:00Z">
            <w:r>
              <w:rPr/>
              <w:delText>Statement</w:delText>
            </w:r>
          </w:del>
          <w:del w:id="1160" w:author="Winston.Huang" w:date="2025-09-02T16:28:00Z">
            <w:r>
              <w:rPr>
                <w:vanish w:val="false"/>
              </w:rPr>
              <w:tab/>
              <w:delText>75</w:delText>
            </w:r>
          </w:del>
        </w:p>
        <w:p>
          <w:pPr>
            <w:pStyle w:val="32"/>
            <w:tabs>
              <w:tab w:val="clear" w:pos="480"/>
              <w:tab w:val="right" w:pos="8255" w:leader="dot"/>
            </w:tabs>
            <w:rPr>
              <w:rFonts w:cs="Arial" w:cstheme="minorBidi"/>
              <w:kern w:val="2"/>
              <w:sz w:val="24"/>
              <w:del w:id="1164" w:author="Winston.Huang" w:date="2025-09-02T16:28:00Z"/>
            </w:rPr>
          </w:pPr>
          <w:del w:id="1162" w:author="Winston.Huang" w:date="2025-09-02T16:28:00Z">
            <w:r>
              <w:rPr/>
              <w:delText>Evidence</w:delText>
            </w:r>
          </w:del>
          <w:del w:id="1163" w:author="Winston.Huang" w:date="2025-09-02T16:28:00Z">
            <w:r>
              <w:rPr>
                <w:vanish w:val="false"/>
              </w:rPr>
              <w:tab/>
              <w:delText>75</w:delText>
            </w:r>
          </w:del>
        </w:p>
        <w:p>
          <w:pPr>
            <w:pStyle w:val="32"/>
            <w:tabs>
              <w:tab w:val="clear" w:pos="480"/>
              <w:tab w:val="right" w:pos="8255" w:leader="dot"/>
            </w:tabs>
            <w:rPr>
              <w:rFonts w:cs="Arial" w:cstheme="minorBidi"/>
              <w:kern w:val="2"/>
              <w:sz w:val="24"/>
              <w:del w:id="1167" w:author="Winston.Huang" w:date="2025-09-02T16:28:00Z"/>
            </w:rPr>
          </w:pPr>
          <w:del w:id="1165" w:author="Winston.Huang" w:date="2025-09-02T16:28:00Z">
            <w:r>
              <w:rPr/>
              <w:delText>Detailed Setting Steps</w:delText>
            </w:r>
          </w:del>
          <w:del w:id="1166" w:author="Winston.Huang" w:date="2025-09-02T16:28:00Z">
            <w:r>
              <w:rPr>
                <w:vanish w:val="false"/>
              </w:rPr>
              <w:tab/>
              <w:delText>75</w:delText>
            </w:r>
          </w:del>
        </w:p>
        <w:p>
          <w:pPr>
            <w:pStyle w:val="22"/>
            <w:tabs>
              <w:tab w:val="clear" w:pos="480"/>
              <w:tab w:val="right" w:pos="8255" w:leader="dot"/>
            </w:tabs>
            <w:rPr>
              <w:rFonts w:cs="Arial" w:cstheme="minorBidi"/>
              <w:kern w:val="2"/>
              <w:sz w:val="24"/>
              <w:del w:id="1170" w:author="Winston.Huang" w:date="2025-09-02T16:28:00Z"/>
            </w:rPr>
          </w:pPr>
          <w:del w:id="1168" w:author="Winston.Huang" w:date="2025-09-02T16:28:00Z">
            <w:r>
              <w:rPr/>
              <w:delText>CR 3.6 – Deterministic output</w:delText>
            </w:r>
          </w:del>
          <w:del w:id="1169" w:author="Winston.Huang" w:date="2025-09-02T16:28:00Z">
            <w:r>
              <w:rPr>
                <w:vanish w:val="false"/>
              </w:rPr>
              <w:tab/>
              <w:delText>76</w:delText>
            </w:r>
          </w:del>
        </w:p>
        <w:p>
          <w:pPr>
            <w:pStyle w:val="32"/>
            <w:tabs>
              <w:tab w:val="clear" w:pos="480"/>
              <w:tab w:val="right" w:pos="8255" w:leader="dot"/>
            </w:tabs>
            <w:rPr>
              <w:rFonts w:cs="Arial" w:cstheme="minorBidi"/>
              <w:kern w:val="2"/>
              <w:sz w:val="24"/>
              <w:del w:id="1173" w:author="Winston.Huang" w:date="2025-09-02T16:28:00Z"/>
            </w:rPr>
          </w:pPr>
          <w:del w:id="1171" w:author="Winston.Huang" w:date="2025-09-02T16:28:00Z">
            <w:r>
              <w:rPr>
                <w:rFonts w:eastAsia="Aptos" w:cs="Aptos"/>
              </w:rPr>
              <w:delText>Statement</w:delText>
            </w:r>
          </w:del>
          <w:del w:id="1172" w:author="Winston.Huang" w:date="2025-09-02T16:28:00Z">
            <w:r>
              <w:rPr>
                <w:vanish w:val="false"/>
              </w:rPr>
              <w:tab/>
              <w:delText>76</w:delText>
            </w:r>
          </w:del>
        </w:p>
        <w:p>
          <w:pPr>
            <w:pStyle w:val="32"/>
            <w:tabs>
              <w:tab w:val="clear" w:pos="480"/>
              <w:tab w:val="right" w:pos="8255" w:leader="dot"/>
            </w:tabs>
            <w:rPr>
              <w:rFonts w:cs="Arial" w:cstheme="minorBidi"/>
              <w:kern w:val="2"/>
              <w:sz w:val="24"/>
              <w:del w:id="1176" w:author="Winston.Huang" w:date="2025-09-02T16:28:00Z"/>
            </w:rPr>
          </w:pPr>
          <w:del w:id="1174" w:author="Winston.Huang" w:date="2025-09-02T16:28:00Z">
            <w:r>
              <w:rPr>
                <w:rFonts w:eastAsia="Aptos" w:cs="Aptos"/>
              </w:rPr>
              <w:delText>Evidence</w:delText>
            </w:r>
          </w:del>
          <w:del w:id="1175" w:author="Winston.Huang" w:date="2025-09-02T16:28:00Z">
            <w:r>
              <w:rPr>
                <w:vanish w:val="false"/>
              </w:rPr>
              <w:tab/>
              <w:delText>76</w:delText>
            </w:r>
          </w:del>
        </w:p>
        <w:p>
          <w:pPr>
            <w:pStyle w:val="32"/>
            <w:tabs>
              <w:tab w:val="clear" w:pos="480"/>
              <w:tab w:val="right" w:pos="8255" w:leader="dot"/>
            </w:tabs>
            <w:rPr>
              <w:rFonts w:cs="Arial" w:cstheme="minorBidi"/>
              <w:kern w:val="2"/>
              <w:sz w:val="24"/>
              <w:del w:id="1179" w:author="Winston.Huang" w:date="2025-09-02T16:28:00Z"/>
            </w:rPr>
          </w:pPr>
          <w:del w:id="1177" w:author="Winston.Huang" w:date="2025-09-02T16:28:00Z">
            <w:r>
              <w:rPr>
                <w:rFonts w:eastAsia="Aptos" w:cs="Aptos"/>
              </w:rPr>
              <w:delText>Detailed Setting Steps</w:delText>
            </w:r>
          </w:del>
          <w:del w:id="1178" w:author="Winston.Huang" w:date="2025-09-02T16:28:00Z">
            <w:r>
              <w:rPr>
                <w:vanish w:val="false"/>
              </w:rPr>
              <w:tab/>
              <w:delText>76</w:delText>
            </w:r>
          </w:del>
        </w:p>
        <w:p>
          <w:pPr>
            <w:pStyle w:val="22"/>
            <w:tabs>
              <w:tab w:val="clear" w:pos="480"/>
              <w:tab w:val="right" w:pos="8255" w:leader="dot"/>
            </w:tabs>
            <w:rPr>
              <w:rFonts w:cs="Arial" w:cstheme="minorBidi"/>
              <w:kern w:val="2"/>
              <w:sz w:val="24"/>
              <w:del w:id="1182" w:author="Winston.Huang" w:date="2025-09-02T16:28:00Z"/>
            </w:rPr>
          </w:pPr>
          <w:del w:id="1180" w:author="Winston.Huang" w:date="2025-09-02T16:28:00Z">
            <w:r>
              <w:rPr/>
              <w:delText>CR 3.7 – Error handling</w:delText>
            </w:r>
          </w:del>
          <w:del w:id="1181" w:author="Winston.Huang" w:date="2025-09-02T16:28:00Z">
            <w:r>
              <w:rPr>
                <w:vanish w:val="false"/>
              </w:rPr>
              <w:tab/>
              <w:delText>76</w:delText>
            </w:r>
          </w:del>
        </w:p>
        <w:p>
          <w:pPr>
            <w:pStyle w:val="32"/>
            <w:tabs>
              <w:tab w:val="clear" w:pos="480"/>
              <w:tab w:val="right" w:pos="8255" w:leader="dot"/>
            </w:tabs>
            <w:rPr>
              <w:rFonts w:cs="Arial" w:cstheme="minorBidi"/>
              <w:kern w:val="2"/>
              <w:sz w:val="24"/>
              <w:del w:id="1185" w:author="Winston.Huang" w:date="2025-09-02T16:28:00Z"/>
            </w:rPr>
          </w:pPr>
          <w:del w:id="1183" w:author="Winston.Huang" w:date="2025-09-02T16:28:00Z">
            <w:r>
              <w:rPr>
                <w:rFonts w:eastAsia="Aptos" w:cs="Aptos"/>
              </w:rPr>
              <w:delText>Statement</w:delText>
            </w:r>
          </w:del>
          <w:del w:id="1184" w:author="Winston.Huang" w:date="2025-09-02T16:28:00Z">
            <w:r>
              <w:rPr>
                <w:vanish w:val="false"/>
              </w:rPr>
              <w:tab/>
              <w:delText>76</w:delText>
            </w:r>
          </w:del>
        </w:p>
        <w:p>
          <w:pPr>
            <w:pStyle w:val="32"/>
            <w:tabs>
              <w:tab w:val="clear" w:pos="480"/>
              <w:tab w:val="right" w:pos="8255" w:leader="dot"/>
            </w:tabs>
            <w:rPr>
              <w:rFonts w:cs="Arial" w:cstheme="minorBidi"/>
              <w:kern w:val="2"/>
              <w:sz w:val="24"/>
              <w:del w:id="1188" w:author="Winston.Huang" w:date="2025-09-02T16:28:00Z"/>
            </w:rPr>
          </w:pPr>
          <w:del w:id="1186" w:author="Winston.Huang" w:date="2025-09-02T16:28:00Z">
            <w:r>
              <w:rPr>
                <w:rFonts w:eastAsia="Aptos" w:cs="Aptos"/>
              </w:rPr>
              <w:delText>Evidence</w:delText>
            </w:r>
          </w:del>
          <w:del w:id="1187" w:author="Winston.Huang" w:date="2025-09-02T16:28:00Z">
            <w:r>
              <w:rPr>
                <w:vanish w:val="false"/>
              </w:rPr>
              <w:tab/>
              <w:delText>77</w:delText>
            </w:r>
          </w:del>
        </w:p>
        <w:p>
          <w:pPr>
            <w:pStyle w:val="32"/>
            <w:tabs>
              <w:tab w:val="clear" w:pos="480"/>
              <w:tab w:val="right" w:pos="8255" w:leader="dot"/>
            </w:tabs>
            <w:rPr>
              <w:rFonts w:cs="Arial" w:cstheme="minorBidi"/>
              <w:kern w:val="2"/>
              <w:sz w:val="24"/>
              <w:del w:id="1191" w:author="Winston.Huang" w:date="2025-09-02T16:28:00Z"/>
            </w:rPr>
          </w:pPr>
          <w:del w:id="1189" w:author="Winston.Huang" w:date="2025-09-02T16:28:00Z">
            <w:r>
              <w:rPr>
                <w:rFonts w:eastAsia="Aptos" w:cs="Aptos"/>
              </w:rPr>
              <w:delText>Detailed Setting Steps</w:delText>
            </w:r>
          </w:del>
          <w:del w:id="1190" w:author="Winston.Huang" w:date="2025-09-02T16:28:00Z">
            <w:r>
              <w:rPr>
                <w:vanish w:val="false"/>
              </w:rPr>
              <w:tab/>
              <w:delText>77</w:delText>
            </w:r>
          </w:del>
        </w:p>
        <w:p>
          <w:pPr>
            <w:pStyle w:val="22"/>
            <w:tabs>
              <w:tab w:val="clear" w:pos="480"/>
              <w:tab w:val="right" w:pos="8255" w:leader="dot"/>
            </w:tabs>
            <w:rPr>
              <w:rFonts w:cs="Arial" w:cstheme="minorBidi"/>
              <w:kern w:val="2"/>
              <w:sz w:val="24"/>
              <w:del w:id="1194" w:author="Winston.Huang" w:date="2025-09-02T16:28:00Z"/>
            </w:rPr>
          </w:pPr>
          <w:del w:id="1192" w:author="Winston.Huang" w:date="2025-09-02T16:28:00Z">
            <w:r>
              <w:rPr/>
              <w:delText>CR 3.8 – Session Integrity</w:delText>
            </w:r>
          </w:del>
          <w:del w:id="1193" w:author="Winston.Huang" w:date="2025-09-02T16:28:00Z">
            <w:r>
              <w:rPr>
                <w:vanish w:val="false"/>
              </w:rPr>
              <w:tab/>
              <w:delText>78</w:delText>
            </w:r>
          </w:del>
        </w:p>
        <w:p>
          <w:pPr>
            <w:pStyle w:val="32"/>
            <w:tabs>
              <w:tab w:val="clear" w:pos="480"/>
              <w:tab w:val="right" w:pos="8255" w:leader="dot"/>
            </w:tabs>
            <w:rPr>
              <w:rFonts w:cs="Arial" w:cstheme="minorBidi"/>
              <w:kern w:val="2"/>
              <w:sz w:val="24"/>
              <w:del w:id="1197" w:author="Winston.Huang" w:date="2025-09-02T16:28:00Z"/>
            </w:rPr>
          </w:pPr>
          <w:del w:id="1195" w:author="Winston.Huang" w:date="2025-09-02T16:28:00Z">
            <w:r>
              <w:rPr>
                <w:rFonts w:eastAsia="Aptos" w:cs="Aptos"/>
              </w:rPr>
              <w:delText>Statement</w:delText>
            </w:r>
          </w:del>
          <w:del w:id="1196" w:author="Winston.Huang" w:date="2025-09-02T16:28:00Z">
            <w:r>
              <w:rPr>
                <w:vanish w:val="false"/>
              </w:rPr>
              <w:tab/>
              <w:delText>78</w:delText>
            </w:r>
          </w:del>
        </w:p>
        <w:p>
          <w:pPr>
            <w:pStyle w:val="32"/>
            <w:tabs>
              <w:tab w:val="clear" w:pos="480"/>
              <w:tab w:val="right" w:pos="8255" w:leader="dot"/>
            </w:tabs>
            <w:rPr>
              <w:rFonts w:cs="Arial" w:cstheme="minorBidi"/>
              <w:kern w:val="2"/>
              <w:sz w:val="24"/>
              <w:del w:id="1200" w:author="Winston.Huang" w:date="2025-09-02T16:28:00Z"/>
            </w:rPr>
          </w:pPr>
          <w:del w:id="1198" w:author="Winston.Huang" w:date="2025-09-02T16:28:00Z">
            <w:r>
              <w:rPr>
                <w:rFonts w:eastAsia="Aptos" w:cs="Aptos"/>
              </w:rPr>
              <w:delText>Evidence</w:delText>
            </w:r>
          </w:del>
          <w:del w:id="1199" w:author="Winston.Huang" w:date="2025-09-02T16:28:00Z">
            <w:r>
              <w:rPr>
                <w:vanish w:val="false"/>
              </w:rPr>
              <w:tab/>
              <w:delText>78</w:delText>
            </w:r>
          </w:del>
        </w:p>
        <w:p>
          <w:pPr>
            <w:pStyle w:val="32"/>
            <w:tabs>
              <w:tab w:val="clear" w:pos="480"/>
              <w:tab w:val="right" w:pos="8255" w:leader="dot"/>
            </w:tabs>
            <w:rPr>
              <w:rFonts w:cs="Arial" w:cstheme="minorBidi"/>
              <w:kern w:val="2"/>
              <w:sz w:val="24"/>
              <w:del w:id="1203" w:author="Winston.Huang" w:date="2025-09-02T16:28:00Z"/>
            </w:rPr>
          </w:pPr>
          <w:del w:id="1201" w:author="Winston.Huang" w:date="2025-09-02T16:28:00Z">
            <w:r>
              <w:rPr>
                <w:rFonts w:eastAsia="Aptos" w:cs="Aptos"/>
              </w:rPr>
              <w:delText>Detailed Setting Steps</w:delText>
            </w:r>
          </w:del>
          <w:del w:id="1202" w:author="Winston.Huang" w:date="2025-09-02T16:28:00Z">
            <w:r>
              <w:rPr>
                <w:vanish w:val="false"/>
              </w:rPr>
              <w:tab/>
              <w:delText>80</w:delText>
            </w:r>
          </w:del>
        </w:p>
        <w:p>
          <w:pPr>
            <w:pStyle w:val="22"/>
            <w:tabs>
              <w:tab w:val="clear" w:pos="480"/>
              <w:tab w:val="right" w:pos="8255" w:leader="dot"/>
            </w:tabs>
            <w:rPr>
              <w:rFonts w:cs="Arial" w:cstheme="minorBidi"/>
              <w:kern w:val="2"/>
              <w:sz w:val="24"/>
              <w:del w:id="1206" w:author="Winston.Huang" w:date="2025-09-02T16:28:00Z"/>
            </w:rPr>
          </w:pPr>
          <w:del w:id="1204" w:author="Winston.Huang" w:date="2025-09-02T16:28:00Z">
            <w:r>
              <w:rPr/>
              <w:delText>CR 3.9 – Protection of Audit Information</w:delText>
            </w:r>
          </w:del>
          <w:del w:id="1205" w:author="Winston.Huang" w:date="2025-09-02T16:28:00Z">
            <w:r>
              <w:rPr>
                <w:vanish w:val="false"/>
              </w:rPr>
              <w:tab/>
              <w:delText>84</w:delText>
            </w:r>
          </w:del>
        </w:p>
        <w:p>
          <w:pPr>
            <w:pStyle w:val="32"/>
            <w:tabs>
              <w:tab w:val="clear" w:pos="480"/>
              <w:tab w:val="right" w:pos="8255" w:leader="dot"/>
            </w:tabs>
            <w:rPr>
              <w:rFonts w:cs="Arial" w:cstheme="minorBidi"/>
              <w:kern w:val="2"/>
              <w:sz w:val="24"/>
              <w:del w:id="1209" w:author="Winston.Huang" w:date="2025-09-02T16:28:00Z"/>
            </w:rPr>
          </w:pPr>
          <w:del w:id="1207" w:author="Winston.Huang" w:date="2025-09-02T16:28:00Z">
            <w:r>
              <w:rPr>
                <w:rFonts w:eastAsia="Aptos" w:cs="Aptos"/>
              </w:rPr>
              <w:delText>Statement</w:delText>
            </w:r>
          </w:del>
          <w:del w:id="1208" w:author="Winston.Huang" w:date="2025-09-02T16:28:00Z">
            <w:r>
              <w:rPr>
                <w:vanish w:val="false"/>
              </w:rPr>
              <w:tab/>
              <w:delText>84</w:delText>
            </w:r>
          </w:del>
        </w:p>
        <w:p>
          <w:pPr>
            <w:pStyle w:val="32"/>
            <w:tabs>
              <w:tab w:val="clear" w:pos="480"/>
              <w:tab w:val="right" w:pos="8255" w:leader="dot"/>
            </w:tabs>
            <w:rPr>
              <w:rFonts w:cs="Arial" w:cstheme="minorBidi"/>
              <w:kern w:val="2"/>
              <w:sz w:val="24"/>
              <w:del w:id="1212" w:author="Winston.Huang" w:date="2025-09-02T16:28:00Z"/>
            </w:rPr>
          </w:pPr>
          <w:del w:id="1210" w:author="Winston.Huang" w:date="2025-09-02T16:28:00Z">
            <w:r>
              <w:rPr>
                <w:rFonts w:eastAsia="Aptos" w:cs="Aptos"/>
              </w:rPr>
              <w:delText>Evidence</w:delText>
            </w:r>
          </w:del>
          <w:del w:id="1211" w:author="Winston.Huang" w:date="2025-09-02T16:28:00Z">
            <w:r>
              <w:rPr>
                <w:vanish w:val="false"/>
              </w:rPr>
              <w:tab/>
              <w:delText>84</w:delText>
            </w:r>
          </w:del>
        </w:p>
        <w:p>
          <w:pPr>
            <w:pStyle w:val="32"/>
            <w:tabs>
              <w:tab w:val="clear" w:pos="480"/>
              <w:tab w:val="right" w:pos="8255" w:leader="dot"/>
            </w:tabs>
            <w:rPr>
              <w:rFonts w:cs="Arial" w:cstheme="minorBidi"/>
              <w:kern w:val="2"/>
              <w:sz w:val="24"/>
              <w:del w:id="1215" w:author="Winston.Huang" w:date="2025-09-02T16:28:00Z"/>
            </w:rPr>
          </w:pPr>
          <w:del w:id="1213" w:author="Winston.Huang" w:date="2025-09-02T16:28:00Z">
            <w:r>
              <w:rPr>
                <w:rFonts w:eastAsia="Aptos" w:cs="Aptos"/>
              </w:rPr>
              <w:delText>Detailed Setting Steps</w:delText>
            </w:r>
          </w:del>
          <w:del w:id="1214" w:author="Winston.Huang" w:date="2025-09-02T16:28:00Z">
            <w:r>
              <w:rPr>
                <w:vanish w:val="false"/>
              </w:rPr>
              <w:tab/>
              <w:delText>84</w:delText>
            </w:r>
          </w:del>
        </w:p>
        <w:p>
          <w:pPr>
            <w:pStyle w:val="22"/>
            <w:tabs>
              <w:tab w:val="clear" w:pos="480"/>
              <w:tab w:val="right" w:pos="8255" w:leader="dot"/>
            </w:tabs>
            <w:rPr>
              <w:rFonts w:cs="Arial" w:cstheme="minorBidi"/>
              <w:kern w:val="2"/>
              <w:sz w:val="24"/>
              <w:del w:id="1218" w:author="Winston.Huang" w:date="2025-09-02T16:28:00Z"/>
            </w:rPr>
          </w:pPr>
          <w:del w:id="1216" w:author="Winston.Huang" w:date="2025-09-02T16:28:00Z">
            <w:r>
              <w:rPr/>
              <w:delText>HDR 3.10– Support for updates</w:delText>
            </w:r>
          </w:del>
          <w:del w:id="1217" w:author="Winston.Huang" w:date="2025-09-02T16:28:00Z">
            <w:r>
              <w:rPr>
                <w:vanish w:val="false"/>
              </w:rPr>
              <w:tab/>
              <w:delText>86</w:delText>
            </w:r>
          </w:del>
        </w:p>
        <w:p>
          <w:pPr>
            <w:pStyle w:val="32"/>
            <w:tabs>
              <w:tab w:val="clear" w:pos="480"/>
              <w:tab w:val="right" w:pos="8255" w:leader="dot"/>
            </w:tabs>
            <w:rPr>
              <w:rFonts w:cs="Arial" w:cstheme="minorBidi"/>
              <w:kern w:val="2"/>
              <w:sz w:val="24"/>
              <w:del w:id="1221" w:author="Winston.Huang" w:date="2025-09-02T16:28:00Z"/>
            </w:rPr>
          </w:pPr>
          <w:del w:id="1219" w:author="Winston.Huang" w:date="2025-09-02T16:28:00Z">
            <w:r>
              <w:rPr>
                <w:rFonts w:eastAsia="Aptos" w:cs="Aptos"/>
              </w:rPr>
              <w:delText>Statement</w:delText>
            </w:r>
          </w:del>
          <w:del w:id="1220" w:author="Winston.Huang" w:date="2025-09-02T16:28:00Z">
            <w:r>
              <w:rPr>
                <w:vanish w:val="false"/>
              </w:rPr>
              <w:tab/>
              <w:delText>86</w:delText>
            </w:r>
          </w:del>
        </w:p>
        <w:p>
          <w:pPr>
            <w:pStyle w:val="32"/>
            <w:tabs>
              <w:tab w:val="clear" w:pos="480"/>
              <w:tab w:val="right" w:pos="8255" w:leader="dot"/>
            </w:tabs>
            <w:rPr>
              <w:rFonts w:cs="Arial" w:cstheme="minorBidi"/>
              <w:kern w:val="2"/>
              <w:sz w:val="24"/>
              <w:del w:id="1224" w:author="Winston.Huang" w:date="2025-09-02T16:28:00Z"/>
            </w:rPr>
          </w:pPr>
          <w:del w:id="1222" w:author="Winston.Huang" w:date="2025-09-02T16:28:00Z">
            <w:r>
              <w:rPr>
                <w:rFonts w:eastAsia="Aptos" w:cs="Aptos"/>
              </w:rPr>
              <w:delText>Evidence</w:delText>
            </w:r>
          </w:del>
          <w:del w:id="1223" w:author="Winston.Huang" w:date="2025-09-02T16:28:00Z">
            <w:r>
              <w:rPr>
                <w:vanish w:val="false"/>
              </w:rPr>
              <w:tab/>
              <w:delText>86</w:delText>
            </w:r>
          </w:del>
        </w:p>
        <w:p>
          <w:pPr>
            <w:pStyle w:val="32"/>
            <w:tabs>
              <w:tab w:val="clear" w:pos="480"/>
              <w:tab w:val="right" w:pos="8255" w:leader="dot"/>
            </w:tabs>
            <w:rPr>
              <w:rFonts w:cs="Arial" w:cstheme="minorBidi"/>
              <w:kern w:val="2"/>
              <w:sz w:val="24"/>
              <w:del w:id="1227" w:author="Winston.Huang" w:date="2025-09-02T16:28:00Z"/>
            </w:rPr>
          </w:pPr>
          <w:del w:id="1225" w:author="Winston.Huang" w:date="2025-09-02T16:28:00Z">
            <w:r>
              <w:rPr>
                <w:rFonts w:eastAsia="Aptos" w:cs="Aptos"/>
              </w:rPr>
              <w:delText>Detailed Setting Steps</w:delText>
            </w:r>
          </w:del>
          <w:del w:id="1226" w:author="Winston.Huang" w:date="2025-09-02T16:28:00Z">
            <w:r>
              <w:rPr>
                <w:vanish w:val="false"/>
              </w:rPr>
              <w:tab/>
              <w:delText>86</w:delText>
            </w:r>
          </w:del>
        </w:p>
        <w:p>
          <w:pPr>
            <w:pStyle w:val="22"/>
            <w:tabs>
              <w:tab w:val="clear" w:pos="480"/>
              <w:tab w:val="right" w:pos="8255" w:leader="dot"/>
            </w:tabs>
            <w:rPr>
              <w:rFonts w:cs="Arial" w:cstheme="minorBidi"/>
              <w:kern w:val="2"/>
              <w:sz w:val="24"/>
              <w:del w:id="1230" w:author="Winston.Huang" w:date="2025-09-02T16:28:00Z"/>
            </w:rPr>
          </w:pPr>
          <w:del w:id="1228" w:author="Winston.Huang" w:date="2025-09-02T16:28:00Z">
            <w:r>
              <w:rPr/>
              <w:delText>HDR 3.10 (1) – Update authenticity and integrity</w:delText>
            </w:r>
          </w:del>
          <w:del w:id="1229" w:author="Winston.Huang" w:date="2025-09-02T16:28:00Z">
            <w:r>
              <w:rPr>
                <w:vanish w:val="false"/>
              </w:rPr>
              <w:tab/>
              <w:delText>86</w:delText>
            </w:r>
          </w:del>
        </w:p>
        <w:p>
          <w:pPr>
            <w:pStyle w:val="32"/>
            <w:tabs>
              <w:tab w:val="clear" w:pos="480"/>
              <w:tab w:val="right" w:pos="8255" w:leader="dot"/>
            </w:tabs>
            <w:rPr>
              <w:rFonts w:cs="Arial" w:cstheme="minorBidi"/>
              <w:kern w:val="2"/>
              <w:sz w:val="24"/>
              <w:del w:id="1233" w:author="Winston.Huang" w:date="2025-09-02T16:28:00Z"/>
            </w:rPr>
          </w:pPr>
          <w:del w:id="1231" w:author="Winston.Huang" w:date="2025-09-02T16:28:00Z">
            <w:r>
              <w:rPr>
                <w:rFonts w:eastAsia="Aptos" w:cs="Aptos"/>
              </w:rPr>
              <w:delText>Statement</w:delText>
            </w:r>
          </w:del>
          <w:del w:id="1232" w:author="Winston.Huang" w:date="2025-09-02T16:28:00Z">
            <w:r>
              <w:rPr>
                <w:vanish w:val="false"/>
              </w:rPr>
              <w:tab/>
              <w:delText>86</w:delText>
            </w:r>
          </w:del>
        </w:p>
        <w:p>
          <w:pPr>
            <w:pStyle w:val="32"/>
            <w:tabs>
              <w:tab w:val="clear" w:pos="480"/>
              <w:tab w:val="right" w:pos="8255" w:leader="dot"/>
            </w:tabs>
            <w:rPr>
              <w:rFonts w:cs="Arial" w:cstheme="minorBidi"/>
              <w:kern w:val="2"/>
              <w:sz w:val="24"/>
              <w:del w:id="1236" w:author="Winston.Huang" w:date="2025-09-02T16:28:00Z"/>
            </w:rPr>
          </w:pPr>
          <w:del w:id="1234" w:author="Winston.Huang" w:date="2025-09-02T16:28:00Z">
            <w:r>
              <w:rPr>
                <w:rFonts w:eastAsia="Aptos" w:cs="Aptos"/>
              </w:rPr>
              <w:delText>Evidence</w:delText>
            </w:r>
          </w:del>
          <w:del w:id="1235" w:author="Winston.Huang" w:date="2025-09-02T16:28:00Z">
            <w:r>
              <w:rPr>
                <w:vanish w:val="false"/>
              </w:rPr>
              <w:tab/>
              <w:delText>87</w:delText>
            </w:r>
          </w:del>
        </w:p>
        <w:p>
          <w:pPr>
            <w:pStyle w:val="32"/>
            <w:tabs>
              <w:tab w:val="clear" w:pos="480"/>
              <w:tab w:val="right" w:pos="8255" w:leader="dot"/>
            </w:tabs>
            <w:rPr>
              <w:rFonts w:cs="Arial" w:cstheme="minorBidi"/>
              <w:kern w:val="2"/>
              <w:sz w:val="24"/>
              <w:del w:id="1239" w:author="Winston.Huang" w:date="2025-09-02T16:28:00Z"/>
            </w:rPr>
          </w:pPr>
          <w:del w:id="1237" w:author="Winston.Huang" w:date="2025-09-02T16:28:00Z">
            <w:r>
              <w:rPr>
                <w:rFonts w:eastAsia="Aptos" w:cs="Aptos"/>
              </w:rPr>
              <w:delText>Detailed Setting Steps</w:delText>
            </w:r>
          </w:del>
          <w:del w:id="1238" w:author="Winston.Huang" w:date="2025-09-02T16:28:00Z">
            <w:r>
              <w:rPr>
                <w:vanish w:val="false"/>
              </w:rPr>
              <w:tab/>
              <w:delText>87</w:delText>
            </w:r>
          </w:del>
        </w:p>
        <w:p>
          <w:pPr>
            <w:pStyle w:val="22"/>
            <w:tabs>
              <w:tab w:val="clear" w:pos="480"/>
              <w:tab w:val="right" w:pos="8255" w:leader="dot"/>
            </w:tabs>
            <w:rPr>
              <w:rFonts w:cs="Arial" w:cstheme="minorBidi"/>
              <w:kern w:val="2"/>
              <w:sz w:val="24"/>
              <w:del w:id="1242" w:author="Winston.Huang" w:date="2025-09-02T16:28:00Z"/>
            </w:rPr>
          </w:pPr>
          <w:del w:id="1240" w:author="Winston.Huang" w:date="2025-09-02T16:28:00Z">
            <w:r>
              <w:rPr/>
              <w:delText>HDR 3.12 – Provisioning Product Supplier Roots of Trust</w:delText>
            </w:r>
          </w:del>
          <w:del w:id="1241" w:author="Winston.Huang" w:date="2025-09-02T16:28:00Z">
            <w:r>
              <w:rPr>
                <w:vanish w:val="false"/>
              </w:rPr>
              <w:tab/>
              <w:delText>89</w:delText>
            </w:r>
          </w:del>
        </w:p>
        <w:p>
          <w:pPr>
            <w:pStyle w:val="32"/>
            <w:tabs>
              <w:tab w:val="clear" w:pos="480"/>
              <w:tab w:val="right" w:pos="8255" w:leader="dot"/>
            </w:tabs>
            <w:rPr>
              <w:rFonts w:cs="Arial" w:cstheme="minorBidi"/>
              <w:kern w:val="2"/>
              <w:sz w:val="24"/>
              <w:del w:id="1245" w:author="Winston.Huang" w:date="2025-09-02T16:28:00Z"/>
            </w:rPr>
          </w:pPr>
          <w:del w:id="1243" w:author="Winston.Huang" w:date="2025-09-02T16:28:00Z">
            <w:r>
              <w:rPr>
                <w:rFonts w:eastAsia="Aptos" w:cs="Aptos"/>
              </w:rPr>
              <w:delText>Statement</w:delText>
            </w:r>
          </w:del>
          <w:del w:id="1244" w:author="Winston.Huang" w:date="2025-09-02T16:28:00Z">
            <w:r>
              <w:rPr>
                <w:vanish w:val="false"/>
              </w:rPr>
              <w:tab/>
              <w:delText>89</w:delText>
            </w:r>
          </w:del>
        </w:p>
        <w:p>
          <w:pPr>
            <w:pStyle w:val="32"/>
            <w:tabs>
              <w:tab w:val="clear" w:pos="480"/>
              <w:tab w:val="right" w:pos="8255" w:leader="dot"/>
            </w:tabs>
            <w:rPr>
              <w:rFonts w:cs="Arial" w:cstheme="minorBidi"/>
              <w:kern w:val="2"/>
              <w:sz w:val="24"/>
              <w:del w:id="1248" w:author="Winston.Huang" w:date="2025-09-02T16:28:00Z"/>
            </w:rPr>
          </w:pPr>
          <w:del w:id="1246" w:author="Winston.Huang" w:date="2025-09-02T16:28:00Z">
            <w:r>
              <w:rPr>
                <w:rFonts w:eastAsia="Aptos" w:cs="Aptos"/>
              </w:rPr>
              <w:delText>Evidence</w:delText>
            </w:r>
          </w:del>
          <w:del w:id="1247" w:author="Winston.Huang" w:date="2025-09-02T16:28:00Z">
            <w:r>
              <w:rPr>
                <w:vanish w:val="false"/>
              </w:rPr>
              <w:tab/>
              <w:delText>89</w:delText>
            </w:r>
          </w:del>
        </w:p>
        <w:p>
          <w:pPr>
            <w:pStyle w:val="22"/>
            <w:tabs>
              <w:tab w:val="clear" w:pos="480"/>
              <w:tab w:val="right" w:pos="8255" w:leader="dot"/>
            </w:tabs>
            <w:rPr>
              <w:rFonts w:cs="Arial" w:cstheme="minorBidi"/>
              <w:kern w:val="2"/>
              <w:sz w:val="24"/>
              <w:del w:id="1251" w:author="Winston.Huang" w:date="2025-09-02T16:28:00Z"/>
            </w:rPr>
          </w:pPr>
          <w:del w:id="1249" w:author="Winston.Huang" w:date="2025-09-02T16:28:00Z">
            <w:r>
              <w:rPr/>
              <w:delText>CR 3.13 – Provisioning Asset Owner Roots of Trust</w:delText>
            </w:r>
          </w:del>
          <w:del w:id="1250" w:author="Winston.Huang" w:date="2025-09-02T16:28:00Z">
            <w:r>
              <w:rPr>
                <w:vanish w:val="false"/>
              </w:rPr>
              <w:tab/>
              <w:delText>93</w:delText>
            </w:r>
          </w:del>
        </w:p>
        <w:p>
          <w:pPr>
            <w:pStyle w:val="32"/>
            <w:tabs>
              <w:tab w:val="clear" w:pos="480"/>
              <w:tab w:val="right" w:pos="8255" w:leader="dot"/>
            </w:tabs>
            <w:rPr>
              <w:rFonts w:cs="Arial" w:cstheme="minorBidi"/>
              <w:kern w:val="2"/>
              <w:sz w:val="24"/>
              <w:del w:id="1254" w:author="Winston.Huang" w:date="2025-09-02T16:28:00Z"/>
            </w:rPr>
          </w:pPr>
          <w:del w:id="1252" w:author="Winston.Huang" w:date="2025-09-02T16:28:00Z">
            <w:r>
              <w:rPr>
                <w:rFonts w:eastAsia="Aptos" w:cs="Aptos"/>
              </w:rPr>
              <w:delText>Statement</w:delText>
            </w:r>
          </w:del>
          <w:del w:id="1253" w:author="Winston.Huang" w:date="2025-09-02T16:28:00Z">
            <w:r>
              <w:rPr>
                <w:vanish w:val="false"/>
              </w:rPr>
              <w:tab/>
              <w:delText>93</w:delText>
            </w:r>
          </w:del>
        </w:p>
        <w:p>
          <w:pPr>
            <w:pStyle w:val="32"/>
            <w:tabs>
              <w:tab w:val="clear" w:pos="480"/>
              <w:tab w:val="right" w:pos="8255" w:leader="dot"/>
            </w:tabs>
            <w:rPr>
              <w:rFonts w:cs="Arial" w:cstheme="minorBidi"/>
              <w:kern w:val="2"/>
              <w:sz w:val="24"/>
              <w:del w:id="1257" w:author="Winston.Huang" w:date="2025-09-02T16:28:00Z"/>
            </w:rPr>
          </w:pPr>
          <w:del w:id="1255" w:author="Winston.Huang" w:date="2025-09-02T16:28:00Z">
            <w:r>
              <w:rPr>
                <w:rFonts w:eastAsia="Aptos" w:cs="Aptos"/>
              </w:rPr>
              <w:delText>Evidence</w:delText>
            </w:r>
          </w:del>
          <w:del w:id="1256" w:author="Winston.Huang" w:date="2025-09-02T16:28:00Z">
            <w:r>
              <w:rPr>
                <w:vanish w:val="false"/>
              </w:rPr>
              <w:tab/>
              <w:delText>93</w:delText>
            </w:r>
          </w:del>
        </w:p>
        <w:p>
          <w:pPr>
            <w:pStyle w:val="32"/>
            <w:tabs>
              <w:tab w:val="clear" w:pos="480"/>
              <w:tab w:val="right" w:pos="8255" w:leader="dot"/>
            </w:tabs>
            <w:rPr>
              <w:rFonts w:cs="Arial" w:cstheme="minorBidi"/>
              <w:kern w:val="2"/>
              <w:sz w:val="24"/>
              <w:del w:id="1260" w:author="Winston.Huang" w:date="2025-09-02T16:28:00Z"/>
            </w:rPr>
          </w:pPr>
          <w:del w:id="1258" w:author="Winston.Huang" w:date="2025-09-02T16:28:00Z">
            <w:r>
              <w:rPr>
                <w:rFonts w:eastAsia="Aptos" w:cs="Aptos"/>
              </w:rPr>
              <w:delText>Detailed Setting Steps</w:delText>
            </w:r>
          </w:del>
          <w:del w:id="1259" w:author="Winston.Huang" w:date="2025-09-02T16:28:00Z">
            <w:r>
              <w:rPr>
                <w:vanish w:val="false"/>
              </w:rPr>
              <w:tab/>
              <w:delText>94</w:delText>
            </w:r>
          </w:del>
        </w:p>
        <w:p>
          <w:pPr>
            <w:pStyle w:val="22"/>
            <w:tabs>
              <w:tab w:val="clear" w:pos="480"/>
              <w:tab w:val="right" w:pos="8255" w:leader="dot"/>
            </w:tabs>
            <w:rPr>
              <w:rFonts w:cs="Arial" w:cstheme="minorBidi"/>
              <w:kern w:val="2"/>
              <w:sz w:val="24"/>
              <w:del w:id="1263" w:author="Winston.Huang" w:date="2025-09-02T16:28:00Z"/>
            </w:rPr>
          </w:pPr>
          <w:del w:id="1261" w:author="Winston.Huang" w:date="2025-09-02T16:28:00Z">
            <w:r>
              <w:rPr/>
              <w:delText>HDR 3.14 – Integrity of the Boot process</w:delText>
            </w:r>
          </w:del>
          <w:del w:id="1262" w:author="Winston.Huang" w:date="2025-09-02T16:28:00Z">
            <w:r>
              <w:rPr>
                <w:vanish w:val="false"/>
              </w:rPr>
              <w:tab/>
              <w:delText>95</w:delText>
            </w:r>
          </w:del>
        </w:p>
        <w:p>
          <w:pPr>
            <w:pStyle w:val="32"/>
            <w:tabs>
              <w:tab w:val="clear" w:pos="480"/>
              <w:tab w:val="right" w:pos="8255" w:leader="dot"/>
            </w:tabs>
            <w:rPr>
              <w:rFonts w:cs="Arial" w:cstheme="minorBidi"/>
              <w:kern w:val="2"/>
              <w:sz w:val="24"/>
              <w:del w:id="1266" w:author="Winston.Huang" w:date="2025-09-02T16:28:00Z"/>
            </w:rPr>
          </w:pPr>
          <w:del w:id="1264" w:author="Winston.Huang" w:date="2025-09-02T16:28:00Z">
            <w:r>
              <w:rPr>
                <w:rFonts w:eastAsia="Aptos" w:cs="Aptos"/>
              </w:rPr>
              <w:delText>Statement</w:delText>
            </w:r>
          </w:del>
          <w:del w:id="1265" w:author="Winston.Huang" w:date="2025-09-02T16:28:00Z">
            <w:r>
              <w:rPr>
                <w:vanish w:val="false"/>
              </w:rPr>
              <w:tab/>
              <w:delText>95</w:delText>
            </w:r>
          </w:del>
        </w:p>
        <w:p>
          <w:pPr>
            <w:pStyle w:val="32"/>
            <w:tabs>
              <w:tab w:val="clear" w:pos="480"/>
              <w:tab w:val="right" w:pos="8255" w:leader="dot"/>
            </w:tabs>
            <w:rPr>
              <w:rFonts w:cs="Arial" w:cstheme="minorBidi"/>
              <w:kern w:val="2"/>
              <w:sz w:val="24"/>
              <w:del w:id="1269" w:author="Winston.Huang" w:date="2025-09-02T16:28:00Z"/>
            </w:rPr>
          </w:pPr>
          <w:del w:id="1267" w:author="Winston.Huang" w:date="2025-09-02T16:28:00Z">
            <w:r>
              <w:rPr/>
              <w:delText>Evidence</w:delText>
            </w:r>
          </w:del>
          <w:del w:id="1268" w:author="Winston.Huang" w:date="2025-09-02T16:28:00Z">
            <w:r>
              <w:rPr>
                <w:vanish w:val="false"/>
              </w:rPr>
              <w:tab/>
              <w:delText>95</w:delText>
            </w:r>
          </w:del>
        </w:p>
        <w:p>
          <w:pPr>
            <w:pStyle w:val="32"/>
            <w:tabs>
              <w:tab w:val="clear" w:pos="480"/>
              <w:tab w:val="right" w:pos="8255" w:leader="dot"/>
            </w:tabs>
            <w:rPr>
              <w:rFonts w:cs="Arial" w:cstheme="minorBidi"/>
              <w:kern w:val="2"/>
              <w:sz w:val="24"/>
              <w:del w:id="1272" w:author="Winston.Huang" w:date="2025-09-02T16:28:00Z"/>
            </w:rPr>
          </w:pPr>
          <w:del w:id="1270" w:author="Winston.Huang" w:date="2025-09-02T16:28:00Z">
            <w:r>
              <w:rPr>
                <w:rFonts w:eastAsia="Aptos" w:cs="Aptos"/>
              </w:rPr>
              <w:delText>Detailed Setting Steps</w:delText>
            </w:r>
          </w:del>
          <w:del w:id="1271" w:author="Winston.Huang" w:date="2025-09-02T16:28:00Z">
            <w:r>
              <w:rPr>
                <w:vanish w:val="false"/>
              </w:rPr>
              <w:tab/>
              <w:delText>95</w:delText>
            </w:r>
          </w:del>
        </w:p>
        <w:p>
          <w:pPr>
            <w:pStyle w:val="22"/>
            <w:tabs>
              <w:tab w:val="clear" w:pos="480"/>
              <w:tab w:val="right" w:pos="8255" w:leader="dot"/>
            </w:tabs>
            <w:rPr>
              <w:rFonts w:cs="Arial" w:cstheme="minorBidi"/>
              <w:kern w:val="2"/>
              <w:sz w:val="24"/>
              <w:del w:id="1279" w:author="Winston.Huang" w:date="2025-09-02T16:28:00Z"/>
            </w:rPr>
          </w:pPr>
          <w:del w:id="1273" w:author="Winston.Huang" w:date="2025-09-02T16:28:00Z">
            <w:r>
              <w:rPr/>
              <w:delText>HDR 3.14</w:delText>
            </w:r>
          </w:del>
          <w:del w:id="1274" w:author="Winston.Huang" w:date="2025-09-02T16:28:00Z">
            <w:r>
              <w:rPr>
                <w:rFonts w:eastAsia="Aptos" w:cs="Aptos"/>
              </w:rPr>
              <w:delText xml:space="preserve"> </w:delText>
            </w:r>
          </w:del>
          <w:del w:id="1275" w:author="Winston.Huang" w:date="2025-09-02T16:28:00Z">
            <w:r>
              <w:rPr/>
              <w:delText>(1)</w:delText>
            </w:r>
          </w:del>
          <w:del w:id="1276" w:author="Winston.Huang" w:date="2025-09-02T16:28:00Z">
            <w:r>
              <w:rPr>
                <w:rFonts w:eastAsia="Aptos" w:cs="Aptos"/>
              </w:rPr>
              <w:delText xml:space="preserve"> – </w:delText>
            </w:r>
          </w:del>
          <w:del w:id="1277" w:author="Winston.Huang" w:date="2025-09-02T16:28:00Z">
            <w:r>
              <w:rPr/>
              <w:delText>Authenticity of the Boot process</w:delText>
            </w:r>
          </w:del>
          <w:del w:id="1278" w:author="Winston.Huang" w:date="2025-09-02T16:28:00Z">
            <w:r>
              <w:rPr>
                <w:vanish w:val="false"/>
              </w:rPr>
              <w:tab/>
              <w:delText>96</w:delText>
            </w:r>
          </w:del>
        </w:p>
        <w:p>
          <w:pPr>
            <w:pStyle w:val="32"/>
            <w:tabs>
              <w:tab w:val="clear" w:pos="480"/>
              <w:tab w:val="right" w:pos="8255" w:leader="dot"/>
            </w:tabs>
            <w:rPr>
              <w:rFonts w:cs="Arial" w:cstheme="minorBidi"/>
              <w:kern w:val="2"/>
              <w:sz w:val="24"/>
              <w:del w:id="1282" w:author="Winston.Huang" w:date="2025-09-02T16:28:00Z"/>
            </w:rPr>
          </w:pPr>
          <w:del w:id="1280" w:author="Winston.Huang" w:date="2025-09-02T16:28:00Z">
            <w:r>
              <w:rPr>
                <w:rFonts w:eastAsia="Aptos" w:cs="Aptos"/>
              </w:rPr>
              <w:delText>Statement</w:delText>
            </w:r>
          </w:del>
          <w:del w:id="1281" w:author="Winston.Huang" w:date="2025-09-02T16:28:00Z">
            <w:r>
              <w:rPr>
                <w:vanish w:val="false"/>
              </w:rPr>
              <w:tab/>
              <w:delText>96</w:delText>
            </w:r>
          </w:del>
        </w:p>
        <w:p>
          <w:pPr>
            <w:pStyle w:val="32"/>
            <w:tabs>
              <w:tab w:val="clear" w:pos="480"/>
              <w:tab w:val="right" w:pos="8255" w:leader="dot"/>
            </w:tabs>
            <w:rPr>
              <w:rFonts w:cs="Arial" w:cstheme="minorBidi"/>
              <w:kern w:val="2"/>
              <w:sz w:val="24"/>
              <w:del w:id="1285" w:author="Winston.Huang" w:date="2025-09-02T16:28:00Z"/>
            </w:rPr>
          </w:pPr>
          <w:del w:id="1283" w:author="Winston.Huang" w:date="2025-09-02T16:28:00Z">
            <w:r>
              <w:rPr>
                <w:rFonts w:eastAsia="Aptos" w:cs="Aptos"/>
              </w:rPr>
              <w:delText>Evidence</w:delText>
            </w:r>
          </w:del>
          <w:del w:id="1284" w:author="Winston.Huang" w:date="2025-09-02T16:28:00Z">
            <w:r>
              <w:rPr>
                <w:vanish w:val="false"/>
              </w:rPr>
              <w:tab/>
              <w:delText>96</w:delText>
            </w:r>
          </w:del>
        </w:p>
        <w:p>
          <w:pPr>
            <w:pStyle w:val="32"/>
            <w:tabs>
              <w:tab w:val="clear" w:pos="480"/>
              <w:tab w:val="right" w:pos="8255" w:leader="dot"/>
            </w:tabs>
            <w:rPr>
              <w:rFonts w:cs="Arial" w:cstheme="minorBidi"/>
              <w:kern w:val="2"/>
              <w:sz w:val="24"/>
              <w:del w:id="1288" w:author="Winston.Huang" w:date="2025-09-02T16:28:00Z"/>
            </w:rPr>
          </w:pPr>
          <w:del w:id="1286" w:author="Winston.Huang" w:date="2025-09-02T16:28:00Z">
            <w:r>
              <w:rPr>
                <w:rFonts w:eastAsia="Aptos" w:cs="Aptos"/>
              </w:rPr>
              <w:delText>Supplementary Evidence</w:delText>
            </w:r>
          </w:del>
          <w:del w:id="1287" w:author="Winston.Huang" w:date="2025-09-02T16:28:00Z">
            <w:r>
              <w:rPr>
                <w:vanish w:val="false"/>
              </w:rPr>
              <w:tab/>
              <w:delText>97</w:delText>
            </w:r>
          </w:del>
        </w:p>
        <w:p>
          <w:pPr>
            <w:pStyle w:val="32"/>
            <w:tabs>
              <w:tab w:val="clear" w:pos="480"/>
              <w:tab w:val="right" w:pos="8255" w:leader="dot"/>
            </w:tabs>
            <w:rPr>
              <w:rFonts w:cs="Arial" w:cstheme="minorBidi"/>
              <w:kern w:val="2"/>
              <w:sz w:val="24"/>
              <w:del w:id="1291" w:author="Winston.Huang" w:date="2025-09-02T16:28:00Z"/>
            </w:rPr>
          </w:pPr>
          <w:del w:id="1289" w:author="Winston.Huang" w:date="2025-09-02T16:28:00Z">
            <w:r>
              <w:rPr>
                <w:rFonts w:eastAsia="Aptos" w:cs="Aptos"/>
              </w:rPr>
              <w:delText>Cryptographic Algorithm Clarification</w:delText>
            </w:r>
          </w:del>
          <w:del w:id="1290" w:author="Winston.Huang" w:date="2025-09-02T16:28:00Z">
            <w:r>
              <w:rPr>
                <w:vanish w:val="false"/>
              </w:rPr>
              <w:tab/>
              <w:delText>98</w:delText>
            </w:r>
          </w:del>
        </w:p>
        <w:p>
          <w:pPr>
            <w:pStyle w:val="13"/>
            <w:rPr>
              <w:rFonts w:cs="Arial" w:cstheme="minorBidi"/>
              <w:kern w:val="2"/>
              <w:sz w:val="24"/>
              <w:del w:id="1294" w:author="Winston.Huang" w:date="2025-09-02T16:28:00Z"/>
            </w:rPr>
          </w:pPr>
          <w:del w:id="1292" w:author="Winston.Huang" w:date="2025-09-02T16:28:00Z">
            <w:r>
              <w:rPr/>
              <w:delText>FR4 – Data Confidentiality</w:delText>
            </w:r>
          </w:del>
          <w:del w:id="1293" w:author="Winston.Huang" w:date="2025-09-02T16:28:00Z">
            <w:r>
              <w:rPr>
                <w:vanish w:val="false"/>
              </w:rPr>
              <w:tab/>
              <w:delText>98</w:delText>
            </w:r>
          </w:del>
        </w:p>
        <w:p>
          <w:pPr>
            <w:pStyle w:val="22"/>
            <w:tabs>
              <w:tab w:val="clear" w:pos="480"/>
              <w:tab w:val="right" w:pos="8255" w:leader="dot"/>
            </w:tabs>
            <w:rPr>
              <w:rFonts w:cs="Arial" w:cstheme="minorBidi"/>
              <w:kern w:val="2"/>
              <w:sz w:val="24"/>
              <w:del w:id="1297" w:author="Winston.Huang" w:date="2025-09-02T16:28:00Z"/>
            </w:rPr>
          </w:pPr>
          <w:del w:id="1295" w:author="Winston.Huang" w:date="2025-09-02T16:28:00Z">
            <w:r>
              <w:rPr/>
              <w:delText>CR 4.1– Information Confidentiality</w:delText>
            </w:r>
          </w:del>
          <w:del w:id="1296" w:author="Winston.Huang" w:date="2025-09-02T16:28:00Z">
            <w:r>
              <w:rPr>
                <w:vanish w:val="false"/>
              </w:rPr>
              <w:tab/>
              <w:delText>98</w:delText>
            </w:r>
          </w:del>
        </w:p>
        <w:p>
          <w:pPr>
            <w:pStyle w:val="32"/>
            <w:tabs>
              <w:tab w:val="clear" w:pos="480"/>
              <w:tab w:val="right" w:pos="8255" w:leader="dot"/>
            </w:tabs>
            <w:rPr>
              <w:rFonts w:cs="Arial" w:cstheme="minorBidi"/>
              <w:kern w:val="2"/>
              <w:sz w:val="24"/>
              <w:del w:id="1300" w:author="Winston.Huang" w:date="2025-09-02T16:28:00Z"/>
            </w:rPr>
          </w:pPr>
          <w:del w:id="1298" w:author="Winston.Huang" w:date="2025-09-02T16:28:00Z">
            <w:r>
              <w:rPr>
                <w:rFonts w:eastAsia="Aptos" w:cs="Aptos"/>
              </w:rPr>
              <w:delText>Statement</w:delText>
            </w:r>
          </w:del>
          <w:del w:id="1299" w:author="Winston.Huang" w:date="2025-09-02T16:28:00Z">
            <w:r>
              <w:rPr>
                <w:vanish w:val="false"/>
              </w:rPr>
              <w:tab/>
              <w:delText>98</w:delText>
            </w:r>
          </w:del>
        </w:p>
        <w:p>
          <w:pPr>
            <w:pStyle w:val="32"/>
            <w:tabs>
              <w:tab w:val="clear" w:pos="480"/>
              <w:tab w:val="right" w:pos="8255" w:leader="dot"/>
            </w:tabs>
            <w:rPr>
              <w:rFonts w:cs="Arial" w:cstheme="minorBidi"/>
              <w:kern w:val="2"/>
              <w:sz w:val="24"/>
              <w:del w:id="1303" w:author="Winston.Huang" w:date="2025-09-02T16:28:00Z"/>
            </w:rPr>
          </w:pPr>
          <w:del w:id="1301" w:author="Winston.Huang" w:date="2025-09-02T16:28:00Z">
            <w:r>
              <w:rPr>
                <w:rFonts w:eastAsia="Aptos" w:cs="Aptos"/>
              </w:rPr>
              <w:delText>Evidence</w:delText>
            </w:r>
          </w:del>
          <w:del w:id="1302" w:author="Winston.Huang" w:date="2025-09-02T16:28:00Z">
            <w:r>
              <w:rPr>
                <w:vanish w:val="false"/>
              </w:rPr>
              <w:tab/>
              <w:delText>98</w:delText>
            </w:r>
          </w:del>
        </w:p>
        <w:p>
          <w:pPr>
            <w:pStyle w:val="32"/>
            <w:tabs>
              <w:tab w:val="clear" w:pos="480"/>
              <w:tab w:val="right" w:pos="8255" w:leader="dot"/>
            </w:tabs>
            <w:rPr>
              <w:rFonts w:cs="Arial" w:cstheme="minorBidi"/>
              <w:kern w:val="2"/>
              <w:sz w:val="24"/>
              <w:del w:id="1306" w:author="Winston.Huang" w:date="2025-09-02T16:28:00Z"/>
            </w:rPr>
          </w:pPr>
          <w:del w:id="1304" w:author="Winston.Huang" w:date="2025-09-02T16:28:00Z">
            <w:r>
              <w:rPr>
                <w:rFonts w:eastAsia="Aptos" w:cs="Aptos"/>
              </w:rPr>
              <w:delText>Detailed Setting Steps</w:delText>
            </w:r>
          </w:del>
          <w:del w:id="1305" w:author="Winston.Huang" w:date="2025-09-02T16:28:00Z">
            <w:r>
              <w:rPr>
                <w:vanish w:val="false"/>
              </w:rPr>
              <w:tab/>
              <w:delText>99</w:delText>
            </w:r>
          </w:del>
        </w:p>
        <w:p>
          <w:pPr>
            <w:pStyle w:val="22"/>
            <w:tabs>
              <w:tab w:val="clear" w:pos="480"/>
              <w:tab w:val="right" w:pos="8255" w:leader="dot"/>
            </w:tabs>
            <w:rPr>
              <w:rFonts w:cs="Arial" w:cstheme="minorBidi"/>
              <w:kern w:val="2"/>
              <w:sz w:val="24"/>
              <w:del w:id="1309" w:author="Winston.Huang" w:date="2025-09-02T16:28:00Z"/>
            </w:rPr>
          </w:pPr>
          <w:del w:id="1307" w:author="Winston.Huang" w:date="2025-09-02T16:28:00Z">
            <w:r>
              <w:rPr>
                <w:rFonts w:eastAsia="Aptos Display" w:cs="Aptos Display" w:ascii="Aptos Display" w:hAnsi="Aptos Display"/>
              </w:rPr>
              <w:delText>CR 4.2 – Information Persistence</w:delText>
            </w:r>
          </w:del>
          <w:del w:id="1308" w:author="Winston.Huang" w:date="2025-09-02T16:28:00Z">
            <w:r>
              <w:rPr>
                <w:vanish w:val="false"/>
              </w:rPr>
              <w:tab/>
              <w:delText>99</w:delText>
            </w:r>
          </w:del>
        </w:p>
        <w:p>
          <w:pPr>
            <w:pStyle w:val="32"/>
            <w:tabs>
              <w:tab w:val="clear" w:pos="480"/>
              <w:tab w:val="right" w:pos="8255" w:leader="dot"/>
            </w:tabs>
            <w:rPr>
              <w:rFonts w:cs="Arial" w:cstheme="minorBidi"/>
              <w:kern w:val="2"/>
              <w:sz w:val="24"/>
              <w:del w:id="1312" w:author="Winston.Huang" w:date="2025-09-02T16:28:00Z"/>
            </w:rPr>
          </w:pPr>
          <w:del w:id="1310" w:author="Winston.Huang" w:date="2025-09-02T16:28:00Z">
            <w:r>
              <w:rPr>
                <w:rFonts w:eastAsia="Aptos" w:cs="Aptos"/>
              </w:rPr>
              <w:delText>Statement</w:delText>
            </w:r>
          </w:del>
          <w:del w:id="1311" w:author="Winston.Huang" w:date="2025-09-02T16:28:00Z">
            <w:r>
              <w:rPr>
                <w:vanish w:val="false"/>
              </w:rPr>
              <w:tab/>
              <w:delText>100</w:delText>
            </w:r>
          </w:del>
        </w:p>
        <w:p>
          <w:pPr>
            <w:pStyle w:val="32"/>
            <w:tabs>
              <w:tab w:val="clear" w:pos="480"/>
              <w:tab w:val="right" w:pos="8255" w:leader="dot"/>
            </w:tabs>
            <w:rPr>
              <w:rFonts w:cs="Arial" w:cstheme="minorBidi"/>
              <w:kern w:val="2"/>
              <w:sz w:val="24"/>
              <w:del w:id="1315" w:author="Winston.Huang" w:date="2025-09-02T16:28:00Z"/>
            </w:rPr>
          </w:pPr>
          <w:del w:id="1313" w:author="Winston.Huang" w:date="2025-09-02T16:28:00Z">
            <w:r>
              <w:rPr>
                <w:rFonts w:eastAsia="Aptos" w:cs="Aptos"/>
              </w:rPr>
              <w:delText>Evidence</w:delText>
            </w:r>
          </w:del>
          <w:del w:id="1314" w:author="Winston.Huang" w:date="2025-09-02T16:28:00Z">
            <w:r>
              <w:rPr>
                <w:vanish w:val="false"/>
              </w:rPr>
              <w:tab/>
              <w:delText>100</w:delText>
            </w:r>
          </w:del>
        </w:p>
        <w:p>
          <w:pPr>
            <w:pStyle w:val="32"/>
            <w:tabs>
              <w:tab w:val="clear" w:pos="480"/>
              <w:tab w:val="right" w:pos="8255" w:leader="dot"/>
            </w:tabs>
            <w:rPr>
              <w:rFonts w:cs="Arial" w:cstheme="minorBidi"/>
              <w:kern w:val="2"/>
              <w:sz w:val="24"/>
              <w:del w:id="1318" w:author="Winston.Huang" w:date="2025-09-02T16:28:00Z"/>
            </w:rPr>
          </w:pPr>
          <w:del w:id="1316" w:author="Winston.Huang" w:date="2025-09-02T16:28:00Z">
            <w:r>
              <w:rPr>
                <w:rFonts w:eastAsia="Aptos" w:cs="Aptos"/>
              </w:rPr>
              <w:delText>Detailed Setting Steps</w:delText>
            </w:r>
          </w:del>
          <w:del w:id="1317" w:author="Winston.Huang" w:date="2025-09-02T16:28:00Z">
            <w:r>
              <w:rPr>
                <w:vanish w:val="false"/>
              </w:rPr>
              <w:tab/>
              <w:delText>100</w:delText>
            </w:r>
          </w:del>
        </w:p>
        <w:p>
          <w:pPr>
            <w:pStyle w:val="22"/>
            <w:tabs>
              <w:tab w:val="clear" w:pos="480"/>
              <w:tab w:val="right" w:pos="8255" w:leader="dot"/>
            </w:tabs>
            <w:rPr>
              <w:rFonts w:cs="Arial" w:cstheme="minorBidi"/>
              <w:kern w:val="2"/>
              <w:sz w:val="24"/>
              <w:del w:id="1321" w:author="Winston.Huang" w:date="2025-09-02T16:28:00Z"/>
            </w:rPr>
          </w:pPr>
          <w:del w:id="1319" w:author="Winston.Huang" w:date="2025-09-02T16:28:00Z">
            <w:r>
              <w:rPr/>
              <w:delText>CR 4.3 – Use of Cryptography</w:delText>
            </w:r>
          </w:del>
          <w:del w:id="1320" w:author="Winston.Huang" w:date="2025-09-02T16:28:00Z">
            <w:r>
              <w:rPr>
                <w:vanish w:val="false"/>
              </w:rPr>
              <w:tab/>
              <w:delText>102</w:delText>
            </w:r>
          </w:del>
        </w:p>
        <w:p>
          <w:pPr>
            <w:pStyle w:val="32"/>
            <w:tabs>
              <w:tab w:val="clear" w:pos="480"/>
              <w:tab w:val="right" w:pos="8255" w:leader="dot"/>
            </w:tabs>
            <w:rPr>
              <w:rFonts w:cs="Arial" w:cstheme="minorBidi"/>
              <w:kern w:val="2"/>
              <w:sz w:val="24"/>
              <w:del w:id="1324" w:author="Winston.Huang" w:date="2025-09-02T16:28:00Z"/>
            </w:rPr>
          </w:pPr>
          <w:del w:id="1322" w:author="Winston.Huang" w:date="2025-09-02T16:28:00Z">
            <w:r>
              <w:rPr>
                <w:rFonts w:eastAsia="Aptos" w:cs="Aptos"/>
              </w:rPr>
              <w:delText>Statement</w:delText>
            </w:r>
          </w:del>
          <w:del w:id="1323" w:author="Winston.Huang" w:date="2025-09-02T16:28:00Z">
            <w:r>
              <w:rPr>
                <w:vanish w:val="false"/>
              </w:rPr>
              <w:tab/>
              <w:delText>102</w:delText>
            </w:r>
          </w:del>
        </w:p>
        <w:p>
          <w:pPr>
            <w:pStyle w:val="32"/>
            <w:tabs>
              <w:tab w:val="clear" w:pos="480"/>
              <w:tab w:val="right" w:pos="8255" w:leader="dot"/>
            </w:tabs>
            <w:rPr>
              <w:rFonts w:cs="Arial" w:cstheme="minorBidi"/>
              <w:kern w:val="2"/>
              <w:sz w:val="24"/>
              <w:del w:id="1327" w:author="Winston.Huang" w:date="2025-09-02T16:28:00Z"/>
            </w:rPr>
          </w:pPr>
          <w:del w:id="1325" w:author="Winston.Huang" w:date="2025-09-02T16:28:00Z">
            <w:r>
              <w:rPr>
                <w:rFonts w:eastAsia="Aptos" w:cs="Aptos"/>
              </w:rPr>
              <w:delText>Evidence</w:delText>
            </w:r>
          </w:del>
          <w:del w:id="1326" w:author="Winston.Huang" w:date="2025-09-02T16:28:00Z">
            <w:r>
              <w:rPr>
                <w:vanish w:val="false"/>
              </w:rPr>
              <w:tab/>
              <w:delText>103</w:delText>
            </w:r>
          </w:del>
        </w:p>
        <w:p>
          <w:pPr>
            <w:pStyle w:val="32"/>
            <w:tabs>
              <w:tab w:val="clear" w:pos="480"/>
              <w:tab w:val="right" w:pos="8255" w:leader="dot"/>
            </w:tabs>
            <w:rPr>
              <w:rFonts w:cs="Arial" w:cstheme="minorBidi"/>
              <w:kern w:val="2"/>
              <w:sz w:val="24"/>
              <w:del w:id="1330" w:author="Winston.Huang" w:date="2025-09-02T16:28:00Z"/>
            </w:rPr>
          </w:pPr>
          <w:del w:id="1328" w:author="Winston.Huang" w:date="2025-09-02T16:28:00Z">
            <w:r>
              <w:rPr>
                <w:rFonts w:eastAsia="Aptos" w:cs="Aptos"/>
              </w:rPr>
              <w:delText>Detailed Setting Steps</w:delText>
            </w:r>
          </w:del>
          <w:del w:id="1329" w:author="Winston.Huang" w:date="2025-09-02T16:28:00Z">
            <w:r>
              <w:rPr>
                <w:vanish w:val="false"/>
              </w:rPr>
              <w:tab/>
              <w:delText>103</w:delText>
            </w:r>
          </w:del>
        </w:p>
        <w:p>
          <w:pPr>
            <w:pStyle w:val="13"/>
            <w:rPr>
              <w:rFonts w:cs="Arial" w:cstheme="minorBidi"/>
              <w:kern w:val="2"/>
              <w:sz w:val="24"/>
              <w:del w:id="1333" w:author="Winston.Huang" w:date="2025-09-02T16:28:00Z"/>
            </w:rPr>
          </w:pPr>
          <w:del w:id="1331" w:author="Winston.Huang" w:date="2025-09-02T16:28:00Z">
            <w:r>
              <w:rPr/>
              <w:delText>FR5 – Restricted data flow</w:delText>
            </w:r>
          </w:del>
          <w:del w:id="1332" w:author="Winston.Huang" w:date="2025-09-02T16:28:00Z">
            <w:r>
              <w:rPr>
                <w:vanish w:val="false"/>
              </w:rPr>
              <w:tab/>
              <w:delText>105</w:delText>
            </w:r>
          </w:del>
        </w:p>
        <w:p>
          <w:pPr>
            <w:pStyle w:val="22"/>
            <w:tabs>
              <w:tab w:val="clear" w:pos="480"/>
              <w:tab w:val="right" w:pos="8255" w:leader="dot"/>
            </w:tabs>
            <w:rPr>
              <w:rFonts w:cs="Arial" w:cstheme="minorBidi"/>
              <w:kern w:val="2"/>
              <w:sz w:val="24"/>
              <w:del w:id="1336" w:author="Winston.Huang" w:date="2025-09-02T16:28:00Z"/>
            </w:rPr>
          </w:pPr>
          <w:del w:id="1334" w:author="Winston.Huang" w:date="2025-09-02T16:28:00Z">
            <w:r>
              <w:rPr/>
              <w:delText>CR 5.1 – Network Segmentation</w:delText>
            </w:r>
          </w:del>
          <w:del w:id="1335" w:author="Winston.Huang" w:date="2025-09-02T16:28:00Z">
            <w:r>
              <w:rPr>
                <w:vanish w:val="false"/>
              </w:rPr>
              <w:tab/>
              <w:delText>105</w:delText>
            </w:r>
          </w:del>
        </w:p>
        <w:p>
          <w:pPr>
            <w:pStyle w:val="32"/>
            <w:tabs>
              <w:tab w:val="clear" w:pos="480"/>
              <w:tab w:val="right" w:pos="8255" w:leader="dot"/>
            </w:tabs>
            <w:rPr>
              <w:rFonts w:cs="Arial" w:cstheme="minorBidi"/>
              <w:kern w:val="2"/>
              <w:sz w:val="24"/>
              <w:del w:id="1339" w:author="Winston.Huang" w:date="2025-09-02T16:28:00Z"/>
            </w:rPr>
          </w:pPr>
          <w:del w:id="1337" w:author="Winston.Huang" w:date="2025-09-02T16:28:00Z">
            <w:r>
              <w:rPr>
                <w:rFonts w:eastAsia="Aptos" w:cs="Aptos"/>
              </w:rPr>
              <w:delText>Statement</w:delText>
            </w:r>
          </w:del>
          <w:del w:id="1338" w:author="Winston.Huang" w:date="2025-09-02T16:28:00Z">
            <w:r>
              <w:rPr>
                <w:vanish w:val="false"/>
              </w:rPr>
              <w:tab/>
              <w:delText>105</w:delText>
            </w:r>
          </w:del>
        </w:p>
        <w:p>
          <w:pPr>
            <w:pStyle w:val="32"/>
            <w:tabs>
              <w:tab w:val="clear" w:pos="480"/>
              <w:tab w:val="right" w:pos="8255" w:leader="dot"/>
            </w:tabs>
            <w:rPr>
              <w:rFonts w:cs="Arial" w:cstheme="minorBidi"/>
              <w:kern w:val="2"/>
              <w:sz w:val="24"/>
              <w:del w:id="1342" w:author="Winston.Huang" w:date="2025-09-02T16:28:00Z"/>
            </w:rPr>
          </w:pPr>
          <w:del w:id="1340" w:author="Winston.Huang" w:date="2025-09-02T16:28:00Z">
            <w:r>
              <w:rPr>
                <w:rFonts w:eastAsia="Aptos" w:cs="Aptos"/>
              </w:rPr>
              <w:delText>Evidence</w:delText>
            </w:r>
          </w:del>
          <w:del w:id="1341" w:author="Winston.Huang" w:date="2025-09-02T16:28:00Z">
            <w:r>
              <w:rPr>
                <w:vanish w:val="false"/>
              </w:rPr>
              <w:tab/>
              <w:delText>106</w:delText>
            </w:r>
          </w:del>
        </w:p>
        <w:p>
          <w:pPr>
            <w:pStyle w:val="32"/>
            <w:tabs>
              <w:tab w:val="clear" w:pos="480"/>
              <w:tab w:val="right" w:pos="8255" w:leader="dot"/>
            </w:tabs>
            <w:rPr>
              <w:rFonts w:cs="Arial" w:cstheme="minorBidi"/>
              <w:kern w:val="2"/>
              <w:sz w:val="24"/>
              <w:del w:id="1345" w:author="Winston.Huang" w:date="2025-09-02T16:28:00Z"/>
            </w:rPr>
          </w:pPr>
          <w:del w:id="1343" w:author="Winston.Huang" w:date="2025-09-02T16:28:00Z">
            <w:r>
              <w:rPr>
                <w:rFonts w:eastAsia="Aptos" w:cs="Aptos"/>
              </w:rPr>
              <w:delText>Detailed Setting Steps</w:delText>
            </w:r>
          </w:del>
          <w:del w:id="1344" w:author="Winston.Huang" w:date="2025-09-02T16:28:00Z">
            <w:r>
              <w:rPr>
                <w:vanish w:val="false"/>
              </w:rPr>
              <w:tab/>
              <w:delText>106</w:delText>
            </w:r>
          </w:del>
        </w:p>
        <w:p>
          <w:pPr>
            <w:pStyle w:val="22"/>
            <w:tabs>
              <w:tab w:val="clear" w:pos="480"/>
              <w:tab w:val="right" w:pos="8255" w:leader="dot"/>
            </w:tabs>
            <w:rPr>
              <w:rFonts w:cs="Arial" w:cstheme="minorBidi"/>
              <w:kern w:val="2"/>
              <w:sz w:val="24"/>
              <w:del w:id="1348" w:author="Winston.Huang" w:date="2025-09-02T16:28:00Z"/>
            </w:rPr>
          </w:pPr>
          <w:del w:id="1346" w:author="Winston.Huang" w:date="2025-09-02T16:28:00Z">
            <w:r>
              <w:rPr/>
              <w:delText>CR 6.1 – Auditlog accessibility</w:delText>
            </w:r>
          </w:del>
          <w:del w:id="1347" w:author="Winston.Huang" w:date="2025-09-02T16:28:00Z">
            <w:r>
              <w:rPr>
                <w:vanish w:val="false"/>
              </w:rPr>
              <w:tab/>
              <w:delText>107</w:delText>
            </w:r>
          </w:del>
        </w:p>
        <w:p>
          <w:pPr>
            <w:pStyle w:val="32"/>
            <w:tabs>
              <w:tab w:val="clear" w:pos="480"/>
              <w:tab w:val="right" w:pos="8255" w:leader="dot"/>
            </w:tabs>
            <w:rPr>
              <w:rFonts w:cs="Arial" w:cstheme="minorBidi"/>
              <w:kern w:val="2"/>
              <w:sz w:val="24"/>
              <w:del w:id="1351" w:author="Winston.Huang" w:date="2025-09-02T16:28:00Z"/>
            </w:rPr>
          </w:pPr>
          <w:del w:id="1349" w:author="Winston.Huang" w:date="2025-09-02T16:28:00Z">
            <w:r>
              <w:rPr>
                <w:rFonts w:eastAsia="Aptos" w:cs="Aptos"/>
              </w:rPr>
              <w:delText>Statement</w:delText>
            </w:r>
          </w:del>
          <w:del w:id="1350" w:author="Winston.Huang" w:date="2025-09-02T16:28:00Z">
            <w:r>
              <w:rPr>
                <w:vanish w:val="false"/>
              </w:rPr>
              <w:tab/>
              <w:delText>107</w:delText>
            </w:r>
          </w:del>
        </w:p>
        <w:p>
          <w:pPr>
            <w:pStyle w:val="32"/>
            <w:tabs>
              <w:tab w:val="clear" w:pos="480"/>
              <w:tab w:val="right" w:pos="8255" w:leader="dot"/>
            </w:tabs>
            <w:rPr>
              <w:rFonts w:cs="Arial" w:cstheme="minorBidi"/>
              <w:kern w:val="2"/>
              <w:sz w:val="24"/>
              <w:del w:id="1354" w:author="Winston.Huang" w:date="2025-09-02T16:28:00Z"/>
            </w:rPr>
          </w:pPr>
          <w:del w:id="1352" w:author="Winston.Huang" w:date="2025-09-02T16:28:00Z">
            <w:r>
              <w:rPr>
                <w:rFonts w:eastAsia="Aptos" w:cs="Aptos"/>
              </w:rPr>
              <w:delText>Evidence</w:delText>
            </w:r>
          </w:del>
          <w:del w:id="1353" w:author="Winston.Huang" w:date="2025-09-02T16:28:00Z">
            <w:r>
              <w:rPr>
                <w:vanish w:val="false"/>
              </w:rPr>
              <w:tab/>
              <w:delText>108</w:delText>
            </w:r>
          </w:del>
        </w:p>
        <w:p>
          <w:pPr>
            <w:pStyle w:val="32"/>
            <w:tabs>
              <w:tab w:val="clear" w:pos="480"/>
              <w:tab w:val="right" w:pos="8255" w:leader="dot"/>
            </w:tabs>
            <w:rPr>
              <w:rFonts w:cs="Arial" w:cstheme="minorBidi"/>
              <w:kern w:val="2"/>
              <w:sz w:val="24"/>
              <w:del w:id="1357" w:author="Winston.Huang" w:date="2025-09-02T16:28:00Z"/>
            </w:rPr>
          </w:pPr>
          <w:del w:id="1355" w:author="Winston.Huang" w:date="2025-09-02T16:28:00Z">
            <w:r>
              <w:rPr>
                <w:rFonts w:eastAsia="Aptos" w:cs="Aptos"/>
              </w:rPr>
              <w:delText>Detailed Setting Steps</w:delText>
            </w:r>
          </w:del>
          <w:del w:id="1356" w:author="Winston.Huang" w:date="2025-09-02T16:28:00Z">
            <w:r>
              <w:rPr>
                <w:vanish w:val="false"/>
              </w:rPr>
              <w:tab/>
              <w:delText>108</w:delText>
            </w:r>
          </w:del>
        </w:p>
        <w:p>
          <w:pPr>
            <w:pStyle w:val="22"/>
            <w:tabs>
              <w:tab w:val="clear" w:pos="480"/>
              <w:tab w:val="right" w:pos="8255" w:leader="dot"/>
            </w:tabs>
            <w:rPr>
              <w:rFonts w:cs="Arial" w:cstheme="minorBidi"/>
              <w:kern w:val="2"/>
              <w:sz w:val="24"/>
              <w:del w:id="1361" w:author="Winston.Huang" w:date="2025-09-02T16:28:00Z"/>
            </w:rPr>
          </w:pPr>
          <w:del w:id="1358" w:author="Winston.Huang" w:date="2025-09-02T16:28:00Z">
            <w:r>
              <w:rPr/>
              <w:delText>CR 6.2 –</w:delText>
            </w:r>
          </w:del>
          <w:del w:id="1359" w:author="Winston.Huang" w:date="2025-09-02T16:28:00Z">
            <w:r>
              <w:rPr>
                <w:rFonts w:eastAsia="Aptos" w:cs="Aptos"/>
              </w:rPr>
              <w:delText xml:space="preserve"> Continuous Monitoring</w:delText>
            </w:r>
          </w:del>
          <w:del w:id="1360" w:author="Winston.Huang" w:date="2025-09-02T16:28:00Z">
            <w:r>
              <w:rPr>
                <w:vanish w:val="false"/>
              </w:rPr>
              <w:tab/>
              <w:delText>109</w:delText>
            </w:r>
          </w:del>
        </w:p>
        <w:p>
          <w:pPr>
            <w:pStyle w:val="32"/>
            <w:tabs>
              <w:tab w:val="clear" w:pos="480"/>
              <w:tab w:val="right" w:pos="8255" w:leader="dot"/>
            </w:tabs>
            <w:rPr>
              <w:rFonts w:cs="Arial" w:cstheme="minorBidi"/>
              <w:kern w:val="2"/>
              <w:sz w:val="24"/>
              <w:del w:id="1364" w:author="Winston.Huang" w:date="2025-09-02T16:28:00Z"/>
            </w:rPr>
          </w:pPr>
          <w:del w:id="1362" w:author="Winston.Huang" w:date="2025-09-02T16:28:00Z">
            <w:r>
              <w:rPr>
                <w:rFonts w:eastAsia="Aptos" w:cs="Aptos"/>
              </w:rPr>
              <w:delText>Statement</w:delText>
            </w:r>
          </w:del>
          <w:del w:id="1363" w:author="Winston.Huang" w:date="2025-09-02T16:28:00Z">
            <w:r>
              <w:rPr>
                <w:vanish w:val="false"/>
              </w:rPr>
              <w:tab/>
              <w:delText>110</w:delText>
            </w:r>
          </w:del>
        </w:p>
        <w:p>
          <w:pPr>
            <w:pStyle w:val="32"/>
            <w:tabs>
              <w:tab w:val="clear" w:pos="480"/>
              <w:tab w:val="right" w:pos="8255" w:leader="dot"/>
            </w:tabs>
            <w:rPr>
              <w:rFonts w:cs="Arial" w:cstheme="minorBidi"/>
              <w:kern w:val="2"/>
              <w:sz w:val="24"/>
              <w:del w:id="1367" w:author="Winston.Huang" w:date="2025-09-02T16:28:00Z"/>
            </w:rPr>
          </w:pPr>
          <w:del w:id="1365" w:author="Winston.Huang" w:date="2025-09-02T16:28:00Z">
            <w:r>
              <w:rPr>
                <w:rFonts w:eastAsia="Aptos" w:cs="Aptos"/>
              </w:rPr>
              <w:delText>Evidence</w:delText>
            </w:r>
          </w:del>
          <w:del w:id="1366" w:author="Winston.Huang" w:date="2025-09-02T16:28:00Z">
            <w:r>
              <w:rPr>
                <w:vanish w:val="false"/>
              </w:rPr>
              <w:tab/>
              <w:delText>110</w:delText>
            </w:r>
          </w:del>
        </w:p>
        <w:p>
          <w:pPr>
            <w:pStyle w:val="32"/>
            <w:tabs>
              <w:tab w:val="clear" w:pos="480"/>
              <w:tab w:val="right" w:pos="8255" w:leader="dot"/>
            </w:tabs>
            <w:rPr>
              <w:rFonts w:cs="Arial" w:cstheme="minorBidi"/>
              <w:kern w:val="2"/>
              <w:sz w:val="24"/>
              <w:del w:id="1370" w:author="Winston.Huang" w:date="2025-09-02T16:28:00Z"/>
            </w:rPr>
          </w:pPr>
          <w:del w:id="1368" w:author="Winston.Huang" w:date="2025-09-02T16:28:00Z">
            <w:r>
              <w:rPr>
                <w:rFonts w:eastAsia="Aptos" w:cs="Aptos"/>
              </w:rPr>
              <w:delText>Detailed setting steps</w:delText>
            </w:r>
          </w:del>
          <w:del w:id="1369" w:author="Winston.Huang" w:date="2025-09-02T16:28:00Z">
            <w:r>
              <w:rPr>
                <w:vanish w:val="false"/>
              </w:rPr>
              <w:tab/>
              <w:delText>110</w:delText>
            </w:r>
          </w:del>
        </w:p>
        <w:p>
          <w:pPr>
            <w:pStyle w:val="22"/>
            <w:tabs>
              <w:tab w:val="clear" w:pos="480"/>
              <w:tab w:val="right" w:pos="8255" w:leader="dot"/>
            </w:tabs>
            <w:rPr>
              <w:rFonts w:cs="Arial" w:cstheme="minorBidi"/>
              <w:kern w:val="2"/>
              <w:sz w:val="24"/>
              <w:del w:id="1373" w:author="Winston.Huang" w:date="2025-09-02T16:28:00Z"/>
            </w:rPr>
          </w:pPr>
          <w:del w:id="1371" w:author="Winston.Huang" w:date="2025-09-02T16:28:00Z">
            <w:r>
              <w:rPr/>
              <w:delText>CR 7.1 – Denial of Service Protection</w:delText>
            </w:r>
          </w:del>
          <w:del w:id="1372" w:author="Winston.Huang" w:date="2025-09-02T16:28:00Z">
            <w:r>
              <w:rPr>
                <w:vanish w:val="false"/>
              </w:rPr>
              <w:tab/>
              <w:delText>112</w:delText>
            </w:r>
          </w:del>
        </w:p>
        <w:p>
          <w:pPr>
            <w:pStyle w:val="32"/>
            <w:tabs>
              <w:tab w:val="clear" w:pos="480"/>
              <w:tab w:val="right" w:pos="8255" w:leader="dot"/>
            </w:tabs>
            <w:rPr>
              <w:rFonts w:cs="Arial" w:cstheme="minorBidi"/>
              <w:kern w:val="2"/>
              <w:sz w:val="24"/>
              <w:del w:id="1376" w:author="Winston.Huang" w:date="2025-09-02T16:28:00Z"/>
            </w:rPr>
          </w:pPr>
          <w:del w:id="1374" w:author="Winston.Huang" w:date="2025-09-02T16:28:00Z">
            <w:r>
              <w:rPr>
                <w:rFonts w:eastAsia="Aptos" w:cs="Aptos"/>
              </w:rPr>
              <w:delText>Statement</w:delText>
            </w:r>
          </w:del>
          <w:del w:id="1375" w:author="Winston.Huang" w:date="2025-09-02T16:28:00Z">
            <w:r>
              <w:rPr>
                <w:vanish w:val="false"/>
              </w:rPr>
              <w:tab/>
              <w:delText>112</w:delText>
            </w:r>
          </w:del>
        </w:p>
        <w:p>
          <w:pPr>
            <w:pStyle w:val="32"/>
            <w:tabs>
              <w:tab w:val="clear" w:pos="480"/>
              <w:tab w:val="right" w:pos="8255" w:leader="dot"/>
            </w:tabs>
            <w:rPr>
              <w:rFonts w:cs="Arial" w:cstheme="minorBidi"/>
              <w:kern w:val="2"/>
              <w:sz w:val="24"/>
              <w:del w:id="1379" w:author="Winston.Huang" w:date="2025-09-02T16:28:00Z"/>
            </w:rPr>
          </w:pPr>
          <w:del w:id="1377" w:author="Winston.Huang" w:date="2025-09-02T16:28:00Z">
            <w:r>
              <w:rPr/>
              <w:delText>Evidence</w:delText>
            </w:r>
          </w:del>
          <w:del w:id="1378" w:author="Winston.Huang" w:date="2025-09-02T16:28:00Z">
            <w:r>
              <w:rPr>
                <w:vanish w:val="false"/>
              </w:rPr>
              <w:tab/>
              <w:delText>113</w:delText>
            </w:r>
          </w:del>
        </w:p>
        <w:p>
          <w:pPr>
            <w:pStyle w:val="32"/>
            <w:tabs>
              <w:tab w:val="clear" w:pos="480"/>
              <w:tab w:val="right" w:pos="8255" w:leader="dot"/>
            </w:tabs>
            <w:rPr>
              <w:rFonts w:cs="Arial" w:cstheme="minorBidi"/>
              <w:kern w:val="2"/>
              <w:sz w:val="24"/>
              <w:del w:id="1382" w:author="Winston.Huang" w:date="2025-09-02T16:28:00Z"/>
            </w:rPr>
          </w:pPr>
          <w:del w:id="1380" w:author="Winston.Huang" w:date="2025-09-02T16:28:00Z">
            <w:r>
              <w:rPr>
                <w:rFonts w:eastAsia="Aptos" w:cs="Aptos"/>
              </w:rPr>
              <w:delText>Detailed Setting Steps</w:delText>
            </w:r>
          </w:del>
          <w:del w:id="1381" w:author="Winston.Huang" w:date="2025-09-02T16:28:00Z">
            <w:r>
              <w:rPr>
                <w:vanish w:val="false"/>
              </w:rPr>
              <w:tab/>
              <w:delText>113</w:delText>
            </w:r>
          </w:del>
        </w:p>
        <w:p>
          <w:pPr>
            <w:pStyle w:val="22"/>
            <w:tabs>
              <w:tab w:val="clear" w:pos="480"/>
              <w:tab w:val="right" w:pos="8255" w:leader="dot"/>
            </w:tabs>
            <w:rPr>
              <w:rFonts w:cs="Arial" w:cstheme="minorBidi"/>
              <w:kern w:val="2"/>
              <w:sz w:val="24"/>
              <w:del w:id="1385" w:author="Winston.Huang" w:date="2025-09-02T16:28:00Z"/>
            </w:rPr>
          </w:pPr>
          <w:del w:id="1383" w:author="Winston.Huang" w:date="2025-09-02T16:28:00Z">
            <w:r>
              <w:rPr/>
              <w:delText>CR 7.1(1) – Manage Communication Load from Component</w:delText>
            </w:r>
          </w:del>
          <w:del w:id="1384" w:author="Winston.Huang" w:date="2025-09-02T16:28:00Z">
            <w:r>
              <w:rPr>
                <w:vanish w:val="false"/>
              </w:rPr>
              <w:tab/>
              <w:delText>114</w:delText>
            </w:r>
          </w:del>
        </w:p>
        <w:p>
          <w:pPr>
            <w:pStyle w:val="32"/>
            <w:tabs>
              <w:tab w:val="clear" w:pos="480"/>
              <w:tab w:val="right" w:pos="8255" w:leader="dot"/>
            </w:tabs>
            <w:rPr>
              <w:rFonts w:cs="Arial" w:cstheme="minorBidi"/>
              <w:kern w:val="2"/>
              <w:sz w:val="24"/>
              <w:del w:id="1388" w:author="Winston.Huang" w:date="2025-09-02T16:28:00Z"/>
            </w:rPr>
          </w:pPr>
          <w:del w:id="1386" w:author="Winston.Huang" w:date="2025-09-02T16:28:00Z">
            <w:r>
              <w:rPr>
                <w:rFonts w:eastAsia="Aptos" w:cs="Aptos"/>
              </w:rPr>
              <w:delText>Statement</w:delText>
            </w:r>
          </w:del>
          <w:del w:id="1387" w:author="Winston.Huang" w:date="2025-09-02T16:28:00Z">
            <w:r>
              <w:rPr>
                <w:vanish w:val="false"/>
              </w:rPr>
              <w:tab/>
              <w:delText>114</w:delText>
            </w:r>
          </w:del>
        </w:p>
        <w:p>
          <w:pPr>
            <w:pStyle w:val="32"/>
            <w:tabs>
              <w:tab w:val="clear" w:pos="480"/>
              <w:tab w:val="right" w:pos="8255" w:leader="dot"/>
            </w:tabs>
            <w:rPr>
              <w:rFonts w:cs="Arial" w:cstheme="minorBidi"/>
              <w:kern w:val="2"/>
              <w:sz w:val="24"/>
              <w:del w:id="1391" w:author="Winston.Huang" w:date="2025-09-02T16:28:00Z"/>
            </w:rPr>
          </w:pPr>
          <w:del w:id="1389" w:author="Winston.Huang" w:date="2025-09-02T16:28:00Z">
            <w:r>
              <w:rPr/>
              <w:delText>Evidence</w:delText>
            </w:r>
          </w:del>
          <w:del w:id="1390" w:author="Winston.Huang" w:date="2025-09-02T16:28:00Z">
            <w:r>
              <w:rPr>
                <w:vanish w:val="false"/>
              </w:rPr>
              <w:tab/>
              <w:delText>114</w:delText>
            </w:r>
          </w:del>
        </w:p>
        <w:p>
          <w:pPr>
            <w:pStyle w:val="32"/>
            <w:tabs>
              <w:tab w:val="clear" w:pos="480"/>
              <w:tab w:val="right" w:pos="8255" w:leader="dot"/>
            </w:tabs>
            <w:rPr>
              <w:rFonts w:cs="Arial" w:cstheme="minorBidi"/>
              <w:kern w:val="2"/>
              <w:sz w:val="24"/>
              <w:del w:id="1394" w:author="Winston.Huang" w:date="2025-09-02T16:28:00Z"/>
            </w:rPr>
          </w:pPr>
          <w:del w:id="1392" w:author="Winston.Huang" w:date="2025-09-02T16:28:00Z">
            <w:r>
              <w:rPr>
                <w:rFonts w:eastAsia="Aptos" w:cs="Aptos"/>
              </w:rPr>
              <w:delText>Detailed Setting Steps</w:delText>
            </w:r>
          </w:del>
          <w:del w:id="1393" w:author="Winston.Huang" w:date="2025-09-02T16:28:00Z">
            <w:r>
              <w:rPr>
                <w:vanish w:val="false"/>
              </w:rPr>
              <w:tab/>
              <w:delText>114</w:delText>
            </w:r>
          </w:del>
        </w:p>
        <w:p>
          <w:pPr>
            <w:pStyle w:val="22"/>
            <w:tabs>
              <w:tab w:val="clear" w:pos="480"/>
              <w:tab w:val="right" w:pos="8255" w:leader="dot"/>
            </w:tabs>
            <w:rPr>
              <w:rFonts w:cs="Arial" w:cstheme="minorBidi"/>
              <w:kern w:val="2"/>
              <w:sz w:val="24"/>
              <w:del w:id="1397" w:author="Winston.Huang" w:date="2025-09-02T16:28:00Z"/>
            </w:rPr>
          </w:pPr>
          <w:del w:id="1395" w:author="Winston.Huang" w:date="2025-09-02T16:28:00Z">
            <w:r>
              <w:rPr/>
              <w:delText>CR 7.2– Resource Management.</w:delText>
            </w:r>
          </w:del>
          <w:del w:id="1396" w:author="Winston.Huang" w:date="2025-09-02T16:28:00Z">
            <w:r>
              <w:rPr>
                <w:vanish w:val="false"/>
              </w:rPr>
              <w:tab/>
              <w:delText>115</w:delText>
            </w:r>
          </w:del>
        </w:p>
        <w:p>
          <w:pPr>
            <w:pStyle w:val="32"/>
            <w:tabs>
              <w:tab w:val="clear" w:pos="480"/>
              <w:tab w:val="right" w:pos="8255" w:leader="dot"/>
            </w:tabs>
            <w:rPr>
              <w:rFonts w:cs="Arial" w:cstheme="minorBidi"/>
              <w:kern w:val="2"/>
              <w:sz w:val="24"/>
              <w:del w:id="1400" w:author="Winston.Huang" w:date="2025-09-02T16:28:00Z"/>
            </w:rPr>
          </w:pPr>
          <w:del w:id="1398" w:author="Winston.Huang" w:date="2025-09-02T16:28:00Z">
            <w:r>
              <w:rPr>
                <w:rFonts w:eastAsia="Aptos" w:cs="Aptos"/>
              </w:rPr>
              <w:delText>Statement</w:delText>
            </w:r>
          </w:del>
          <w:del w:id="1399" w:author="Winston.Huang" w:date="2025-09-02T16:28:00Z">
            <w:r>
              <w:rPr>
                <w:vanish w:val="false"/>
              </w:rPr>
              <w:tab/>
              <w:delText>115</w:delText>
            </w:r>
          </w:del>
        </w:p>
        <w:p>
          <w:pPr>
            <w:pStyle w:val="32"/>
            <w:tabs>
              <w:tab w:val="clear" w:pos="480"/>
              <w:tab w:val="right" w:pos="8255" w:leader="dot"/>
            </w:tabs>
            <w:rPr>
              <w:rFonts w:cs="Arial" w:cstheme="minorBidi"/>
              <w:kern w:val="2"/>
              <w:sz w:val="24"/>
              <w:del w:id="1403" w:author="Winston.Huang" w:date="2025-09-02T16:28:00Z"/>
            </w:rPr>
          </w:pPr>
          <w:del w:id="1401" w:author="Winston.Huang" w:date="2025-09-02T16:28:00Z">
            <w:r>
              <w:rPr/>
              <w:delText>Evidence</w:delText>
            </w:r>
          </w:del>
          <w:del w:id="1402" w:author="Winston.Huang" w:date="2025-09-02T16:28:00Z">
            <w:r>
              <w:rPr>
                <w:vanish w:val="false"/>
              </w:rPr>
              <w:tab/>
              <w:delText>116</w:delText>
            </w:r>
          </w:del>
        </w:p>
        <w:p>
          <w:pPr>
            <w:pStyle w:val="32"/>
            <w:tabs>
              <w:tab w:val="clear" w:pos="480"/>
              <w:tab w:val="right" w:pos="8255" w:leader="dot"/>
            </w:tabs>
            <w:rPr>
              <w:rFonts w:cs="Arial" w:cstheme="minorBidi"/>
              <w:kern w:val="2"/>
              <w:sz w:val="24"/>
              <w:del w:id="1406" w:author="Winston.Huang" w:date="2025-09-02T16:28:00Z"/>
            </w:rPr>
          </w:pPr>
          <w:del w:id="1404" w:author="Winston.Huang" w:date="2025-09-02T16:28:00Z">
            <w:r>
              <w:rPr>
                <w:rFonts w:eastAsia="Aptos" w:cs="Aptos"/>
              </w:rPr>
              <w:delText>Detailed Setting Steps</w:delText>
            </w:r>
          </w:del>
          <w:del w:id="1405" w:author="Winston.Huang" w:date="2025-09-02T16:28:00Z">
            <w:r>
              <w:rPr>
                <w:vanish w:val="false"/>
              </w:rPr>
              <w:tab/>
              <w:delText>116</w:delText>
            </w:r>
          </w:del>
        </w:p>
        <w:p>
          <w:pPr>
            <w:pStyle w:val="22"/>
            <w:tabs>
              <w:tab w:val="clear" w:pos="480"/>
              <w:tab w:val="right" w:pos="8255" w:leader="dot"/>
            </w:tabs>
            <w:rPr>
              <w:rFonts w:cs="Arial" w:cstheme="minorBidi"/>
              <w:kern w:val="2"/>
              <w:sz w:val="24"/>
              <w:del w:id="1409" w:author="Winston.Huang" w:date="2025-09-02T16:28:00Z"/>
            </w:rPr>
          </w:pPr>
          <w:del w:id="1407" w:author="Winston.Huang" w:date="2025-09-02T16:28:00Z">
            <w:r>
              <w:rPr/>
              <w:delText>CR 7.3 – Control system backup</w:delText>
            </w:r>
          </w:del>
          <w:del w:id="1408" w:author="Winston.Huang" w:date="2025-09-02T16:28:00Z">
            <w:r>
              <w:rPr>
                <w:vanish w:val="false"/>
              </w:rPr>
              <w:tab/>
              <w:delText>116</w:delText>
            </w:r>
          </w:del>
        </w:p>
        <w:p>
          <w:pPr>
            <w:pStyle w:val="32"/>
            <w:tabs>
              <w:tab w:val="clear" w:pos="480"/>
              <w:tab w:val="right" w:pos="8255" w:leader="dot"/>
            </w:tabs>
            <w:rPr>
              <w:rFonts w:cs="Arial" w:cstheme="minorBidi"/>
              <w:kern w:val="2"/>
              <w:sz w:val="24"/>
              <w:del w:id="1412" w:author="Winston.Huang" w:date="2025-09-02T16:28:00Z"/>
            </w:rPr>
          </w:pPr>
          <w:del w:id="1410" w:author="Winston.Huang" w:date="2025-09-02T16:28:00Z">
            <w:r>
              <w:rPr>
                <w:rFonts w:eastAsia="Aptos" w:cs="Aptos"/>
              </w:rPr>
              <w:delText>Statement</w:delText>
            </w:r>
          </w:del>
          <w:del w:id="1411" w:author="Winston.Huang" w:date="2025-09-02T16:28:00Z">
            <w:r>
              <w:rPr>
                <w:vanish w:val="false"/>
              </w:rPr>
              <w:tab/>
              <w:delText>116</w:delText>
            </w:r>
          </w:del>
        </w:p>
        <w:p>
          <w:pPr>
            <w:pStyle w:val="32"/>
            <w:tabs>
              <w:tab w:val="clear" w:pos="480"/>
              <w:tab w:val="right" w:pos="8255" w:leader="dot"/>
            </w:tabs>
            <w:rPr>
              <w:rFonts w:cs="Arial" w:cstheme="minorBidi"/>
              <w:kern w:val="2"/>
              <w:sz w:val="24"/>
              <w:del w:id="1415" w:author="Winston.Huang" w:date="2025-09-02T16:28:00Z"/>
            </w:rPr>
          </w:pPr>
          <w:del w:id="1413" w:author="Winston.Huang" w:date="2025-09-02T16:28:00Z">
            <w:r>
              <w:rPr/>
              <w:delText>Evidence</w:delText>
            </w:r>
          </w:del>
          <w:del w:id="1414" w:author="Winston.Huang" w:date="2025-09-02T16:28:00Z">
            <w:r>
              <w:rPr>
                <w:vanish w:val="false"/>
              </w:rPr>
              <w:tab/>
              <w:delText>116</w:delText>
            </w:r>
          </w:del>
        </w:p>
        <w:p>
          <w:pPr>
            <w:pStyle w:val="32"/>
            <w:tabs>
              <w:tab w:val="clear" w:pos="480"/>
              <w:tab w:val="right" w:pos="8255" w:leader="dot"/>
            </w:tabs>
            <w:rPr>
              <w:rFonts w:cs="Arial" w:cstheme="minorBidi"/>
              <w:kern w:val="2"/>
              <w:sz w:val="24"/>
              <w:del w:id="1418" w:author="Winston.Huang" w:date="2025-09-02T16:28:00Z"/>
            </w:rPr>
          </w:pPr>
          <w:del w:id="1416" w:author="Winston.Huang" w:date="2025-09-02T16:28:00Z">
            <w:r>
              <w:rPr>
                <w:rFonts w:eastAsia="Aptos" w:cs="Aptos"/>
              </w:rPr>
              <w:delText>Detailed Setting Steps</w:delText>
            </w:r>
          </w:del>
          <w:del w:id="1417" w:author="Winston.Huang" w:date="2025-09-02T16:28:00Z">
            <w:r>
              <w:rPr>
                <w:vanish w:val="false"/>
              </w:rPr>
              <w:tab/>
              <w:delText>117</w:delText>
            </w:r>
          </w:del>
        </w:p>
        <w:p>
          <w:pPr>
            <w:pStyle w:val="22"/>
            <w:tabs>
              <w:tab w:val="clear" w:pos="480"/>
              <w:tab w:val="right" w:pos="8255" w:leader="dot"/>
            </w:tabs>
            <w:rPr>
              <w:rFonts w:cs="Arial" w:cstheme="minorBidi"/>
              <w:kern w:val="2"/>
              <w:sz w:val="24"/>
              <w:del w:id="1421" w:author="Winston.Huang" w:date="2025-09-02T16:28:00Z"/>
            </w:rPr>
          </w:pPr>
          <w:del w:id="1419" w:author="Winston.Huang" w:date="2025-09-02T16:28:00Z">
            <w:r>
              <w:rPr/>
              <w:delText>CR 7.3(1) – Backup Integrity Verification</w:delText>
            </w:r>
          </w:del>
          <w:del w:id="1420" w:author="Winston.Huang" w:date="2025-09-02T16:28:00Z">
            <w:r>
              <w:rPr>
                <w:vanish w:val="false"/>
              </w:rPr>
              <w:tab/>
              <w:delText>117</w:delText>
            </w:r>
          </w:del>
        </w:p>
        <w:p>
          <w:pPr>
            <w:pStyle w:val="32"/>
            <w:tabs>
              <w:tab w:val="clear" w:pos="480"/>
              <w:tab w:val="right" w:pos="8255" w:leader="dot"/>
            </w:tabs>
            <w:rPr>
              <w:rFonts w:cs="Arial" w:cstheme="minorBidi"/>
              <w:kern w:val="2"/>
              <w:sz w:val="24"/>
              <w:del w:id="1424" w:author="Winston.Huang" w:date="2025-09-02T16:28:00Z"/>
            </w:rPr>
          </w:pPr>
          <w:del w:id="1422" w:author="Winston.Huang" w:date="2025-09-02T16:28:00Z">
            <w:r>
              <w:rPr>
                <w:rFonts w:eastAsia="Aptos" w:cs="Aptos"/>
              </w:rPr>
              <w:delText>Statement</w:delText>
            </w:r>
          </w:del>
          <w:del w:id="1423" w:author="Winston.Huang" w:date="2025-09-02T16:28:00Z">
            <w:r>
              <w:rPr>
                <w:vanish w:val="false"/>
              </w:rPr>
              <w:tab/>
              <w:delText>117</w:delText>
            </w:r>
          </w:del>
        </w:p>
        <w:p>
          <w:pPr>
            <w:pStyle w:val="32"/>
            <w:tabs>
              <w:tab w:val="clear" w:pos="480"/>
              <w:tab w:val="right" w:pos="8255" w:leader="dot"/>
            </w:tabs>
            <w:rPr>
              <w:rFonts w:cs="Arial" w:cstheme="minorBidi"/>
              <w:kern w:val="2"/>
              <w:sz w:val="24"/>
              <w:del w:id="1427" w:author="Winston.Huang" w:date="2025-09-02T16:28:00Z"/>
            </w:rPr>
          </w:pPr>
          <w:del w:id="1425" w:author="Winston.Huang" w:date="2025-09-02T16:28:00Z">
            <w:r>
              <w:rPr/>
              <w:delText>Evidence</w:delText>
            </w:r>
          </w:del>
          <w:del w:id="1426" w:author="Winston.Huang" w:date="2025-09-02T16:28:00Z">
            <w:r>
              <w:rPr>
                <w:vanish w:val="false"/>
              </w:rPr>
              <w:tab/>
              <w:delText>117</w:delText>
            </w:r>
          </w:del>
        </w:p>
        <w:p>
          <w:pPr>
            <w:pStyle w:val="32"/>
            <w:tabs>
              <w:tab w:val="clear" w:pos="480"/>
              <w:tab w:val="right" w:pos="8255" w:leader="dot"/>
            </w:tabs>
            <w:rPr>
              <w:rFonts w:cs="Arial" w:cstheme="minorBidi"/>
              <w:kern w:val="2"/>
              <w:sz w:val="24"/>
              <w:del w:id="1430" w:author="Winston.Huang" w:date="2025-09-02T16:28:00Z"/>
            </w:rPr>
          </w:pPr>
          <w:del w:id="1428" w:author="Winston.Huang" w:date="2025-09-02T16:28:00Z">
            <w:r>
              <w:rPr>
                <w:rFonts w:eastAsia="Aptos" w:cs="Aptos"/>
              </w:rPr>
              <w:delText>Detailed Setting Steps</w:delText>
            </w:r>
          </w:del>
          <w:del w:id="1429" w:author="Winston.Huang" w:date="2025-09-02T16:28:00Z">
            <w:r>
              <w:rPr>
                <w:vanish w:val="false"/>
              </w:rPr>
              <w:tab/>
              <w:delText>117</w:delText>
            </w:r>
          </w:del>
        </w:p>
        <w:p>
          <w:pPr>
            <w:pStyle w:val="22"/>
            <w:tabs>
              <w:tab w:val="clear" w:pos="480"/>
              <w:tab w:val="right" w:pos="8255" w:leader="dot"/>
            </w:tabs>
            <w:rPr>
              <w:rFonts w:cs="Arial" w:cstheme="minorBidi"/>
              <w:kern w:val="2"/>
              <w:sz w:val="24"/>
              <w:del w:id="1433" w:author="Winston.Huang" w:date="2025-09-02T16:28:00Z"/>
            </w:rPr>
          </w:pPr>
          <w:del w:id="1431" w:author="Winston.Huang" w:date="2025-09-02T16:28:00Z">
            <w:r>
              <w:rPr/>
              <w:delText>CR 7.4 – Control system recovery and reconstitution</w:delText>
            </w:r>
          </w:del>
          <w:del w:id="1432" w:author="Winston.Huang" w:date="2025-09-02T16:28:00Z">
            <w:r>
              <w:rPr>
                <w:vanish w:val="false"/>
              </w:rPr>
              <w:tab/>
              <w:delText>118</w:delText>
            </w:r>
          </w:del>
        </w:p>
        <w:p>
          <w:pPr>
            <w:pStyle w:val="32"/>
            <w:tabs>
              <w:tab w:val="clear" w:pos="480"/>
              <w:tab w:val="right" w:pos="8255" w:leader="dot"/>
            </w:tabs>
            <w:rPr>
              <w:rFonts w:cs="Arial" w:cstheme="minorBidi"/>
              <w:kern w:val="2"/>
              <w:sz w:val="24"/>
              <w:del w:id="1436" w:author="Winston.Huang" w:date="2025-09-02T16:28:00Z"/>
            </w:rPr>
          </w:pPr>
          <w:del w:id="1434" w:author="Winston.Huang" w:date="2025-09-02T16:28:00Z">
            <w:r>
              <w:rPr>
                <w:rFonts w:eastAsia="Aptos" w:cs="Aptos"/>
              </w:rPr>
              <w:delText>Statement</w:delText>
            </w:r>
          </w:del>
          <w:del w:id="1435" w:author="Winston.Huang" w:date="2025-09-02T16:28:00Z">
            <w:r>
              <w:rPr>
                <w:vanish w:val="false"/>
              </w:rPr>
              <w:tab/>
              <w:delText>119</w:delText>
            </w:r>
          </w:del>
        </w:p>
        <w:p>
          <w:pPr>
            <w:pStyle w:val="32"/>
            <w:tabs>
              <w:tab w:val="clear" w:pos="480"/>
              <w:tab w:val="right" w:pos="8255" w:leader="dot"/>
            </w:tabs>
            <w:rPr>
              <w:rFonts w:cs="Arial" w:cstheme="minorBidi"/>
              <w:kern w:val="2"/>
              <w:sz w:val="24"/>
              <w:del w:id="1439" w:author="Winston.Huang" w:date="2025-09-02T16:28:00Z"/>
            </w:rPr>
          </w:pPr>
          <w:del w:id="1437" w:author="Winston.Huang" w:date="2025-09-02T16:28:00Z">
            <w:r>
              <w:rPr/>
              <w:delText>Evidence</w:delText>
            </w:r>
          </w:del>
          <w:del w:id="1438" w:author="Winston.Huang" w:date="2025-09-02T16:28:00Z">
            <w:r>
              <w:rPr>
                <w:vanish w:val="false"/>
              </w:rPr>
              <w:tab/>
              <w:delText>119</w:delText>
            </w:r>
          </w:del>
        </w:p>
        <w:p>
          <w:pPr>
            <w:pStyle w:val="32"/>
            <w:tabs>
              <w:tab w:val="clear" w:pos="480"/>
              <w:tab w:val="right" w:pos="8255" w:leader="dot"/>
            </w:tabs>
            <w:rPr>
              <w:rFonts w:cs="Arial" w:cstheme="minorBidi"/>
              <w:kern w:val="2"/>
              <w:sz w:val="24"/>
              <w:del w:id="1442" w:author="Winston.Huang" w:date="2025-09-02T16:28:00Z"/>
            </w:rPr>
          </w:pPr>
          <w:del w:id="1440" w:author="Winston.Huang" w:date="2025-09-02T16:28:00Z">
            <w:r>
              <w:rPr>
                <w:rFonts w:eastAsia="Aptos" w:cs="Aptos"/>
              </w:rPr>
              <w:delText>Detailed Setting Steps</w:delText>
            </w:r>
          </w:del>
          <w:del w:id="1441" w:author="Winston.Huang" w:date="2025-09-02T16:28:00Z">
            <w:r>
              <w:rPr>
                <w:vanish w:val="false"/>
              </w:rPr>
              <w:tab/>
              <w:delText>119</w:delText>
            </w:r>
          </w:del>
        </w:p>
        <w:p>
          <w:pPr>
            <w:pStyle w:val="22"/>
            <w:tabs>
              <w:tab w:val="clear" w:pos="480"/>
              <w:tab w:val="right" w:pos="8255" w:leader="dot"/>
            </w:tabs>
            <w:rPr>
              <w:rFonts w:cs="Arial" w:cstheme="minorBidi"/>
              <w:kern w:val="2"/>
              <w:sz w:val="24"/>
              <w:del w:id="1445" w:author="Winston.Huang" w:date="2025-09-02T16:28:00Z"/>
            </w:rPr>
          </w:pPr>
          <w:del w:id="1443" w:author="Winston.Huang" w:date="2025-09-02T16:28:00Z">
            <w:r>
              <w:rPr/>
              <w:delText>CR 7.6 – Network and security configuration settings</w:delText>
            </w:r>
          </w:del>
          <w:del w:id="1444" w:author="Winston.Huang" w:date="2025-09-02T16:28:00Z">
            <w:r>
              <w:rPr>
                <w:vanish w:val="false"/>
              </w:rPr>
              <w:tab/>
              <w:delText>120</w:delText>
            </w:r>
          </w:del>
        </w:p>
        <w:p>
          <w:pPr>
            <w:pStyle w:val="32"/>
            <w:tabs>
              <w:tab w:val="clear" w:pos="480"/>
              <w:tab w:val="right" w:pos="8255" w:leader="dot"/>
            </w:tabs>
            <w:rPr>
              <w:rFonts w:cs="Arial" w:cstheme="minorBidi"/>
              <w:kern w:val="2"/>
              <w:sz w:val="24"/>
              <w:del w:id="1448" w:author="Winston.Huang" w:date="2025-09-02T16:28:00Z"/>
            </w:rPr>
          </w:pPr>
          <w:del w:id="1446" w:author="Winston.Huang" w:date="2025-09-02T16:28:00Z">
            <w:r>
              <w:rPr>
                <w:rFonts w:eastAsia="Aptos" w:cs="Aptos"/>
              </w:rPr>
              <w:delText>Statement</w:delText>
            </w:r>
          </w:del>
          <w:del w:id="1447" w:author="Winston.Huang" w:date="2025-09-02T16:28:00Z">
            <w:r>
              <w:rPr>
                <w:vanish w:val="false"/>
              </w:rPr>
              <w:tab/>
              <w:delText>120</w:delText>
            </w:r>
          </w:del>
        </w:p>
        <w:p>
          <w:pPr>
            <w:pStyle w:val="32"/>
            <w:tabs>
              <w:tab w:val="clear" w:pos="480"/>
              <w:tab w:val="right" w:pos="8255" w:leader="dot"/>
            </w:tabs>
            <w:rPr>
              <w:rFonts w:cs="Arial" w:cstheme="minorBidi"/>
              <w:kern w:val="2"/>
              <w:sz w:val="24"/>
              <w:del w:id="1451" w:author="Winston.Huang" w:date="2025-09-02T16:28:00Z"/>
            </w:rPr>
          </w:pPr>
          <w:del w:id="1449" w:author="Winston.Huang" w:date="2025-09-02T16:28:00Z">
            <w:r>
              <w:rPr/>
              <w:delText>Evidence</w:delText>
            </w:r>
          </w:del>
          <w:del w:id="1450" w:author="Winston.Huang" w:date="2025-09-02T16:28:00Z">
            <w:r>
              <w:rPr>
                <w:vanish w:val="false"/>
              </w:rPr>
              <w:tab/>
              <w:delText>121</w:delText>
            </w:r>
          </w:del>
        </w:p>
        <w:p>
          <w:pPr>
            <w:pStyle w:val="32"/>
            <w:tabs>
              <w:tab w:val="clear" w:pos="480"/>
              <w:tab w:val="right" w:pos="8255" w:leader="dot"/>
            </w:tabs>
            <w:rPr>
              <w:rFonts w:cs="Arial" w:cstheme="minorBidi"/>
              <w:kern w:val="2"/>
              <w:sz w:val="24"/>
              <w:del w:id="1454" w:author="Winston.Huang" w:date="2025-09-02T16:28:00Z"/>
            </w:rPr>
          </w:pPr>
          <w:del w:id="1452" w:author="Winston.Huang" w:date="2025-09-02T16:28:00Z">
            <w:r>
              <w:rPr>
                <w:rFonts w:eastAsia="Aptos" w:cs="Aptos"/>
              </w:rPr>
              <w:delText>Detailed Setting Steps:</w:delText>
            </w:r>
          </w:del>
          <w:del w:id="1453" w:author="Winston.Huang" w:date="2025-09-02T16:28:00Z">
            <w:r>
              <w:rPr>
                <w:vanish w:val="false"/>
              </w:rPr>
              <w:tab/>
              <w:delText>121</w:delText>
            </w:r>
          </w:del>
        </w:p>
        <w:p>
          <w:pPr>
            <w:pStyle w:val="22"/>
            <w:tabs>
              <w:tab w:val="clear" w:pos="480"/>
              <w:tab w:val="right" w:pos="8255" w:leader="dot"/>
            </w:tabs>
            <w:rPr>
              <w:rFonts w:cs="Arial" w:cstheme="minorBidi"/>
              <w:kern w:val="2"/>
              <w:sz w:val="24"/>
              <w:del w:id="1457" w:author="Winston.Huang" w:date="2025-09-02T16:28:00Z"/>
            </w:rPr>
          </w:pPr>
          <w:del w:id="1455" w:author="Winston.Huang" w:date="2025-09-02T16:28:00Z">
            <w:r>
              <w:rPr/>
              <w:delText>CR 7.7 – Least Functionality</w:delText>
            </w:r>
          </w:del>
          <w:del w:id="1456" w:author="Winston.Huang" w:date="2025-09-02T16:28:00Z">
            <w:r>
              <w:rPr>
                <w:vanish w:val="false"/>
              </w:rPr>
              <w:tab/>
              <w:delText>122</w:delText>
            </w:r>
          </w:del>
        </w:p>
        <w:p>
          <w:pPr>
            <w:pStyle w:val="32"/>
            <w:tabs>
              <w:tab w:val="clear" w:pos="480"/>
              <w:tab w:val="right" w:pos="8255" w:leader="dot"/>
            </w:tabs>
            <w:rPr>
              <w:rFonts w:cs="Arial" w:cstheme="minorBidi"/>
              <w:kern w:val="2"/>
              <w:sz w:val="24"/>
              <w:del w:id="1460" w:author="Winston.Huang" w:date="2025-09-02T16:28:00Z"/>
            </w:rPr>
          </w:pPr>
          <w:del w:id="1458" w:author="Winston.Huang" w:date="2025-09-02T16:28:00Z">
            <w:r>
              <w:rPr>
                <w:rFonts w:eastAsia="Aptos" w:cs="Aptos"/>
              </w:rPr>
              <w:delText>Statement</w:delText>
            </w:r>
          </w:del>
          <w:del w:id="1459" w:author="Winston.Huang" w:date="2025-09-02T16:28:00Z">
            <w:r>
              <w:rPr>
                <w:vanish w:val="false"/>
              </w:rPr>
              <w:tab/>
              <w:delText>122</w:delText>
            </w:r>
          </w:del>
        </w:p>
        <w:p>
          <w:pPr>
            <w:pStyle w:val="32"/>
            <w:tabs>
              <w:tab w:val="clear" w:pos="480"/>
              <w:tab w:val="right" w:pos="8255" w:leader="dot"/>
            </w:tabs>
            <w:rPr>
              <w:rFonts w:cs="Arial" w:cstheme="minorBidi"/>
              <w:kern w:val="2"/>
              <w:sz w:val="24"/>
              <w:del w:id="1463" w:author="Winston.Huang" w:date="2025-09-02T16:28:00Z"/>
            </w:rPr>
          </w:pPr>
          <w:del w:id="1461" w:author="Winston.Huang" w:date="2025-09-02T16:28:00Z">
            <w:r>
              <w:rPr/>
              <w:delText>Evidence</w:delText>
            </w:r>
          </w:del>
          <w:del w:id="1462" w:author="Winston.Huang" w:date="2025-09-02T16:28:00Z">
            <w:r>
              <w:rPr>
                <w:vanish w:val="false"/>
              </w:rPr>
              <w:tab/>
              <w:delText>123</w:delText>
            </w:r>
          </w:del>
        </w:p>
        <w:p>
          <w:pPr>
            <w:pStyle w:val="32"/>
            <w:tabs>
              <w:tab w:val="clear" w:pos="480"/>
              <w:tab w:val="right" w:pos="8255" w:leader="dot"/>
            </w:tabs>
            <w:rPr>
              <w:rFonts w:cs="Arial" w:cstheme="minorBidi"/>
              <w:kern w:val="2"/>
              <w:sz w:val="24"/>
              <w:del w:id="1466" w:author="Winston.Huang" w:date="2025-09-02T16:28:00Z"/>
            </w:rPr>
          </w:pPr>
          <w:del w:id="1464" w:author="Winston.Huang" w:date="2025-09-02T16:28:00Z">
            <w:r>
              <w:rPr>
                <w:rFonts w:eastAsia="Aptos" w:cs="Aptos"/>
              </w:rPr>
              <w:delText>Detailed Setting Steps</w:delText>
            </w:r>
          </w:del>
          <w:del w:id="1465" w:author="Winston.Huang" w:date="2025-09-02T16:28:00Z">
            <w:r>
              <w:rPr>
                <w:vanish w:val="false"/>
              </w:rPr>
              <w:tab/>
              <w:delText>123</w:delText>
            </w:r>
          </w:del>
        </w:p>
        <w:p>
          <w:pPr>
            <w:pStyle w:val="22"/>
            <w:tabs>
              <w:tab w:val="clear" w:pos="480"/>
              <w:tab w:val="right" w:pos="8255" w:leader="dot"/>
            </w:tabs>
            <w:rPr>
              <w:rFonts w:cs="Arial" w:cstheme="minorBidi"/>
              <w:kern w:val="2"/>
              <w:sz w:val="24"/>
              <w:del w:id="1469" w:author="Winston.Huang" w:date="2025-09-02T16:28:00Z"/>
            </w:rPr>
          </w:pPr>
          <w:del w:id="1467" w:author="Winston.Huang" w:date="2025-09-02T16:28:00Z">
            <w:r>
              <w:rPr/>
              <w:delText>CR 7.8 – Control system component inventory</w:delText>
            </w:r>
          </w:del>
          <w:del w:id="1468" w:author="Winston.Huang" w:date="2025-09-02T16:28:00Z">
            <w:r>
              <w:rPr>
                <w:vanish w:val="false"/>
              </w:rPr>
              <w:tab/>
              <w:delText>123</w:delText>
            </w:r>
          </w:del>
        </w:p>
        <w:p>
          <w:pPr>
            <w:pStyle w:val="32"/>
            <w:tabs>
              <w:tab w:val="clear" w:pos="480"/>
              <w:tab w:val="right" w:pos="8255" w:leader="dot"/>
            </w:tabs>
            <w:rPr>
              <w:rFonts w:cs="Arial" w:cstheme="minorBidi"/>
              <w:kern w:val="2"/>
              <w:sz w:val="24"/>
              <w:del w:id="1472" w:author="Winston.Huang" w:date="2025-09-02T16:28:00Z"/>
            </w:rPr>
          </w:pPr>
          <w:del w:id="1470" w:author="Winston.Huang" w:date="2025-09-02T16:28:00Z">
            <w:r>
              <w:rPr>
                <w:rFonts w:eastAsia="Aptos" w:cs="Aptos"/>
              </w:rPr>
              <w:delText>Statement</w:delText>
            </w:r>
          </w:del>
          <w:del w:id="1471" w:author="Winston.Huang" w:date="2025-09-02T16:28:00Z">
            <w:r>
              <w:rPr>
                <w:vanish w:val="false"/>
              </w:rPr>
              <w:tab/>
              <w:delText>124</w:delText>
            </w:r>
          </w:del>
        </w:p>
        <w:p>
          <w:pPr>
            <w:pStyle w:val="32"/>
            <w:tabs>
              <w:tab w:val="clear" w:pos="480"/>
              <w:tab w:val="right" w:pos="8255" w:leader="dot"/>
            </w:tabs>
            <w:rPr>
              <w:rFonts w:cs="Arial" w:cstheme="minorBidi"/>
              <w:kern w:val="2"/>
              <w:sz w:val="24"/>
              <w:del w:id="1475" w:author="Winston.Huang" w:date="2025-09-02T16:28:00Z"/>
            </w:rPr>
          </w:pPr>
          <w:del w:id="1473" w:author="Winston.Huang" w:date="2025-09-02T16:28:00Z">
            <w:r>
              <w:rPr/>
              <w:delText>Evidence</w:delText>
            </w:r>
          </w:del>
          <w:del w:id="1474" w:author="Winston.Huang" w:date="2025-09-02T16:28:00Z">
            <w:r>
              <w:rPr>
                <w:vanish w:val="false"/>
              </w:rPr>
              <w:tab/>
              <w:delText>124</w:delText>
            </w:r>
          </w:del>
        </w:p>
        <w:p>
          <w:pPr>
            <w:pStyle w:val="13"/>
            <w:tabs>
              <w:tab w:val="clear" w:pos="480"/>
              <w:tab w:val="right" w:pos="8255" w:leader="dot"/>
            </w:tabs>
            <w:rPr>
              <w:rFonts w:cs="Arial" w:cstheme="minorBidi"/>
              <w:kern w:val="2"/>
              <w:sz w:val="24"/>
            </w:rPr>
          </w:pPr>
          <w:del w:id="1476" w:author="Winston.Huang" w:date="2025-09-02T16:28:00Z">
            <w:r>
              <w:rPr>
                <w:rFonts w:eastAsia="Aptos" w:cs="Aptos"/>
              </w:rPr>
              <w:delText>Detailed Setting Steps</w:delText>
            </w:r>
          </w:del>
          <w:del w:id="1477" w:author="Winston.Huang" w:date="2025-09-02T16:28:00Z">
            <w:r>
              <w:rPr>
                <w:vanish w:val="false"/>
              </w:rPr>
              <w:tab/>
              <w:delText>124</w:delText>
            </w:r>
          </w:del>
          <w:r>
            <w:rPr>
              <w:vanish w:val="false"/>
            </w:rPr>
            <w:fldChar w:fldCharType="end"/>
          </w:r>
        </w:p>
      </w:sdtContent>
    </w:sdt>
    <w:p>
      <w:pPr>
        <w:pStyle w:val="32"/>
        <w:tabs>
          <w:tab w:val="clear" w:pos="480"/>
          <w:tab w:val="right" w:pos="8295" w:leader="dot"/>
        </w:tabs>
        <w:rPr/>
      </w:pPr>
      <w:r>
        <w:rPr/>
      </w:r>
    </w:p>
    <w:sdt>
      <w:sdtPr>
        <w:docPartObj>
          <w:docPartGallery w:val="Table of Contents"/>
          <w:docPartUnique w:val="true"/>
        </w:docPartObj>
        <w:id w:val="1243868950"/>
      </w:sdtPr>
      <w:sdtContent>
        <w:p>
          <w:pPr>
            <w:pStyle w:val="32"/>
            <w:tabs>
              <w:tab w:val="clear" w:pos="480"/>
              <w:tab w:val="right" w:pos="8295" w:leader="dot"/>
            </w:tabs>
            <w:rPr/>
          </w:pPr>
          <w:r>
            <w:rPr/>
          </w:r>
        </w:p>
        <w:p>
          <w:pPr>
            <w:pStyle w:val="Normal"/>
            <w:rPr/>
          </w:pPr>
          <w:r>
            <w:rPr/>
          </w:r>
        </w:p>
      </w:sdtContent>
    </w:sdt>
    <w:p>
      <w:pPr>
        <w:pStyle w:val="Normal"/>
        <w:widowControl/>
        <w:rPr/>
      </w:pPr>
      <w:r>
        <w:rPr/>
      </w:r>
      <w:r>
        <w:br w:type="page"/>
      </w:r>
    </w:p>
    <w:p>
      <w:pPr>
        <w:pStyle w:val="1"/>
        <w:rPr>
          <w:rStyle w:val="Internet"/>
          <w:rFonts w:ascii="Aptos" w:hAnsi="Aptos" w:asciiTheme="minorHAnsi" w:hAnsiTheme="minorHAnsi"/>
        </w:rPr>
      </w:pPr>
      <w:bookmarkStart w:id="0" w:name="_Toc207723155"/>
      <w:r>
        <w:rPr>
          <w:rFonts w:ascii="Aptos" w:hAnsi="Aptos" w:asciiTheme="minorHAnsi" w:hAnsiTheme="minorHAnsi"/>
        </w:rPr>
        <w:t>Implementation Note</w:t>
      </w:r>
      <w:bookmarkEnd w:id="0"/>
    </w:p>
    <w:p>
      <w:pPr>
        <w:pStyle w:val="Normal"/>
        <w:widowControl/>
        <w:rPr>
          <w:rFonts w:eastAsia="Segoe UI" w:cs="Segoe UI"/>
          <w:color w:val="0D0D0D" w:themeColor="text1" w:themeTint="f2"/>
        </w:rPr>
      </w:pPr>
      <w:r>
        <w:rPr>
          <w:rFonts w:eastAsia="Segoe UI" w:cs="Segoe UI"/>
          <w:color w:val="0D0D0D" w:themeColor="text1" w:themeTint="f2"/>
        </w:rPr>
        <w:t>The EVM (Extended Verification Module) functionality is currently not implemented in this version.</w:t>
      </w:r>
    </w:p>
    <w:p>
      <w:pPr>
        <w:pStyle w:val="Normal"/>
        <w:widowControl/>
        <w:rPr>
          <w:rFonts w:eastAsia="Segoe UI" w:cs="Segoe UI"/>
          <w:color w:val="0D0D0D" w:themeColor="text1" w:themeTint="f2"/>
        </w:rPr>
      </w:pPr>
      <w:r>
        <w:rPr>
          <w:rFonts w:eastAsia="Segoe UI" w:cs="Segoe UI"/>
          <w:color w:val="0D0D0D" w:themeColor="text1" w:themeTint="f2"/>
        </w:rPr>
        <w:t>Since an appropriate method for adding the key into the operating system has not yet been identified, the integration of the EVM key is pending. This capability will be addressed in a future release once the implementation approach is finalized.</w:t>
      </w:r>
    </w:p>
    <w:p>
      <w:pPr>
        <w:pStyle w:val="Normal"/>
        <w:widowControl/>
        <w:rPr>
          <w:rFonts w:eastAsia="新細明體" w:cs="Times New Roman" w:cstheme="majorBidi" w:eastAsiaTheme="majorEastAsia"/>
          <w:color w:val="0F4761" w:themeColor="accent1" w:themeShade="bf"/>
          <w:sz w:val="48"/>
          <w:szCs w:val="48"/>
        </w:rPr>
      </w:pPr>
      <w:r>
        <w:rPr>
          <w:rFonts w:eastAsia="新細明體" w:cs="Times New Roman" w:cstheme="majorBidi" w:eastAsiaTheme="majorEastAsia"/>
          <w:color w:val="0F4761" w:themeColor="accent1" w:themeShade="bf"/>
          <w:sz w:val="48"/>
          <w:szCs w:val="48"/>
        </w:rPr>
      </w:r>
      <w:r>
        <w:br w:type="page"/>
      </w:r>
    </w:p>
    <w:p>
      <w:pPr>
        <w:pStyle w:val="1"/>
        <w:rPr>
          <w:rStyle w:val="Internet"/>
          <w:rFonts w:ascii="Aptos" w:hAnsi="Aptos" w:asciiTheme="minorHAnsi" w:hAnsiTheme="minorHAnsi"/>
        </w:rPr>
      </w:pPr>
      <w:bookmarkStart w:id="1" w:name="_Toc207723156"/>
      <w:r>
        <w:rPr>
          <w:rFonts w:ascii="Aptos" w:hAnsi="Aptos" w:asciiTheme="minorHAnsi" w:hAnsiTheme="minorHAnsi"/>
        </w:rPr>
        <w:t>FR1 – Identification and authentication control</w:t>
      </w:r>
      <w:bookmarkEnd w:id="1"/>
      <w:r>
        <w:rPr>
          <w:rFonts w:ascii="Aptos" w:hAnsi="Aptos" w:asciiTheme="minorHAnsi" w:hAnsiTheme="minorHAnsi"/>
        </w:rPr>
        <w:t> </w:t>
      </w:r>
    </w:p>
    <w:p>
      <w:pPr>
        <w:pStyle w:val="2"/>
        <w:rPr>
          <w:rFonts w:ascii="Aptos" w:hAnsi="Aptos" w:asciiTheme="minorHAnsi" w:hAnsiTheme="minorHAnsi"/>
          <w:sz w:val="18"/>
          <w:szCs w:val="18"/>
        </w:rPr>
      </w:pPr>
      <w:bookmarkStart w:id="2" w:name="_Toc207723157"/>
      <w:r>
        <w:rPr>
          <w:rFonts w:ascii="Aptos" w:hAnsi="Aptos" w:asciiTheme="minorHAnsi" w:hAnsiTheme="minorHAnsi"/>
        </w:rPr>
        <w:t>CR 1.1 – Human user identification and authentication</w:t>
      </w:r>
      <w:bookmarkEnd w:id="2"/>
      <w:r>
        <w:rPr>
          <w:rFonts w:ascii="Aptos" w:hAnsi="Aptos" w:asciiTheme="minorHAnsi" w:hAnsiTheme="minorHAnsi"/>
        </w:rPr>
        <w:t> </w:t>
      </w:r>
    </w:p>
    <w:p>
      <w:pPr>
        <w:pStyle w:val="Normal"/>
        <w:jc w:val="both"/>
        <w:rPr>
          <w:rFonts w:eastAsia="Segoe UI" w:cs="Segoe UI"/>
        </w:rPr>
      </w:pPr>
      <w:r>
        <w:rPr>
          <w:rFonts w:eastAsia="Segoe UI" w:cs="Segoe UI"/>
          <w:color w:val="0D0D0D" w:themeColor="text1" w:themeTint="f2"/>
        </w:rPr>
        <w:t>User identification and authentication in Ubuntu 22.04 LTS Linux involves verifying the identity of a user accessing the system. Identification refers to recognizing a user, usually based on a username or user ID. Authentication involves confirming that the user is who they claim to be, typically through a password, biometric data, or cryptographic keys. These processes ensure secure access to the system and protect sensitive data and resources.</w:t>
      </w:r>
    </w:p>
    <w:p>
      <w:pPr>
        <w:pStyle w:val="Normal"/>
        <w:rPr>
          <w:rFonts w:eastAsia="新細明體" w:cs="Segoe UI"/>
        </w:rPr>
      </w:pPr>
      <w:r>
        <w:rPr>
          <w:rFonts w:eastAsia="新細明體" w:cs="Segoe UI"/>
          <w:kern w:val="0"/>
          <w14:ligatures w14:val="none"/>
        </w:rPr>
        <w:t>User enters Username and Password to be identified, authenticated and authorized to access. </w:t>
      </w:r>
    </w:p>
    <w:p>
      <w:pPr>
        <w:pStyle w:val="Normal"/>
        <w:widowControl/>
        <w:spacing w:lineRule="auto" w:line="240" w:before="0" w:after="0"/>
        <w:textAlignment w:val="baseline"/>
        <w:rPr>
          <w:rFonts w:eastAsia="新細明體" w:cs="Segoe UI"/>
          <w:kern w:val="0"/>
          <w14:ligatures w14:val="none"/>
        </w:rPr>
      </w:pPr>
      <w:r>
        <w:rPr>
          <w:rFonts w:eastAsia="新細明體" w:cs="Segoe UI"/>
          <w:kern w:val="0"/>
          <w14:ligatures w14:val="none"/>
        </w:rPr>
        <w:t>Login on ubuntu GUI </w:t>
      </w:r>
    </w:p>
    <w:p>
      <w:pPr>
        <w:pStyle w:val="Normal"/>
        <w:widowControl/>
        <w:spacing w:lineRule="auto" w:line="240" w:before="0" w:after="0"/>
        <w:textAlignment w:val="baseline"/>
        <w:rPr/>
      </w:pPr>
      <w:r>
        <w:rPr/>
        <w:drawing>
          <wp:inline distT="0" distB="0" distL="0" distR="0">
            <wp:extent cx="5274310" cy="2904490"/>
            <wp:effectExtent l="0" t="0" r="0" b="0"/>
            <wp:docPr id="5"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 descr=""/>
                    <pic:cNvPicPr>
                      <a:picLocks noChangeAspect="1" noChangeArrowheads="1"/>
                    </pic:cNvPicPr>
                  </pic:nvPicPr>
                  <pic:blipFill>
                    <a:blip r:embed="rId2"/>
                    <a:stretch>
                      <a:fillRect/>
                    </a:stretch>
                  </pic:blipFill>
                  <pic:spPr bwMode="auto">
                    <a:xfrm>
                      <a:off x="0" y="0"/>
                      <a:ext cx="5274310" cy="2904490"/>
                    </a:xfrm>
                    <a:prstGeom prst="rect">
                      <a:avLst/>
                    </a:prstGeom>
                  </pic:spPr>
                </pic:pic>
              </a:graphicData>
            </a:graphic>
          </wp:inline>
        </w:drawing>
      </w:r>
    </w:p>
    <w:p>
      <w:pPr>
        <w:pStyle w:val="3"/>
        <w:rPr>
          <w:sz w:val="18"/>
          <w:szCs w:val="18"/>
        </w:rPr>
      </w:pPr>
      <w:bookmarkStart w:id="3" w:name="_Toc207723158"/>
      <w:r>
        <w:rPr/>
        <w:t>Statement</w:t>
      </w:r>
      <w:bookmarkEnd w:id="3"/>
      <w:r>
        <w:rPr/>
        <w:t> </w:t>
      </w:r>
    </w:p>
    <w:p>
      <w:pPr>
        <w:pStyle w:val="Normal"/>
        <w:widowControl/>
        <w:shd w:val="clear" w:color="auto" w:fill="FFFFFF" w:themeFill="background1"/>
        <w:spacing w:lineRule="auto" w:line="240" w:beforeAutospacing="1" w:after="0"/>
        <w:textAlignment w:val="baseline"/>
        <w:rPr>
          <w:rFonts w:eastAsia="新細明體" w:cs="Segoe UI"/>
          <w:color w:val="000000"/>
          <w:kern w:val="0"/>
          <w14:ligatures w14:val="none"/>
        </w:rPr>
      </w:pPr>
      <w:r>
        <w:rPr>
          <w:rFonts w:eastAsia="新細明體" w:cs="Segoe UI"/>
          <w:color w:val="000000"/>
          <w:kern w:val="0"/>
          <w14:ligatures w14:val="none"/>
        </w:rPr>
        <w:t xml:space="preserve">To comply with IEC 62443-4-2 CR 1.1, the Ubuntu 22.04 LTS operating system must provide the capability to identify and authenticate all human users on all interfaces capable of human user access, enforcing segregation of duties and least privilege and it should include </w:t>
      </w:r>
      <w:r>
        <w:rPr>
          <w:rFonts w:eastAsia="Aptos" w:cs="Aptos"/>
        </w:rPr>
        <w:t>setting up the local account management system, removing unnecessary system-level features, and creating test cases for security functions.</w:t>
      </w:r>
      <w:r>
        <w:rPr>
          <w:rFonts w:eastAsia="新細明體" w:cs="Segoe UI"/>
          <w:color w:val="000000"/>
          <w:kern w:val="0"/>
          <w14:ligatures w14:val="none"/>
        </w:rPr>
        <w:t xml:space="preserve"> in accordance with applicable security policies and procedures. </w:t>
      </w:r>
    </w:p>
    <w:p>
      <w:pPr>
        <w:pStyle w:val="Normal"/>
        <w:widowControl/>
        <w:shd w:val="clear" w:color="auto" w:fill="FFFFFF" w:themeFill="background1"/>
        <w:spacing w:lineRule="auto" w:line="240" w:beforeAutospacing="1" w:after="0"/>
        <w:textAlignment w:val="baseline"/>
        <w:rPr>
          <w:rFonts w:eastAsia="新細明體" w:cs="Segoe UI"/>
        </w:rPr>
      </w:pPr>
      <w:r>
        <w:rPr>
          <w:rFonts w:eastAsia="新細明體" w:cs="Segoe UI"/>
        </w:rPr>
        <w:t>Users are permitted to log in to the system via SSH</w:t>
      </w:r>
    </w:p>
    <w:p>
      <w:pPr>
        <w:pStyle w:val="Normal"/>
        <w:widowControl/>
        <w:shd w:val="clear" w:color="auto" w:fill="FFFFFF" w:themeFill="background1"/>
        <w:spacing w:lineRule="auto" w:line="240" w:beforeAutospacing="1" w:after="0"/>
        <w:jc w:val="both"/>
        <w:rPr>
          <w:rFonts w:eastAsia="新細明體" w:cs="Segoe UI"/>
          <w:color w:val="000000" w:themeColor="text1"/>
        </w:rPr>
      </w:pPr>
      <w:r>
        <w:rPr>
          <w:rFonts w:eastAsia="新細明體" w:cs="Segoe UI"/>
          <w:color w:val="000000" w:themeColor="text1"/>
        </w:rPr>
      </w:r>
    </w:p>
    <w:p>
      <w:pPr>
        <w:pStyle w:val="3"/>
        <w:rPr>
          <w:sz w:val="18"/>
          <w:szCs w:val="18"/>
        </w:rPr>
      </w:pPr>
      <w:bookmarkStart w:id="4" w:name="_Toc207723159"/>
      <w:r>
        <w:rPr/>
        <w:t>Evidence</w:t>
      </w:r>
      <w:bookmarkEnd w:id="4"/>
      <w:r>
        <w:rPr/>
        <w:t> </w:t>
      </w:r>
    </w:p>
    <w:p>
      <w:pPr>
        <w:pStyle w:val="Normal"/>
        <w:widowControl/>
        <w:shd w:val="clear" w:color="auto" w:fill="FFFFFF" w:themeFill="background1"/>
        <w:spacing w:lineRule="auto" w:line="240" w:beforeAutospacing="1" w:after="0"/>
        <w:textAlignment w:val="baseline"/>
        <w:rPr>
          <w:rFonts w:eastAsia="新細明體" w:cs="Segoe UI"/>
          <w:kern w:val="0"/>
          <w14:ligatures w14:val="none"/>
        </w:rPr>
      </w:pPr>
      <w:r>
        <w:rPr>
          <w:rFonts w:eastAsia="新細明體" w:cs="Segoe UI"/>
          <w:color w:val="000000"/>
          <w:kern w:val="0"/>
          <w14:ligatures w14:val="none"/>
        </w:rPr>
        <w:t>Ubuntu 22.04 LTS offers built-in identification and authentication features, such as user accounts, passwords, which supports compliance with IEC 62443-4-2 CR 1.1. These features can be used locally identification and authentication system. </w:t>
      </w:r>
    </w:p>
    <w:p>
      <w:pPr>
        <w:pStyle w:val="3"/>
        <w:rPr>
          <w:sz w:val="18"/>
          <w:szCs w:val="18"/>
        </w:rPr>
      </w:pPr>
      <w:bookmarkStart w:id="5" w:name="_Toc207723160"/>
      <w:r>
        <w:rPr/>
        <w:t>Detailed Setting Steps</w:t>
      </w:r>
      <w:bookmarkEnd w:id="5"/>
      <w:r>
        <w:rPr/>
        <w:t> </w:t>
      </w:r>
    </w:p>
    <w:p>
      <w:pPr>
        <w:pStyle w:val="Normal"/>
        <w:widowControl/>
        <w:shd w:val="clear" w:color="auto" w:fill="FFFFFF" w:themeFill="background1"/>
        <w:spacing w:lineRule="auto" w:line="240" w:before="0" w:after="0"/>
        <w:textAlignment w:val="baseline"/>
        <w:rPr>
          <w:color w:val="0F4761" w:themeColor="accent1" w:themeShade="bf"/>
          <w:kern w:val="0"/>
          <w:sz w:val="28"/>
          <w:szCs w:val="28"/>
          <w14:ligatures w14:val="none"/>
        </w:rPr>
      </w:pPr>
      <w:r>
        <w:rPr>
          <w:color w:val="0F4761" w:themeColor="accent1" w:themeShade="bf"/>
          <w:kern w:val="0"/>
          <w:sz w:val="28"/>
          <w:szCs w:val="28"/>
          <w14:ligatures w14:val="none"/>
        </w:rPr>
        <w:t>1. Create user accounts for each user requiring access to the system. </w:t>
      </w:r>
    </w:p>
    <w:p>
      <w:pPr>
        <w:pStyle w:val="ListParagraph"/>
        <w:widowControl/>
        <w:numPr>
          <w:ilvl w:val="1"/>
          <w:numId w:val="146"/>
        </w:numPr>
        <w:shd w:val="clear" w:color="auto" w:fill="FFFFFF" w:themeFill="background1"/>
        <w:spacing w:lineRule="auto" w:line="240" w:before="0" w:after="0"/>
        <w:contextualSpacing/>
        <w:textAlignment w:val="baseline"/>
        <w:rPr>
          <w:rFonts w:eastAsia="新細明體" w:cs="Segoe UI"/>
          <w:color w:val="000000" w:themeColor="text1"/>
          <w:sz w:val="21"/>
          <w:szCs w:val="21"/>
        </w:rPr>
      </w:pPr>
      <w:r>
        <w:rPr>
          <w:rFonts w:eastAsia="新細明體" w:cs="Segoe UI"/>
          <w:color w:val="000000" w:themeColor="text1"/>
          <w:sz w:val="21"/>
          <w:szCs w:val="21"/>
        </w:rPr>
        <w:t xml:space="preserve">Go to Settings &gt; Users option&gt; Unlock to add and Users and Change settings&gt; Enter admin password to unlock in this PC.   </w:t>
      </w:r>
    </w:p>
    <w:p>
      <w:pPr>
        <w:pStyle w:val="ListParagraph"/>
        <w:widowControl/>
        <w:numPr>
          <w:ilvl w:val="1"/>
          <w:numId w:val="146"/>
        </w:numPr>
        <w:shd w:val="clear" w:color="auto" w:fill="FFFFFF" w:themeFill="background1"/>
        <w:spacing w:lineRule="auto" w:line="240" w:before="0" w:after="0"/>
        <w:contextualSpacing/>
        <w:textAlignment w:val="baseline"/>
        <w:rPr>
          <w:rFonts w:eastAsia="新細明體" w:cs="Segoe UI"/>
          <w:sz w:val="21"/>
          <w:szCs w:val="21"/>
        </w:rPr>
      </w:pPr>
      <w:r>
        <w:rPr>
          <w:rFonts w:eastAsia="新細明體" w:cs="Segoe UI"/>
          <w:color w:val="000000" w:themeColor="text1"/>
          <w:sz w:val="21"/>
          <w:szCs w:val="21"/>
        </w:rPr>
        <w:t>Follow the prompts to add a new user account. </w:t>
      </w:r>
    </w:p>
    <w:p>
      <w:pPr>
        <w:pStyle w:val="Normal"/>
        <w:widowControl/>
        <w:shd w:val="clear" w:color="auto" w:fill="FFFFFF" w:themeFill="background1"/>
        <w:spacing w:lineRule="auto" w:line="240" w:before="0" w:after="0"/>
        <w:textAlignment w:val="baseline"/>
        <w:rPr>
          <w:rFonts w:eastAsia="新細明體" w:cs="Segoe UI"/>
          <w:sz w:val="21"/>
          <w:szCs w:val="21"/>
        </w:rPr>
      </w:pPr>
      <w:r>
        <w:rPr>
          <w:rFonts w:eastAsia="新細明體" w:cs="Segoe UI"/>
          <w:sz w:val="21"/>
          <w:szCs w:val="21"/>
        </w:rPr>
      </w:r>
    </w:p>
    <w:p>
      <w:pPr>
        <w:pStyle w:val="Normal"/>
        <w:widowControl/>
        <w:shd w:val="clear" w:color="auto" w:fill="FFFFFF" w:themeFill="background1"/>
        <w:spacing w:lineRule="auto" w:line="240" w:before="0" w:after="0"/>
        <w:textAlignment w:val="baseline"/>
        <w:rPr>
          <w:color w:val="0F4761" w:themeColor="accent1" w:themeShade="bf"/>
          <w:sz w:val="28"/>
          <w:szCs w:val="28"/>
        </w:rPr>
      </w:pPr>
      <w:r>
        <w:rPr>
          <w:color w:val="0F4761" w:themeColor="accent1" w:themeShade="bf"/>
          <w:sz w:val="28"/>
          <w:szCs w:val="28"/>
        </w:rPr>
        <w:t>2. Set strong, unique passwords for each user account</w:t>
      </w:r>
    </w:p>
    <w:p>
      <w:pPr>
        <w:pStyle w:val="ListParagraph"/>
        <w:widowControl/>
        <w:numPr>
          <w:ilvl w:val="1"/>
          <w:numId w:val="145"/>
        </w:numPr>
        <w:shd w:val="clear" w:color="auto" w:fill="FFFFFF" w:themeFill="background1"/>
        <w:spacing w:lineRule="auto" w:line="240" w:before="0" w:after="0"/>
        <w:contextualSpacing/>
        <w:textAlignment w:val="baseline"/>
        <w:rPr>
          <w:rFonts w:eastAsia="新細明體" w:cs="Segoe UI"/>
          <w:color w:val="000000" w:themeColor="text1"/>
        </w:rPr>
      </w:pPr>
      <w:r>
        <w:rPr>
          <w:rFonts w:eastAsia="新細明體" w:cs="Segoe UI"/>
        </w:rPr>
        <w:t xml:space="preserve">After unlocking of </w:t>
      </w:r>
      <w:r>
        <w:rPr>
          <w:rFonts w:eastAsia="新細明體" w:cs="Segoe UI"/>
          <w:color w:val="000000" w:themeColor="text1"/>
        </w:rPr>
        <w:t>add and Users and Change settings&gt;Go to add user&gt;</w:t>
      </w:r>
    </w:p>
    <w:p>
      <w:pPr>
        <w:pStyle w:val="ListParagraph"/>
        <w:widowControl/>
        <w:numPr>
          <w:ilvl w:val="1"/>
          <w:numId w:val="145"/>
        </w:numPr>
        <w:shd w:val="clear" w:color="auto" w:fill="FFFFFF" w:themeFill="background1"/>
        <w:spacing w:lineRule="auto" w:line="240" w:before="0" w:after="0"/>
        <w:contextualSpacing/>
        <w:textAlignment w:val="baseline"/>
        <w:rPr>
          <w:rFonts w:eastAsia="新細明體" w:cs="Segoe UI"/>
          <w:color w:val="000000" w:themeColor="text1"/>
        </w:rPr>
      </w:pPr>
      <w:r>
        <w:rPr>
          <w:rFonts w:eastAsia="新細明體" w:cs="Segoe UI"/>
          <w:color w:val="000000" w:themeColor="text1"/>
        </w:rPr>
        <w:t xml:space="preserve">Select Account type&gt;Standard/Admin as per requirement&gt; enter Full Name&gt; Enter username&gt;Go to password option&gt; select option: </w:t>
      </w:r>
      <w:r>
        <w:rPr>
          <w:rFonts w:eastAsia="新細明體" w:cs="Segoe UI"/>
          <w:b/>
          <w:bCs/>
          <w:color w:val="000000" w:themeColor="text1"/>
        </w:rPr>
        <w:t>set a password now</w:t>
      </w:r>
      <w:r>
        <w:rPr>
          <w:rFonts w:eastAsia="新細明體" w:cs="Segoe UI"/>
          <w:color w:val="000000" w:themeColor="text1"/>
        </w:rPr>
        <w:t>&gt;password: set password with strong *************(12 letters combination with upper, Lower-case letters, special characters and Numbers) &gt;Confirm: ************&gt; add &gt; Admin Authentication password&gt;authenticate</w:t>
      </w:r>
    </w:p>
    <w:p>
      <w:pPr>
        <w:pStyle w:val="ListParagraph"/>
        <w:widowControl/>
        <w:numPr>
          <w:ilvl w:val="1"/>
          <w:numId w:val="145"/>
        </w:numPr>
        <w:shd w:val="clear" w:color="auto" w:fill="FFFFFF" w:themeFill="background1"/>
        <w:spacing w:lineRule="auto" w:line="240" w:before="0" w:after="0"/>
        <w:contextualSpacing/>
        <w:textAlignment w:val="baseline"/>
        <w:rPr>
          <w:rFonts w:eastAsia="新細明體" w:cs="Segoe UI"/>
          <w:color w:val="000000" w:themeColor="text1"/>
        </w:rPr>
      </w:pPr>
      <w:r>
        <w:rPr>
          <w:rFonts w:eastAsia="新細明體" w:cs="Segoe UI"/>
          <w:color w:val="000000" w:themeColor="text1"/>
        </w:rPr>
        <w:t>After creating new user (adv1)&gt;1. Account settings&gt;i). Administrator selection for add remove other users' selection(off/on) (ii). Language selection (English UK,US,Australia) and 2. Authentication and login option&gt;i). password&gt;change password option&gt;set password now&gt;New password &gt;confirm password. ii) Automatic login(off/on) iii) Account activity for trace of previous week account login record. At last Remove user option&gt;Delete Files&gt; keep files&gt;cancel options</w:t>
      </w:r>
    </w:p>
    <w:p>
      <w:pPr>
        <w:pStyle w:val="Normal"/>
        <w:widowControl/>
        <w:shd w:val="clear" w:color="auto" w:fill="FFFFFF" w:themeFill="background1"/>
        <w:spacing w:lineRule="auto" w:line="240" w:before="0" w:after="0"/>
        <w:textAlignment w:val="baseline"/>
        <w:rPr>
          <w:color w:val="0F4761" w:themeColor="accent1" w:themeShade="bf"/>
          <w:sz w:val="28"/>
          <w:szCs w:val="28"/>
        </w:rPr>
      </w:pPr>
      <w:r>
        <w:rPr>
          <w:color w:val="0F4761" w:themeColor="accent1" w:themeShade="bf"/>
          <w:sz w:val="28"/>
          <w:szCs w:val="28"/>
        </w:rPr>
        <w:t>3. Enable ubuntu added/additional security (optional)</w:t>
      </w:r>
    </w:p>
    <w:p>
      <w:pPr>
        <w:pStyle w:val="ListParagraph"/>
        <w:widowControl/>
        <w:numPr>
          <w:ilvl w:val="1"/>
          <w:numId w:val="144"/>
        </w:numPr>
        <w:shd w:val="clear" w:color="auto" w:fill="FFFFFF" w:themeFill="background1"/>
        <w:spacing w:lineRule="auto" w:line="240" w:before="0" w:after="0"/>
        <w:contextualSpacing/>
        <w:textAlignment w:val="baseline"/>
        <w:rPr>
          <w:rFonts w:eastAsia="Segoe UI" w:cs="Segoe UI"/>
          <w:color w:val="0D0D0D" w:themeColor="text1" w:themeTint="f2"/>
        </w:rPr>
      </w:pPr>
      <w:r>
        <w:rPr>
          <w:rFonts w:eastAsia="system-ui" w:cs="system-ui"/>
          <w:color w:val="0D0D0D" w:themeColor="text1" w:themeTint="f2"/>
        </w:rPr>
        <w:t>Biometric Authentication:</w:t>
      </w:r>
      <w:r>
        <w:rPr>
          <w:rFonts w:eastAsia="Segoe UI" w:cs="Segoe UI"/>
          <w:color w:val="0D0D0D" w:themeColor="text1" w:themeTint="f2"/>
        </w:rPr>
        <w:t xml:space="preserve"> Ubuntu supports various biometric authentication methods, although the setup might differ depending on the hardware and software available for your system. Many modern laptops come with built-in fingerprint scanners, which can be configured for authentication. Additionally, facial recognition can be set up using software like </w:t>
      </w:r>
      <w:r>
        <w:rPr>
          <w:rFonts w:eastAsia="Segoe UI" w:cs="Segoe UI"/>
          <w:b/>
          <w:bCs/>
          <w:color w:val="0D0D0D" w:themeColor="text1" w:themeTint="f2"/>
        </w:rPr>
        <w:t>Howdy</w:t>
      </w:r>
      <w:r>
        <w:rPr>
          <w:rFonts w:eastAsia="Segoe UI" w:cs="Segoe UI"/>
          <w:color w:val="0D0D0D" w:themeColor="text1" w:themeTint="f2"/>
        </w:rPr>
        <w:t>.</w:t>
      </w:r>
    </w:p>
    <w:p>
      <w:pPr>
        <w:pStyle w:val="Normal"/>
        <w:widowControl/>
        <w:shd w:val="clear" w:color="auto" w:fill="FFFFFF" w:themeFill="background1"/>
        <w:spacing w:lineRule="auto" w:line="240" w:before="0" w:after="0"/>
        <w:textAlignment w:val="baseline"/>
        <w:rPr>
          <w:color w:val="0F4761" w:themeColor="accent1" w:themeShade="bf"/>
          <w:sz w:val="28"/>
          <w:szCs w:val="28"/>
        </w:rPr>
      </w:pPr>
      <w:r>
        <w:rPr>
          <w:color w:val="0F4761" w:themeColor="accent1" w:themeShade="bf"/>
          <w:sz w:val="28"/>
          <w:szCs w:val="28"/>
        </w:rPr>
        <w:t>4.</w:t>
      </w:r>
      <w:r>
        <w:rPr>
          <w:b/>
          <w:bCs/>
          <w:color w:val="0F4761" w:themeColor="accent1" w:themeShade="bf"/>
          <w:sz w:val="28"/>
          <w:szCs w:val="28"/>
        </w:rPr>
        <w:t xml:space="preserve"> </w:t>
      </w:r>
      <w:r>
        <w:rPr>
          <w:color w:val="0F4761" w:themeColor="accent1" w:themeShade="bf"/>
          <w:sz w:val="28"/>
          <w:szCs w:val="28"/>
        </w:rPr>
        <w:t>User Account Permissions and Enforcing Segregation of Duties</w:t>
      </w:r>
    </w:p>
    <w:p>
      <w:pPr>
        <w:pStyle w:val="ListParagraph"/>
        <w:widowControl/>
        <w:numPr>
          <w:ilvl w:val="1"/>
          <w:numId w:val="143"/>
        </w:numPr>
        <w:shd w:val="clear" w:color="auto" w:fill="FFFFFF" w:themeFill="background1"/>
        <w:spacing w:lineRule="auto" w:line="240" w:before="0" w:after="0"/>
        <w:contextualSpacing/>
        <w:textAlignment w:val="baseline"/>
        <w:rPr>
          <w:rFonts w:eastAsia="Segoe UI" w:cs="Segoe UI"/>
          <w:color w:val="0D0D0D" w:themeColor="text1" w:themeTint="f2"/>
        </w:rPr>
      </w:pPr>
      <w:r>
        <w:rPr>
          <w:rFonts w:eastAsia="Segoe UI" w:cs="Segoe UI"/>
          <w:color w:val="0D0D0D" w:themeColor="text1" w:themeTint="f2"/>
        </w:rPr>
        <w:t xml:space="preserve">Ubuntu follows a similar principle of least privilege and segregation of duties. User permissions can be managed using the command-line tool </w:t>
      </w:r>
      <w:r>
        <w:rPr>
          <w:rFonts w:eastAsia="Segoe UI" w:cs="Segoe UI"/>
          <w:b/>
          <w:bCs/>
          <w:color w:val="0D0D0D" w:themeColor="text1" w:themeTint="f2"/>
        </w:rPr>
        <w:t>sudo</w:t>
      </w:r>
      <w:r>
        <w:rPr>
          <w:rFonts w:eastAsia="Segoe UI" w:cs="Segoe UI"/>
          <w:color w:val="0D0D0D" w:themeColor="text1" w:themeTint="f2"/>
        </w:rPr>
        <w:t xml:space="preserve"> to grant administrative privileges to specific users.</w:t>
      </w:r>
    </w:p>
    <w:p>
      <w:pPr>
        <w:pStyle w:val="ListParagraph"/>
        <w:widowControl/>
        <w:numPr>
          <w:ilvl w:val="1"/>
          <w:numId w:val="143"/>
        </w:numPr>
        <w:shd w:val="clear" w:color="auto" w:fill="FFFFFF" w:themeFill="background1"/>
        <w:spacing w:lineRule="auto" w:line="240" w:before="0" w:after="0"/>
        <w:contextualSpacing/>
        <w:textAlignment w:val="baseline"/>
        <w:rPr>
          <w:rFonts w:eastAsia="Segoe UI" w:cs="Segoe UI"/>
          <w:color w:val="0D0D0D" w:themeColor="text1" w:themeTint="f2"/>
        </w:rPr>
      </w:pPr>
      <w:r>
        <w:rPr>
          <w:rFonts w:eastAsia="Segoe UI" w:cs="Segoe UI"/>
          <w:color w:val="0D0D0D" w:themeColor="text1" w:themeTint="f2"/>
        </w:rPr>
        <w:t xml:space="preserve">We can also use the </w:t>
      </w:r>
      <w:r>
        <w:rPr>
          <w:rFonts w:eastAsia="Segoe UI" w:cs="Segoe UI"/>
          <w:b/>
          <w:bCs/>
          <w:color w:val="0D0D0D" w:themeColor="text1" w:themeTint="f2"/>
        </w:rPr>
        <w:t>graphical interface</w:t>
      </w:r>
      <w:r>
        <w:rPr>
          <w:rFonts w:eastAsia="Segoe UI" w:cs="Segoe UI"/>
          <w:color w:val="0D0D0D" w:themeColor="text1" w:themeTint="f2"/>
        </w:rPr>
        <w:t xml:space="preserve"> to manage user accounts and permissions. </w:t>
      </w:r>
      <w:r>
        <w:rPr>
          <w:rFonts w:eastAsia="Segoe UI" w:cs="Segoe UI"/>
          <w:b/>
          <w:bCs/>
          <w:color w:val="0D0D0D" w:themeColor="text1" w:themeTint="f2"/>
        </w:rPr>
        <w:t xml:space="preserve">Go to Settings &gt; Users, where you can add, remove, or modify user accounts, </w:t>
      </w:r>
      <w:r>
        <w:rPr>
          <w:rFonts w:eastAsia="Segoe UI" w:cs="Segoe UI"/>
          <w:color w:val="0D0D0D" w:themeColor="text1" w:themeTint="f2"/>
        </w:rPr>
        <w:t>including setting password policies and group memberships.</w:t>
      </w:r>
    </w:p>
    <w:p>
      <w:pPr>
        <w:pStyle w:val="ListParagraph"/>
        <w:widowControl/>
        <w:numPr>
          <w:ilvl w:val="1"/>
          <w:numId w:val="143"/>
        </w:numPr>
        <w:shd w:val="clear" w:color="auto" w:fill="FFFFFF" w:themeFill="background1"/>
        <w:spacing w:lineRule="auto" w:line="240" w:before="0" w:after="0"/>
        <w:contextualSpacing/>
        <w:textAlignment w:val="baseline"/>
        <w:rPr/>
      </w:pPr>
      <w:r>
        <w:rPr>
          <w:rFonts w:eastAsia="Segoe UI" w:cs="Segoe UI"/>
          <w:color w:val="000000" w:themeColor="text1"/>
        </w:rPr>
        <w:t>Enforcing Segregation of Duties</w:t>
      </w:r>
      <w:r>
        <w:rPr>
          <w:rFonts w:eastAsia="system-ui" w:cs="system-ui"/>
          <w:color w:val="000000" w:themeColor="text1"/>
        </w:rPr>
        <w:t xml:space="preserve"> </w:t>
      </w:r>
      <w:r>
        <w:rPr>
          <w:rFonts w:eastAsia="Segoe UI" w:cs="Segoe UI"/>
          <w:color w:val="000000" w:themeColor="text1"/>
        </w:rPr>
        <w:t xml:space="preserve">allows us to create different user accounts with varying levels of access. For example, we can create </w:t>
      </w:r>
      <w:r>
        <w:rPr>
          <w:rFonts w:eastAsia="Segoe UI" w:cs="Segoe UI"/>
          <w:b/>
          <w:bCs/>
          <w:color w:val="000000" w:themeColor="text1"/>
        </w:rPr>
        <w:t>standard user accounts</w:t>
      </w:r>
      <w:r>
        <w:rPr>
          <w:rFonts w:eastAsia="Segoe UI" w:cs="Segoe UI"/>
          <w:color w:val="000000" w:themeColor="text1"/>
        </w:rPr>
        <w:t xml:space="preserve"> for everyday tasks and separate administrator accounts for system-level changes</w:t>
      </w:r>
      <w:r>
        <w:rPr>
          <w:rFonts w:eastAsia="system-ui" w:cs="system-ui"/>
          <w:color w:val="000000" w:themeColor="text1"/>
        </w:rPr>
        <w:t>.</w:t>
      </w:r>
    </w:p>
    <w:p>
      <w:pPr>
        <w:pStyle w:val="ListParagraph"/>
        <w:widowControl/>
        <w:numPr>
          <w:ilvl w:val="1"/>
          <w:numId w:val="143"/>
        </w:numPr>
        <w:shd w:val="clear" w:color="auto" w:fill="FFFFFF" w:themeFill="background1"/>
        <w:spacing w:lineRule="auto" w:line="240" w:before="0" w:after="0"/>
        <w:contextualSpacing/>
        <w:textAlignment w:val="baseline"/>
        <w:rPr>
          <w:rFonts w:eastAsia="Segoe UI" w:cs="Segoe UI"/>
          <w:color w:val="0D0D0D" w:themeColor="text1" w:themeTint="f2"/>
        </w:rPr>
      </w:pPr>
      <w:r>
        <w:rPr>
          <w:rFonts w:eastAsia="Segoe UI" w:cs="Segoe UI"/>
          <w:color w:val="0D0D0D" w:themeColor="text1" w:themeTint="f2"/>
        </w:rPr>
        <w:t xml:space="preserve">Group memberships and permissions can be configured using tools like </w:t>
      </w:r>
      <w:r>
        <w:rPr>
          <w:rFonts w:eastAsia="Segoe UI" w:cs="Segoe UI"/>
          <w:b/>
          <w:bCs/>
          <w:color w:val="0D0D0D" w:themeColor="text1" w:themeTint="f2"/>
        </w:rPr>
        <w:t>sudo</w:t>
      </w:r>
      <w:r>
        <w:rPr>
          <w:rFonts w:eastAsia="Segoe UI" w:cs="Segoe UI"/>
          <w:color w:val="0D0D0D" w:themeColor="text1" w:themeTint="f2"/>
        </w:rPr>
        <w:t xml:space="preserve"> and </w:t>
      </w:r>
      <w:r>
        <w:rPr>
          <w:rFonts w:eastAsia="Segoe UI" w:cs="Segoe UI"/>
          <w:b/>
          <w:bCs/>
          <w:color w:val="0D0D0D" w:themeColor="text1" w:themeTint="f2"/>
        </w:rPr>
        <w:t>Chown</w:t>
      </w:r>
      <w:r>
        <w:rPr>
          <w:rFonts w:eastAsia="Segoe UI" w:cs="Segoe UI"/>
          <w:color w:val="0D0D0D" w:themeColor="text1" w:themeTint="f2"/>
        </w:rPr>
        <w:t xml:space="preserve"> to restrict access to certain files and directories.</w:t>
      </w:r>
    </w:p>
    <w:p>
      <w:pPr>
        <w:pStyle w:val="Normal"/>
        <w:widowControl/>
        <w:spacing w:lineRule="auto" w:line="240" w:before="0" w:after="0"/>
        <w:textAlignment w:val="baseline"/>
        <w:rPr>
          <w:color w:val="0F4761" w:themeColor="accent1" w:themeShade="bf"/>
          <w:sz w:val="28"/>
          <w:szCs w:val="28"/>
        </w:rPr>
      </w:pPr>
      <w:r>
        <w:rPr>
          <w:color w:val="0F4761" w:themeColor="accent1" w:themeShade="bf"/>
          <w:sz w:val="28"/>
          <w:szCs w:val="28"/>
        </w:rPr>
        <w:t>5. Enhancing Security and User Management via GUI</w:t>
      </w:r>
    </w:p>
    <w:p>
      <w:pPr>
        <w:pStyle w:val="ListParagraph"/>
        <w:widowControl/>
        <w:numPr>
          <w:ilvl w:val="1"/>
          <w:numId w:val="142"/>
        </w:numPr>
        <w:shd w:val="clear" w:color="auto" w:fill="FFFFFF" w:themeFill="background1"/>
        <w:spacing w:lineRule="auto" w:line="240" w:before="0" w:after="0"/>
        <w:contextualSpacing/>
        <w:textAlignment w:val="baseline"/>
        <w:rPr>
          <w:rFonts w:eastAsia="Segoe UI" w:cs="Segoe UI"/>
          <w:color w:val="0D0D0D" w:themeColor="text1" w:themeTint="f2"/>
        </w:rPr>
      </w:pPr>
      <w:r>
        <w:rPr>
          <w:rFonts w:eastAsia="Segoe UI" w:cs="Segoe UI"/>
          <w:color w:val="0D0D0D" w:themeColor="text1" w:themeTint="f2"/>
        </w:rPr>
        <w:t xml:space="preserve">Ubuntu provides various security features such as </w:t>
      </w:r>
      <w:r>
        <w:rPr>
          <w:rFonts w:eastAsia="Segoe UI" w:cs="Segoe UI"/>
          <w:b/>
          <w:bCs/>
          <w:color w:val="0D0D0D" w:themeColor="text1" w:themeTint="f2"/>
        </w:rPr>
        <w:t xml:space="preserve">full disk encryption </w:t>
      </w:r>
      <w:r>
        <w:rPr>
          <w:rFonts w:eastAsia="Segoe UI" w:cs="Segoe UI"/>
          <w:color w:val="0D0D0D" w:themeColor="text1" w:themeTint="f2"/>
        </w:rPr>
        <w:t>during installation and regular security updates through the package manager.</w:t>
      </w:r>
    </w:p>
    <w:p>
      <w:pPr>
        <w:pStyle w:val="ListParagraph"/>
        <w:widowControl/>
        <w:numPr>
          <w:ilvl w:val="1"/>
          <w:numId w:val="142"/>
        </w:numPr>
        <w:spacing w:lineRule="auto" w:line="240" w:before="0" w:after="0"/>
        <w:contextualSpacing/>
        <w:jc w:val="both"/>
        <w:textAlignment w:val="baseline"/>
        <w:rPr>
          <w:rFonts w:eastAsia="Segoe UI" w:cs="Segoe UI"/>
          <w:b/>
          <w:b/>
          <w:bCs/>
          <w:color w:val="000000" w:themeColor="text1"/>
        </w:rPr>
      </w:pPr>
      <w:r>
        <w:rPr>
          <w:rFonts w:eastAsia="Segoe UI" w:cs="Segoe UI"/>
          <w:color w:val="000000" w:themeColor="text1"/>
        </w:rPr>
        <w:t xml:space="preserve">We can configure additional security measures like firewall settings using utilities Such as </w:t>
      </w:r>
      <w:r>
        <w:rPr>
          <w:rFonts w:eastAsia="Segoe UI" w:cs="Segoe UI"/>
          <w:b/>
          <w:bCs/>
          <w:color w:val="000000" w:themeColor="text1"/>
        </w:rPr>
        <w:t>ufw</w:t>
      </w:r>
      <w:r>
        <w:rPr>
          <w:rFonts w:eastAsia="Segoe UI" w:cs="Segoe UI"/>
          <w:color w:val="000000" w:themeColor="text1"/>
        </w:rPr>
        <w:t xml:space="preserve">(Uncomplicated Firewall) and implementing two-factor authentication (2FA) for user logins can add an extra layer of security. This can be achieved using tools like </w:t>
      </w:r>
      <w:r>
        <w:rPr>
          <w:rFonts w:eastAsia="Segoe UI" w:cs="Segoe UI"/>
          <w:b/>
          <w:bCs/>
          <w:color w:val="000000" w:themeColor="text1"/>
        </w:rPr>
        <w:t>Google Authenticator</w:t>
      </w:r>
      <w:r>
        <w:rPr>
          <w:rFonts w:eastAsia="Segoe UI" w:cs="Segoe UI"/>
          <w:color w:val="000000" w:themeColor="text1"/>
        </w:rPr>
        <w:t xml:space="preserve"> or </w:t>
      </w:r>
      <w:r>
        <w:rPr>
          <w:rFonts w:eastAsia="Segoe UI" w:cs="Segoe UI"/>
          <w:b/>
          <w:bCs/>
          <w:color w:val="000000" w:themeColor="text1"/>
        </w:rPr>
        <w:t>Authy</w:t>
      </w:r>
    </w:p>
    <w:p>
      <w:pPr>
        <w:pStyle w:val="ListParagraph"/>
        <w:widowControl/>
        <w:numPr>
          <w:ilvl w:val="1"/>
          <w:numId w:val="142"/>
        </w:numPr>
        <w:spacing w:lineRule="auto" w:line="240" w:before="0" w:after="0"/>
        <w:contextualSpacing/>
        <w:textAlignment w:val="baseline"/>
        <w:rPr>
          <w:rFonts w:eastAsia="Segoe UI" w:cs="Segoe UI"/>
          <w:color w:val="0D0D0D" w:themeColor="text1" w:themeTint="f2"/>
        </w:rPr>
      </w:pPr>
      <w:r>
        <w:rPr>
          <w:rFonts w:eastAsia="Segoe UI" w:cs="Segoe UI"/>
          <w:color w:val="0D0D0D" w:themeColor="text1" w:themeTint="f2"/>
        </w:rPr>
        <w:t>We can manage users and groups via the graphical interface as well. Navigate to Settings &gt; Users where you can create, delete, or modify user accounts.</w:t>
      </w:r>
    </w:p>
    <w:p>
      <w:pPr>
        <w:pStyle w:val="ListParagraph"/>
        <w:widowControl/>
        <w:numPr>
          <w:ilvl w:val="1"/>
          <w:numId w:val="142"/>
        </w:numPr>
        <w:shd w:val="clear" w:color="auto" w:fill="FFFFFF" w:themeFill="background1"/>
        <w:spacing w:lineRule="auto" w:line="240" w:before="0" w:after="0"/>
        <w:contextualSpacing/>
        <w:textAlignment w:val="baseline"/>
        <w:rPr>
          <w:color w:val="0F4761" w:themeColor="accent1" w:themeShade="bf"/>
          <w:sz w:val="22"/>
          <w:szCs w:val="22"/>
        </w:rPr>
      </w:pPr>
      <w:r>
        <w:rPr>
          <w:rFonts w:eastAsia="Segoe UI" w:cs="Segoe UI"/>
          <w:color w:val="000000" w:themeColor="text1"/>
          <w:sz w:val="22"/>
          <w:szCs w:val="22"/>
        </w:rPr>
        <w:t xml:space="preserve">Additionally, we can use the </w:t>
      </w:r>
      <w:r>
        <w:rPr>
          <w:rFonts w:eastAsia="Segoe UI" w:cs="Segoe UI"/>
          <w:b/>
          <w:bCs/>
          <w:color w:val="000000" w:themeColor="text1"/>
          <w:sz w:val="22"/>
          <w:szCs w:val="22"/>
        </w:rPr>
        <w:t>Users and Groups</w:t>
      </w:r>
      <w:r>
        <w:rPr>
          <w:rFonts w:eastAsia="Segoe UI" w:cs="Segoe UI"/>
          <w:color w:val="000000" w:themeColor="text1"/>
          <w:sz w:val="22"/>
          <w:szCs w:val="22"/>
        </w:rPr>
        <w:t xml:space="preserve"> application (</w:t>
      </w:r>
      <w:r>
        <w:rPr>
          <w:rFonts w:eastAsia="Segoe UI" w:cs="Segoe UI"/>
          <w:b/>
          <w:bCs/>
          <w:color w:val="000000" w:themeColor="text1"/>
          <w:sz w:val="22"/>
          <w:szCs w:val="22"/>
        </w:rPr>
        <w:t>gnome-system-tools</w:t>
      </w:r>
      <w:r>
        <w:rPr>
          <w:rFonts w:eastAsia="Segoe UI" w:cs="Segoe UI"/>
          <w:color w:val="000000" w:themeColor="text1"/>
          <w:sz w:val="22"/>
          <w:szCs w:val="22"/>
        </w:rPr>
        <w:t>) to manage users and groups with a graphical interface</w:t>
      </w:r>
    </w:p>
    <w:p>
      <w:pPr>
        <w:pStyle w:val="Normal"/>
        <w:widowControl/>
        <w:shd w:val="clear" w:color="auto" w:fill="FFFFFF" w:themeFill="background1"/>
        <w:spacing w:lineRule="auto" w:line="240" w:before="0" w:after="0"/>
        <w:textAlignment w:val="baseline"/>
        <w:rPr>
          <w:color w:val="0F4761" w:themeColor="accent1" w:themeShade="bf"/>
          <w:sz w:val="28"/>
          <w:szCs w:val="28"/>
        </w:rPr>
      </w:pPr>
      <w:r>
        <w:rPr>
          <w:color w:val="0F4761" w:themeColor="accent1" w:themeShade="bf"/>
          <w:sz w:val="28"/>
          <w:szCs w:val="28"/>
          <w:lang w:val="en-IN"/>
        </w:rPr>
        <w:t>6.Specify the Interface (Local Account Management System)</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Command Line Interface (CLI):</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Add a user:</w:t>
      </w:r>
    </w:p>
    <w:p>
      <w:pPr>
        <w:pStyle w:val="ListParagraph"/>
        <w:widowControl/>
        <w:numPr>
          <w:ilvl w:val="0"/>
          <w:numId w:val="124"/>
        </w:numPr>
        <w:spacing w:lineRule="auto" w:line="259" w:before="240" w:after="240"/>
        <w:contextualSpacing/>
        <w:jc w:val="both"/>
        <w:textAlignment w:val="baseline"/>
        <w:rPr>
          <w:rFonts w:ascii="Aptos" w:hAnsi="Aptos" w:eastAsia="Aptos" w:cs="Aptos"/>
          <w:color w:val="000000" w:themeColor="text1"/>
          <w:sz w:val="22"/>
          <w:szCs w:val="22"/>
        </w:rPr>
      </w:pPr>
      <w:r>
        <w:rPr>
          <w:rFonts w:eastAsia="Aptos" w:cs="Aptos"/>
          <w:color w:val="000000" w:themeColor="text1"/>
          <w:lang w:val="en-IN"/>
        </w:rPr>
        <w:t>Now add the new user by using</w:t>
      </w:r>
      <w:r>
        <w:rPr>
          <w:rFonts w:eastAsia="Aptos" w:cs="Aptos"/>
          <w:b/>
          <w:bCs/>
          <w:color w:val="000000" w:themeColor="text1"/>
          <w:lang w:val="en-IN"/>
        </w:rPr>
        <w:t xml:space="preserve">  adduser newuser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r>
        <w:rPr>
          <w:rFonts w:eastAsia="Aptos" w:cs="Aptos"/>
          <w:b/>
          <w:bCs/>
          <w:color w:val="000000" w:themeColor="text1"/>
          <w:lang w:val="en-IN"/>
        </w:rPr>
        <w:t>.</w:t>
      </w:r>
    </w:p>
    <w:p>
      <w:pPr>
        <w:pStyle w:val="ListParagraph"/>
        <w:widowControl/>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Follow the prompts to set up the new user account.</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Delete a user:</w:t>
      </w:r>
    </w:p>
    <w:p>
      <w:pPr>
        <w:pStyle w:val="ListParagraph"/>
        <w:widowControl/>
        <w:numPr>
          <w:ilvl w:val="0"/>
          <w:numId w:val="123"/>
        </w:numPr>
        <w:spacing w:lineRule="auto" w:line="259" w:before="240" w:after="240"/>
        <w:contextualSpacing/>
        <w:jc w:val="both"/>
        <w:textAlignment w:val="baseline"/>
        <w:rPr>
          <w:rFonts w:ascii="Aptos" w:hAnsi="Aptos" w:eastAsia="Aptos" w:cs="Aptos"/>
          <w:b/>
          <w:b/>
          <w:bCs/>
          <w:color w:val="000000" w:themeColor="text1"/>
          <w:lang w:val="en-IN"/>
        </w:rPr>
      </w:pPr>
      <w:r>
        <w:rPr>
          <w:rFonts w:eastAsia="Aptos" w:cs="Aptos"/>
          <w:color w:val="000000" w:themeColor="text1"/>
          <w:lang w:val="en-IN"/>
        </w:rPr>
        <w:t>Now Delete the user by using</w:t>
      </w:r>
      <w:r>
        <w:rPr>
          <w:rFonts w:eastAsia="Aptos" w:cs="Aptos"/>
          <w:b/>
          <w:bCs/>
          <w:color w:val="000000" w:themeColor="text1"/>
          <w:lang w:val="en-IN"/>
        </w:rPr>
        <w:t xml:space="preserve">  deluser newuser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r>
        <w:rPr>
          <w:rFonts w:eastAsia="Aptos" w:cs="Aptos"/>
          <w:b/>
          <w:bCs/>
          <w:color w:val="000000" w:themeColor="text1"/>
          <w:lang w:val="en-IN"/>
        </w:rPr>
        <w:t>.</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color w:val="000000" w:themeColor="text1"/>
          <w:lang w:val="en-IN"/>
        </w:rPr>
        <w:t>To remove the user along with their home directory:</w:t>
      </w:r>
    </w:p>
    <w:p>
      <w:pPr>
        <w:pStyle w:val="ListParagraph"/>
        <w:widowControl/>
        <w:numPr>
          <w:ilvl w:val="0"/>
          <w:numId w:val="122"/>
        </w:numPr>
        <w:spacing w:lineRule="auto" w:line="259" w:before="240" w:after="240"/>
        <w:contextualSpacing/>
        <w:jc w:val="both"/>
        <w:textAlignment w:val="baseline"/>
        <w:rPr>
          <w:rFonts w:ascii="Aptos" w:hAnsi="Aptos" w:eastAsia="Aptos" w:cs="Aptos"/>
          <w:b/>
          <w:b/>
          <w:bCs/>
          <w:color w:val="000000" w:themeColor="text1"/>
          <w:lang w:val="en-IN"/>
        </w:rPr>
      </w:pPr>
      <w:r>
        <w:rPr>
          <w:rFonts w:eastAsia="Aptos" w:cs="Aptos"/>
          <w:color w:val="000000" w:themeColor="text1"/>
          <w:lang w:val="en-IN"/>
        </w:rPr>
        <w:t>Now remove the user along with home directory by using</w:t>
      </w:r>
      <w:r>
        <w:rPr>
          <w:rFonts w:eastAsia="Aptos" w:cs="Aptos"/>
          <w:b/>
          <w:bCs/>
          <w:color w:val="000000" w:themeColor="text1"/>
          <w:lang w:val="en-IN"/>
        </w:rPr>
        <w:t xml:space="preserve"> deluser --remove-home newuser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b/>
          <w:bCs/>
          <w:color w:val="000000" w:themeColor="text1"/>
          <w:lang w:val="en-IN"/>
        </w:rPr>
        <w:t>Modify a user:</w:t>
      </w:r>
    </w:p>
    <w:p>
      <w:pPr>
        <w:pStyle w:val="ListParagraph"/>
        <w:widowControl/>
        <w:numPr>
          <w:ilvl w:val="0"/>
          <w:numId w:val="121"/>
        </w:numPr>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 xml:space="preserve">Now add the user to the sudo group by using </w:t>
      </w:r>
      <w:r>
        <w:rPr>
          <w:rFonts w:eastAsia="Aptos" w:cs="Aptos"/>
          <w:b/>
          <w:bCs/>
          <w:color w:val="000000" w:themeColor="text1"/>
          <w:lang w:val="en-IN"/>
        </w:rPr>
        <w:t xml:space="preserve">usermod -aG groupname username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Example: Add a user to the sudo group:</w:t>
      </w:r>
    </w:p>
    <w:p>
      <w:pPr>
        <w:pStyle w:val="ListParagraph"/>
        <w:widowControl/>
        <w:numPr>
          <w:ilvl w:val="0"/>
          <w:numId w:val="120"/>
        </w:numPr>
        <w:spacing w:lineRule="auto" w:line="259" w:before="240" w:after="240"/>
        <w:contextualSpacing/>
        <w:jc w:val="both"/>
        <w:textAlignment w:val="baseline"/>
        <w:rPr>
          <w:rFonts w:ascii="Aptos" w:hAnsi="Aptos" w:eastAsia="Aptos" w:cs="Aptos"/>
          <w:color w:val="000000" w:themeColor="text1"/>
          <w:lang w:val="en-IN"/>
        </w:rPr>
      </w:pPr>
      <w:r>
        <w:rPr>
          <w:rFonts w:eastAsia="Aptos" w:cs="Aptos"/>
          <w:color w:val="000000" w:themeColor="text1"/>
          <w:lang w:val="en-IN"/>
        </w:rPr>
        <w:t xml:space="preserve">Now as an example adda a user to the sudo group by using </w:t>
      </w:r>
      <w:r>
        <w:rPr>
          <w:rFonts w:eastAsia="Aptos" w:cs="Aptos"/>
          <w:b/>
          <w:bCs/>
          <w:color w:val="000000" w:themeColor="text1"/>
          <w:lang w:val="en-IN"/>
        </w:rPr>
        <w:t xml:space="preserve">sudo usermod -aG sudo newuser </w:t>
      </w:r>
      <w:r>
        <w:rPr>
          <w:rFonts w:eastAsia="Aptos" w:cs="Aptos"/>
          <w:color w:val="000000" w:themeColor="text1"/>
          <w:lang w:val="en-IN"/>
        </w:rPr>
        <w:t>command.</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b/>
          <w:bCs/>
          <w:color w:val="000000" w:themeColor="text1"/>
          <w:lang w:val="en-IN"/>
        </w:rPr>
        <w:t>Change a user's password:</w:t>
      </w:r>
    </w:p>
    <w:p>
      <w:pPr>
        <w:pStyle w:val="ListParagraph"/>
        <w:widowControl/>
        <w:numPr>
          <w:ilvl w:val="0"/>
          <w:numId w:val="119"/>
        </w:numPr>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 xml:space="preserve">Now change the users password by using </w:t>
      </w:r>
      <w:r>
        <w:rPr>
          <w:rFonts w:eastAsia="Aptos" w:cs="Aptos"/>
          <w:b/>
          <w:bCs/>
          <w:color w:val="000000" w:themeColor="text1"/>
          <w:lang w:val="en-IN"/>
        </w:rPr>
        <w:t xml:space="preserve">passwd newuser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b/>
          <w:bCs/>
          <w:color w:val="000000" w:themeColor="text1"/>
          <w:lang w:val="en-IN"/>
        </w:rPr>
        <w:t>Graphical User Interface (GUI):</w:t>
      </w:r>
    </w:p>
    <w:p>
      <w:pPr>
        <w:pStyle w:val="ListParagraph"/>
        <w:widowControl/>
        <w:numPr>
          <w:ilvl w:val="0"/>
          <w:numId w:val="118"/>
        </w:numPr>
        <w:spacing w:lineRule="auto" w:line="259" w:before="0" w:after="0"/>
        <w:contextualSpacing/>
        <w:jc w:val="both"/>
        <w:textAlignment w:val="baseline"/>
        <w:rPr>
          <w:rFonts w:ascii="Aptos" w:hAnsi="Aptos" w:eastAsia="Aptos" w:cs="Aptos"/>
          <w:color w:val="000000" w:themeColor="text1"/>
        </w:rPr>
      </w:pPr>
      <w:r>
        <w:rPr>
          <w:rFonts w:eastAsia="Aptos" w:cs="Aptos"/>
          <w:color w:val="000000" w:themeColor="text1"/>
          <w:lang w:val="en-IN"/>
        </w:rPr>
        <w:t xml:space="preserve">Open the </w:t>
      </w:r>
      <w:r>
        <w:rPr>
          <w:rFonts w:eastAsia="Aptos" w:cs="Aptos"/>
          <w:b/>
          <w:bCs/>
          <w:color w:val="000000" w:themeColor="text1"/>
          <w:lang w:val="en-IN"/>
        </w:rPr>
        <w:t>Settings</w:t>
      </w:r>
      <w:r>
        <w:rPr>
          <w:rFonts w:eastAsia="Aptos" w:cs="Aptos"/>
          <w:color w:val="000000" w:themeColor="text1"/>
          <w:lang w:val="en-IN"/>
        </w:rPr>
        <w:t xml:space="preserve"> application from the GNOME desktop environment.</w:t>
      </w:r>
    </w:p>
    <w:p>
      <w:pPr>
        <w:pStyle w:val="ListParagraph"/>
        <w:widowControl/>
        <w:numPr>
          <w:ilvl w:val="0"/>
          <w:numId w:val="118"/>
        </w:numPr>
        <w:spacing w:lineRule="auto" w:line="259" w:before="0" w:after="0"/>
        <w:contextualSpacing/>
        <w:jc w:val="both"/>
        <w:textAlignment w:val="baseline"/>
        <w:rPr>
          <w:rFonts w:ascii="Aptos" w:hAnsi="Aptos" w:eastAsia="Aptos" w:cs="Aptos"/>
          <w:color w:val="0F4761" w:themeColor="accent1" w:themeShade="bf"/>
          <w:sz w:val="28"/>
          <w:szCs w:val="28"/>
        </w:rPr>
      </w:pPr>
      <w:r>
        <w:rPr>
          <w:rFonts w:eastAsia="Aptos" w:cs="Aptos"/>
          <w:color w:val="000000" w:themeColor="text1"/>
          <w:lang w:val="en-IN"/>
        </w:rPr>
        <w:t xml:space="preserve">Navigate to </w:t>
      </w:r>
      <w:r>
        <w:rPr>
          <w:rFonts w:eastAsia="Aptos" w:cs="Aptos"/>
          <w:b/>
          <w:bCs/>
          <w:color w:val="000000" w:themeColor="text1"/>
          <w:lang w:val="en-IN"/>
        </w:rPr>
        <w:t xml:space="preserve">Users. </w:t>
      </w:r>
      <w:r>
        <w:rPr>
          <w:rFonts w:eastAsia="Aptos" w:cs="Aptos"/>
          <w:color w:val="000000" w:themeColor="text1"/>
          <w:lang w:val="en-IN"/>
        </w:rPr>
        <w:t>Here, we can add, remove, or modify user accounts graphically.</w:t>
      </w:r>
    </w:p>
    <w:p>
      <w:pPr>
        <w:pStyle w:val="Normal"/>
        <w:widowControl/>
        <w:spacing w:lineRule="auto" w:line="259" w:before="240" w:after="0"/>
        <w:jc w:val="both"/>
        <w:textAlignment w:val="baseline"/>
        <w:rPr>
          <w:color w:val="0F4761" w:themeColor="accent1" w:themeShade="bf"/>
          <w:sz w:val="28"/>
          <w:szCs w:val="28"/>
          <w:lang w:val="en-IN"/>
        </w:rPr>
      </w:pPr>
      <w:r>
        <w:rPr>
          <w:color w:val="0F4761" w:themeColor="accent1" w:themeShade="bf"/>
          <w:sz w:val="28"/>
          <w:szCs w:val="28"/>
          <w:lang w:val="en-IN"/>
        </w:rPr>
        <w:t xml:space="preserve">7. Security Functions and Test Cases: </w:t>
      </w:r>
    </w:p>
    <w:p>
      <w:pPr>
        <w:pStyle w:val="ListParagraph"/>
        <w:widowControl/>
        <w:numPr>
          <w:ilvl w:val="0"/>
          <w:numId w:val="117"/>
        </w:numPr>
        <w:spacing w:lineRule="auto" w:line="259" w:before="240" w:after="240"/>
        <w:contextualSpacing/>
        <w:jc w:val="both"/>
        <w:textAlignment w:val="baseline"/>
        <w:rPr>
          <w:lang w:val="en-IN"/>
        </w:rPr>
      </w:pPr>
      <w:r>
        <w:rPr>
          <w:color w:val="000000" w:themeColor="text1"/>
          <w:lang w:val="en-IN"/>
        </w:rPr>
        <w:t>Every security function should have corresponding test cases, while some optional security functions might be documented for reference and not enabled by default.</w:t>
      </w:r>
    </w:p>
    <w:p>
      <w:pPr>
        <w:pStyle w:val="2"/>
        <w:widowControl/>
        <w:rPr>
          <w:rFonts w:ascii="Aptos" w:hAnsi="Aptos" w:asciiTheme="minorHAnsi" w:hAnsiTheme="minorHAnsi"/>
          <w:sz w:val="18"/>
          <w:szCs w:val="18"/>
        </w:rPr>
      </w:pPr>
      <w:bookmarkStart w:id="6" w:name="_Toc207723161"/>
      <w:r>
        <w:rPr>
          <w:rFonts w:ascii="Aptos" w:hAnsi="Aptos" w:asciiTheme="minorHAnsi" w:hAnsiTheme="minorHAnsi"/>
        </w:rPr>
        <w:t>CR 1.1 (1) – Unique identification and authentication</w:t>
      </w:r>
      <w:bookmarkEnd w:id="6"/>
      <w:r>
        <w:rPr>
          <w:rFonts w:ascii="Aptos" w:hAnsi="Aptos" w:asciiTheme="minorHAnsi" w:hAnsiTheme="minorHAnsi"/>
        </w:rPr>
        <w:t> </w:t>
      </w:r>
    </w:p>
    <w:p>
      <w:pPr>
        <w:pStyle w:val="Normal"/>
        <w:widowControl/>
        <w:jc w:val="both"/>
        <w:rPr>
          <w:rFonts w:ascii="Aptos" w:hAnsi="Aptos" w:eastAsia="Aptos" w:cs="Aptos"/>
          <w:color w:val="000000" w:themeColor="text1"/>
          <w:lang w:val="en-IN"/>
        </w:rPr>
      </w:pPr>
      <w:r>
        <w:rPr>
          <w:rFonts w:eastAsia="新細明體" w:cs="Segoe UI"/>
        </w:rPr>
        <w:t xml:space="preserve">User identification and authentication were role-based. The login function will verify the identity of human users before access the switch according to enforced access right defined in CR 2.1 and to </w:t>
      </w:r>
      <w:r>
        <w:rPr>
          <w:rFonts w:eastAsia="Aptos" w:cs="Aptos"/>
          <w:color w:val="000000" w:themeColor="text1"/>
          <w:lang w:val="en-IN"/>
        </w:rPr>
        <w:t xml:space="preserve">achieve </w:t>
      </w:r>
      <w:r>
        <w:rPr>
          <w:rFonts w:eastAsia="Aptos" w:cs="Aptos"/>
          <w:b/>
          <w:bCs/>
          <w:color w:val="000000" w:themeColor="text1"/>
          <w:lang w:val="en-IN"/>
        </w:rPr>
        <w:t xml:space="preserve">unique identification and authentication </w:t>
      </w:r>
      <w:r>
        <w:rPr>
          <w:rFonts w:eastAsia="Aptos" w:cs="Aptos"/>
          <w:color w:val="000000" w:themeColor="text1"/>
          <w:lang w:val="en-IN"/>
        </w:rPr>
        <w:t>for each account in Ubuntu 22.04 LTS, we need to follow a set of best practices and configurations to ensure that each user account is uniquely identifiable and securely authenticated. Here are the steps to achieve this:</w:t>
      </w:r>
    </w:p>
    <w:p>
      <w:pPr>
        <w:pStyle w:val="3"/>
        <w:rPr>
          <w:sz w:val="18"/>
          <w:szCs w:val="18"/>
        </w:rPr>
      </w:pPr>
      <w:bookmarkStart w:id="7" w:name="_Toc207723162"/>
      <w:r>
        <w:rPr/>
        <w:t>Detailed Setting Steps</w:t>
      </w:r>
      <w:bookmarkEnd w:id="7"/>
      <w:r>
        <w:rPr/>
        <w:t> </w:t>
      </w:r>
    </w:p>
    <w:p>
      <w:pPr>
        <w:pStyle w:val="Normal"/>
        <w:widowControl/>
        <w:spacing w:lineRule="auto" w:line="259" w:before="240" w:after="240"/>
        <w:jc w:val="both"/>
        <w:textAlignment w:val="baseline"/>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 Creating Unique User Accounts</w:t>
      </w:r>
    </w:p>
    <w:p>
      <w:pPr>
        <w:pStyle w:val="Normal"/>
        <w:widowControl/>
        <w:spacing w:lineRule="auto" w:line="259" w:before="0" w:after="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Use Unique Usernames</w:t>
      </w:r>
      <w:r>
        <w:rPr>
          <w:rFonts w:eastAsia="Aptos" w:cs="Aptos"/>
          <w:color w:val="000000" w:themeColor="text1"/>
          <w:lang w:val="en-IN"/>
        </w:rPr>
        <w:t xml:space="preserve">: </w:t>
      </w:r>
    </w:p>
    <w:p>
      <w:pPr>
        <w:pStyle w:val="ListParagraph"/>
        <w:widowControl/>
        <w:numPr>
          <w:ilvl w:val="0"/>
          <w:numId w:val="116"/>
        </w:numPr>
        <w:spacing w:lineRule="auto" w:line="259" w:before="0" w:after="0"/>
        <w:contextualSpacing/>
        <w:jc w:val="both"/>
        <w:textAlignment w:val="baseline"/>
        <w:rPr>
          <w:rFonts w:ascii="Aptos" w:hAnsi="Aptos" w:eastAsia="Aptos" w:cs="Aptos"/>
          <w:color w:val="000000" w:themeColor="text1"/>
        </w:rPr>
      </w:pPr>
      <w:r>
        <w:rPr>
          <w:rFonts w:eastAsia="Aptos" w:cs="Aptos"/>
          <w:color w:val="000000" w:themeColor="text1"/>
          <w:lang w:val="en-IN"/>
        </w:rPr>
        <w:t>Ensure that each user is assigned a unique username. This can be managed through the system's user management commands.</w:t>
      </w:r>
    </w:p>
    <w:p>
      <w:pPr>
        <w:pStyle w:val="ListParagraph"/>
        <w:widowControl/>
        <w:numPr>
          <w:ilvl w:val="0"/>
          <w:numId w:val="116"/>
        </w:numPr>
        <w:spacing w:lineRule="auto" w:line="259" w:before="0" w:after="0"/>
        <w:contextualSpacing/>
        <w:textAlignment w:val="baseline"/>
        <w:rPr>
          <w:rFonts w:ascii="Aptos" w:hAnsi="Aptos" w:eastAsia="Aptos" w:cs="Aptos"/>
          <w:color w:val="000000" w:themeColor="text1"/>
        </w:rPr>
      </w:pPr>
      <w:r>
        <w:rPr>
          <w:rFonts w:eastAsia="Aptos" w:cs="Aptos"/>
          <w:color w:val="000000" w:themeColor="text1"/>
          <w:lang w:val="en-IN"/>
        </w:rPr>
        <w:t xml:space="preserve">Now create unique user accounts by using </w:t>
      </w:r>
      <w:r>
        <w:rPr>
          <w:rFonts w:eastAsia="Aptos" w:cs="Aptos"/>
          <w:b/>
          <w:bCs/>
          <w:color w:val="000000" w:themeColor="text1"/>
          <w:lang w:val="en-IN"/>
        </w:rPr>
        <w:t xml:space="preserve">adduser username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textAlignment w:val="baseline"/>
        <w:rPr>
          <w:rFonts w:ascii="Aptos" w:hAnsi="Aptos" w:eastAsia="Aptos" w:cs="Aptos"/>
          <w:color w:val="000000" w:themeColor="text1"/>
        </w:rPr>
      </w:pPr>
      <w:r>
        <w:rPr>
          <w:rFonts w:eastAsia="Aptos" w:cs="Aptos"/>
          <w:color w:val="0F4761" w:themeColor="accent1" w:themeShade="bf"/>
          <w:sz w:val="28"/>
          <w:szCs w:val="28"/>
          <w:lang w:val="en-IN"/>
        </w:rPr>
        <w:t>2. Strong Password Policies</w:t>
      </w:r>
    </w:p>
    <w:p>
      <w:pPr>
        <w:pStyle w:val="Normal"/>
        <w:widowControl/>
        <w:spacing w:lineRule="auto" w:line="259"/>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Enforce Strong Passwords</w:t>
      </w:r>
      <w:r>
        <w:rPr>
          <w:rFonts w:eastAsia="Aptos" w:cs="Aptos"/>
          <w:color w:val="000000" w:themeColor="text1"/>
          <w:lang w:val="en-IN"/>
        </w:rPr>
        <w:t xml:space="preserve">: </w:t>
      </w:r>
    </w:p>
    <w:p>
      <w:pPr>
        <w:pStyle w:val="ListParagraph"/>
        <w:widowControl/>
        <w:numPr>
          <w:ilvl w:val="0"/>
          <w:numId w:val="115"/>
        </w:numPr>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Configure PAM (Pluggable Authentication Modules) to enforce strong password policies. Install libpam-pwquality and configure it.</w:t>
      </w:r>
    </w:p>
    <w:p>
      <w:pPr>
        <w:pStyle w:val="ListParagraph"/>
        <w:widowControl/>
        <w:numPr>
          <w:ilvl w:val="0"/>
          <w:numId w:val="115"/>
        </w:numPr>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 xml:space="preserve">Now install the PAM modules by using </w:t>
      </w:r>
      <w:r>
        <w:rPr>
          <w:rFonts w:eastAsia="Aptos" w:cs="Aptos"/>
          <w:b/>
          <w:bCs/>
          <w:color w:val="000000" w:themeColor="text1"/>
          <w:lang w:val="en-IN"/>
        </w:rPr>
        <w:t xml:space="preserve">apt install libpam-pwquality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0" w:after="0"/>
        <w:textAlignment w:val="baseline"/>
        <w:rPr>
          <w:rFonts w:ascii="Aptos" w:hAnsi="Aptos" w:eastAsia="Aptos" w:cs="Aptos"/>
          <w:color w:val="000000" w:themeColor="text1"/>
        </w:rPr>
      </w:pPr>
      <w:r>
        <w:rPr>
          <w:rFonts w:eastAsia="Aptos" w:cs="Aptos"/>
          <w:b/>
          <w:bCs/>
          <w:color w:val="000000" w:themeColor="text1"/>
          <w:lang w:val="en-IN"/>
        </w:rPr>
        <w:t>Edit /etc/pam.d/</w:t>
      </w:r>
      <w:bookmarkStart w:id="8" w:name="_Int_IhaX1UAu"/>
      <w:r>
        <w:rPr>
          <w:rFonts w:eastAsia="Aptos" w:cs="Aptos"/>
          <w:b/>
          <w:bCs/>
          <w:color w:val="000000" w:themeColor="text1"/>
          <w:lang w:val="en-IN"/>
        </w:rPr>
        <w:t>common-password</w:t>
      </w:r>
      <w:bookmarkEnd w:id="8"/>
      <w:r>
        <w:rPr>
          <w:rFonts w:eastAsia="Aptos" w:cs="Aptos"/>
          <w:color w:val="000000" w:themeColor="text1"/>
          <w:lang w:val="en-IN"/>
        </w:rPr>
        <w:t xml:space="preserve"> to enforce password strength requirements.</w:t>
      </w:r>
    </w:p>
    <w:p>
      <w:pPr>
        <w:pStyle w:val="ListParagraph"/>
        <w:widowControl/>
        <w:numPr>
          <w:ilvl w:val="0"/>
          <w:numId w:val="114"/>
        </w:numPr>
        <w:spacing w:lineRule="auto" w:line="259" w:before="0" w:after="0"/>
        <w:contextualSpacing/>
        <w:jc w:val="both"/>
        <w:textAlignment w:val="baseline"/>
        <w:rPr>
          <w:rFonts w:ascii="Aptos" w:hAnsi="Aptos" w:eastAsia="Aptos" w:cs="Aptos"/>
          <w:color w:val="000000" w:themeColor="text1"/>
        </w:rPr>
      </w:pPr>
      <w:r>
        <w:rPr>
          <w:rFonts w:eastAsia="Aptos" w:cs="Aptos"/>
          <w:color w:val="000000" w:themeColor="text1"/>
          <w:lang w:val="en-IN"/>
        </w:rPr>
        <w:t xml:space="preserve">Now open the file </w:t>
      </w:r>
      <w:r>
        <w:rPr>
          <w:rFonts w:eastAsia="Aptos" w:cs="Aptos"/>
          <w:b/>
          <w:bCs/>
          <w:color w:val="000000" w:themeColor="text1"/>
          <w:lang w:val="en-IN"/>
        </w:rPr>
        <w:t>/etc/pam.d/common-password</w:t>
      </w:r>
      <w:r>
        <w:rPr>
          <w:rFonts w:eastAsia="Aptos" w:cs="Aptos"/>
          <w:color w:val="000000" w:themeColor="text1"/>
          <w:lang w:val="en-IN"/>
        </w:rPr>
        <w:t xml:space="preserve"> in </w:t>
      </w:r>
      <w:r>
        <w:rPr/>
        <w:br/>
      </w:r>
      <w:r>
        <w:rPr>
          <w:rFonts w:eastAsia="Aptos" w:cs="Aptos"/>
          <w:b/>
          <w:bCs/>
          <w:color w:val="000000" w:themeColor="text1"/>
          <w:lang w:val="en-IN"/>
        </w:rPr>
        <w:t xml:space="preserve">nano/Vim </w:t>
      </w:r>
      <w:r>
        <w:rPr>
          <w:rFonts w:eastAsia="Aptos" w:cs="Aptos"/>
          <w:color w:val="000000" w:themeColor="text1"/>
          <w:lang w:val="en-IN"/>
        </w:rPr>
        <w:t xml:space="preserve">editor tool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ListParagraph"/>
        <w:widowControl/>
        <w:spacing w:lineRule="auto" w:line="259" w:before="0" w:after="0"/>
        <w:contextualSpacing/>
        <w:jc w:val="both"/>
        <w:textAlignment w:val="baseline"/>
        <w:rPr>
          <w:rFonts w:ascii="Aptos" w:hAnsi="Aptos" w:eastAsia="Aptos" w:cs="Aptos"/>
          <w:color w:val="000000" w:themeColor="text1"/>
        </w:rPr>
      </w:pPr>
      <w:r>
        <w:rPr>
          <w:rFonts w:eastAsia="Aptos" w:cs="Aptos"/>
          <w:color w:val="000000" w:themeColor="text1"/>
          <w:lang w:val="en-IN"/>
        </w:rPr>
        <w:t>Add or modify the line to include parameters for password quality:</w:t>
      </w:r>
    </w:p>
    <w:p>
      <w:pPr>
        <w:pStyle w:val="Normal"/>
        <w:widowControl/>
        <w:spacing w:lineRule="auto" w:line="259" w:before="0" w:after="0"/>
        <w:jc w:val="center"/>
        <w:textAlignment w:val="baseline"/>
        <w:rPr>
          <w:rFonts w:ascii="Aptos" w:hAnsi="Aptos" w:eastAsia="Aptos" w:cs="Aptos"/>
          <w:color w:val="0F4761" w:themeColor="accent1" w:themeShade="bf"/>
          <w:sz w:val="28"/>
          <w:szCs w:val="28"/>
        </w:rPr>
      </w:pPr>
      <w:r>
        <w:rPr>
          <w:rFonts w:ascii="Aptos" w:hAnsi="Aptos" w:cs="Aptos" w:eastAsia="Aptos"/>
          <w:b/>
          <w:bCs/>
          <w:color w:val="000000" w:themeColor="text1"/>
          <w:lang w:val="en-IN"/>
        </w:rPr>
        <w:t xml:space="preserve">         </w:t>
      </w:r>
      <w:r>
        <w:rPr>
          <w:rFonts w:eastAsia="Aptos" w:cs="Aptos"/>
          <w:b/>
          <w:bCs/>
          <w:color w:val="000000" w:themeColor="text1"/>
          <w:lang w:val="en-IN"/>
        </w:rPr>
        <w:t>password requisite pam_pwquality.so retry=3 minlen=12                dcredit=-1 ucredit=-1 ocredit=-1 lcredit=-1</w:t>
      </w:r>
    </w:p>
    <w:p>
      <w:pPr>
        <w:pStyle w:val="Normal"/>
        <w:widowControl/>
        <w:spacing w:lineRule="auto" w:line="259" w:before="0" w:after="0"/>
        <w:textAlignment w:val="baseline"/>
        <w:rPr>
          <w:rFonts w:ascii="Aptos" w:hAnsi="Aptos" w:eastAsia="Aptos" w:cs="Aptos"/>
          <w:color w:val="0F4761" w:themeColor="accent1" w:themeShade="bf"/>
          <w:sz w:val="28"/>
          <w:szCs w:val="28"/>
        </w:rPr>
      </w:pPr>
      <w:r>
        <w:rPr/>
        <w:br/>
      </w:r>
      <w:r>
        <w:rPr>
          <w:rFonts w:eastAsia="Aptos" w:cs="Aptos"/>
          <w:color w:val="0F4761" w:themeColor="accent1" w:themeShade="bf"/>
          <w:sz w:val="28"/>
          <w:szCs w:val="28"/>
          <w:lang w:val="en-IN"/>
        </w:rPr>
        <w:t>3. User Account Management</w:t>
      </w:r>
    </w:p>
    <w:p>
      <w:pPr>
        <w:pStyle w:val="Normal"/>
        <w:widowControl/>
        <w:spacing w:lineRule="auto" w:line="259" w:before="0" w:after="0"/>
        <w:jc w:val="both"/>
        <w:textAlignment w:val="baseline"/>
        <w:rPr>
          <w:rFonts w:ascii="Aptos" w:hAnsi="Aptos" w:eastAsia="Aptos" w:cs="Aptos"/>
          <w:color w:val="000000" w:themeColor="text1"/>
        </w:rPr>
      </w:pPr>
      <w:r>
        <w:rPr>
          <w:rFonts w:eastAsia="Aptos" w:cs="Aptos"/>
          <w:b/>
          <w:bCs/>
          <w:color w:val="000000" w:themeColor="text1"/>
          <w:lang w:val="en-IN"/>
        </w:rPr>
        <w:t>Regularly Review User Accounts</w:t>
      </w:r>
      <w:r>
        <w:rPr>
          <w:rFonts w:eastAsia="Aptos" w:cs="Aptos"/>
          <w:color w:val="000000" w:themeColor="text1"/>
          <w:lang w:val="en-IN"/>
        </w:rPr>
        <w:t xml:space="preserve">: </w:t>
      </w:r>
    </w:p>
    <w:p>
      <w:pPr>
        <w:pStyle w:val="ListParagraph"/>
        <w:widowControl/>
        <w:numPr>
          <w:ilvl w:val="0"/>
          <w:numId w:val="113"/>
        </w:numPr>
        <w:spacing w:lineRule="auto" w:line="259" w:before="0" w:after="0"/>
        <w:contextualSpacing/>
        <w:jc w:val="both"/>
        <w:textAlignment w:val="baseline"/>
        <w:rPr>
          <w:rFonts w:ascii="Aptos" w:hAnsi="Aptos" w:eastAsia="Aptos" w:cs="Aptos"/>
          <w:color w:val="000000" w:themeColor="text1"/>
        </w:rPr>
      </w:pPr>
      <w:r>
        <w:rPr>
          <w:rFonts w:eastAsia="Aptos" w:cs="Aptos"/>
          <w:color w:val="000000" w:themeColor="text1"/>
          <w:lang w:val="en-IN"/>
        </w:rPr>
        <w:t>Regularly audit and review user accounts to ensure all accounts are necessary and uniquely identifiable.</w:t>
      </w:r>
    </w:p>
    <w:p>
      <w:pPr>
        <w:pStyle w:val="ListParagraph"/>
        <w:widowControl/>
        <w:numPr>
          <w:ilvl w:val="0"/>
          <w:numId w:val="113"/>
        </w:numPr>
        <w:spacing w:lineRule="auto" w:line="259" w:before="0" w:after="0"/>
        <w:contextualSpacing/>
        <w:textAlignment w:val="baseline"/>
        <w:rPr>
          <w:rFonts w:ascii="Aptos" w:hAnsi="Aptos" w:eastAsia="Aptos" w:cs="Aptos"/>
          <w:color w:val="000000" w:themeColor="text1"/>
        </w:rPr>
      </w:pPr>
      <w:r>
        <w:rPr>
          <w:rFonts w:eastAsia="Aptos" w:cs="Aptos"/>
          <w:color w:val="000000" w:themeColor="text1"/>
        </w:rPr>
        <w:t xml:space="preserve">Now review the user accounts by using </w:t>
      </w:r>
      <w:r>
        <w:rPr>
          <w:rFonts w:eastAsia="Aptos" w:cs="Aptos"/>
          <w:b/>
          <w:bCs/>
          <w:color w:val="000000" w:themeColor="text1"/>
          <w:lang w:val="en-IN"/>
        </w:rPr>
        <w:t xml:space="preserve">sudo awk -F: '{print $1}' /etc/passwd </w:t>
      </w:r>
      <w:r>
        <w:rPr>
          <w:rFonts w:eastAsia="Aptos" w:cs="Aptos"/>
          <w:color w:val="000000" w:themeColor="text1"/>
          <w:lang w:val="en-IN"/>
        </w:rPr>
        <w:t>command.</w:t>
      </w:r>
    </w:p>
    <w:p>
      <w:pPr>
        <w:pStyle w:val="Normal"/>
        <w:widowControl/>
        <w:spacing w:lineRule="auto" w:line="259"/>
        <w:textAlignment w:val="baseline"/>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4. Configure Account Expiration</w:t>
      </w:r>
    </w:p>
    <w:p>
      <w:pPr>
        <w:pStyle w:val="Normal"/>
        <w:widowControl/>
        <w:spacing w:lineRule="auto" w:line="259" w:before="0" w:after="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Set Account Expiry Dates</w:t>
      </w:r>
      <w:r>
        <w:rPr>
          <w:rFonts w:eastAsia="Aptos" w:cs="Aptos"/>
          <w:color w:val="000000" w:themeColor="text1"/>
          <w:lang w:val="en-IN"/>
        </w:rPr>
        <w:t xml:space="preserve">: </w:t>
      </w:r>
    </w:p>
    <w:p>
      <w:pPr>
        <w:pStyle w:val="ListParagraph"/>
        <w:widowControl/>
        <w:numPr>
          <w:ilvl w:val="0"/>
          <w:numId w:val="112"/>
        </w:numPr>
        <w:spacing w:lineRule="auto" w:line="259" w:before="0" w:after="0"/>
        <w:contextualSpacing/>
        <w:jc w:val="both"/>
        <w:textAlignment w:val="baseline"/>
        <w:rPr>
          <w:rFonts w:ascii="Aptos" w:hAnsi="Aptos" w:eastAsia="Aptos" w:cs="Aptos"/>
          <w:color w:val="000000" w:themeColor="text1"/>
        </w:rPr>
      </w:pPr>
      <w:r>
        <w:rPr>
          <w:rFonts w:eastAsia="Aptos" w:cs="Aptos"/>
          <w:color w:val="000000" w:themeColor="text1"/>
          <w:lang w:val="en-IN"/>
        </w:rPr>
        <w:t>When creating accounts, set expiry dates if appropriate.</w:t>
      </w:r>
    </w:p>
    <w:p>
      <w:pPr>
        <w:pStyle w:val="ListParagraph"/>
        <w:widowControl/>
        <w:numPr>
          <w:ilvl w:val="0"/>
          <w:numId w:val="11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 xml:space="preserve">Now by using following command </w:t>
      </w:r>
      <w:r>
        <w:rPr>
          <w:rFonts w:eastAsia="Aptos" w:cs="Aptos"/>
          <w:b/>
          <w:bCs/>
          <w:color w:val="000000" w:themeColor="text1"/>
          <w:lang w:val="en-IN"/>
        </w:rPr>
        <w:t xml:space="preserve">useradd -e YYYY-MM-DD username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0" w:after="0"/>
        <w:jc w:val="both"/>
        <w:rPr>
          <w:rFonts w:ascii="Aptos" w:hAnsi="Aptos" w:eastAsia="Aptos" w:cs="Aptos"/>
          <w:color w:val="000000" w:themeColor="text1"/>
        </w:rPr>
      </w:pPr>
      <w:r>
        <w:rPr>
          <w:rFonts w:eastAsia="Aptos" w:cs="Aptos"/>
          <w:color w:val="000000" w:themeColor="text1"/>
        </w:rPr>
      </w:r>
    </w:p>
    <w:p>
      <w:pPr>
        <w:pStyle w:val="Normal"/>
        <w:widowControl/>
        <w:spacing w:lineRule="auto" w:line="259"/>
        <w:textAlignment w:val="baseline"/>
        <w:rPr>
          <w:rFonts w:ascii="Aptos" w:hAnsi="Aptos" w:eastAsia="Aptos" w:cs="Aptos"/>
          <w:color w:val="0F4761" w:themeColor="accent1" w:themeShade="bf"/>
          <w:sz w:val="28"/>
          <w:szCs w:val="28"/>
        </w:rPr>
      </w:pPr>
      <w:r>
        <w:rPr>
          <w:color w:val="0F4761" w:themeColor="accent1" w:themeShade="bf"/>
          <w:sz w:val="28"/>
          <w:szCs w:val="28"/>
          <w:lang w:val="en-IN"/>
        </w:rPr>
        <w:t xml:space="preserve">5. </w:t>
      </w:r>
      <w:r>
        <w:rPr>
          <w:rFonts w:eastAsia="Aptos" w:cs="Aptos"/>
          <w:color w:val="0F4761" w:themeColor="accent1" w:themeShade="bf"/>
          <w:sz w:val="28"/>
          <w:szCs w:val="28"/>
          <w:lang w:val="en-IN"/>
        </w:rPr>
        <w:t>Logging</w:t>
      </w:r>
      <w:r>
        <w:rPr>
          <w:color w:val="0F4761" w:themeColor="accent1" w:themeShade="bf"/>
          <w:sz w:val="28"/>
          <w:szCs w:val="28"/>
          <w:lang w:val="en-IN"/>
        </w:rPr>
        <w:t xml:space="preserve"> and Monitoring</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Enable and Configure Logging</w:t>
      </w:r>
      <w:r>
        <w:rPr>
          <w:rFonts w:eastAsia="Aptos" w:cs="Aptos"/>
          <w:color w:val="000000" w:themeColor="text1"/>
          <w:lang w:val="en-IN"/>
        </w:rPr>
        <w:t xml:space="preserve">: </w:t>
      </w:r>
    </w:p>
    <w:p>
      <w:pPr>
        <w:pStyle w:val="ListParagraph"/>
        <w:widowControl/>
        <w:numPr>
          <w:ilvl w:val="0"/>
          <w:numId w:val="111"/>
        </w:numPr>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Ensure that all authentication attempts are logged.</w:t>
      </w:r>
    </w:p>
    <w:p>
      <w:pPr>
        <w:pStyle w:val="ListParagraph"/>
        <w:widowControl/>
        <w:numPr>
          <w:ilvl w:val="0"/>
          <w:numId w:val="111"/>
        </w:numPr>
        <w:spacing w:lineRule="auto" w:line="259" w:before="240" w:after="240"/>
        <w:contextualSpacing/>
        <w:textAlignment w:val="baseline"/>
        <w:rPr>
          <w:rFonts w:ascii="Aptos" w:hAnsi="Aptos" w:eastAsia="Aptos" w:cs="Aptos"/>
          <w:color w:val="000000" w:themeColor="text1"/>
        </w:rPr>
      </w:pPr>
      <w:r>
        <w:rPr>
          <w:rFonts w:eastAsia="Aptos" w:cs="Aptos"/>
          <w:color w:val="000000" w:themeColor="text1"/>
          <w:lang w:val="en-IN"/>
        </w:rPr>
        <w:t xml:space="preserve">Now open the file </w:t>
      </w:r>
      <w:r>
        <w:rPr>
          <w:rFonts w:eastAsia="Aptos" w:cs="Aptos"/>
          <w:b/>
          <w:bCs/>
          <w:color w:val="000000" w:themeColor="text1"/>
          <w:lang w:val="en-IN"/>
        </w:rPr>
        <w:t xml:space="preserve">/etc/rsyslog.d/50-default.conf </w:t>
      </w:r>
      <w:bookmarkStart w:id="9" w:name="_Int_gKRWQC7W"/>
      <w:r>
        <w:rPr>
          <w:rFonts w:eastAsia="Aptos" w:cs="Aptos"/>
          <w:color w:val="000000" w:themeColor="text1"/>
          <w:lang w:val="en-IN"/>
        </w:rPr>
        <w:t>in</w:t>
      </w:r>
      <w:r>
        <w:rPr>
          <w:rFonts w:eastAsia="Aptos" w:cs="Aptos"/>
          <w:b/>
          <w:bCs/>
          <w:color w:val="000000" w:themeColor="text1"/>
          <w:lang w:val="en-IN"/>
        </w:rPr>
        <w:t xml:space="preserve">  nano</w:t>
      </w:r>
      <w:bookmarkEnd w:id="9"/>
      <w:r>
        <w:rPr>
          <w:rFonts w:eastAsia="Aptos" w:cs="Aptos"/>
          <w:b/>
          <w:bCs/>
          <w:color w:val="000000" w:themeColor="text1"/>
          <w:lang w:val="en-IN"/>
        </w:rPr>
        <w:t xml:space="preserve">/Vim </w:t>
      </w:r>
      <w:r>
        <w:rPr>
          <w:rFonts w:eastAsia="Aptos" w:cs="Aptos"/>
          <w:color w:val="000000" w:themeColor="text1"/>
          <w:lang w:val="en-IN"/>
        </w:rPr>
        <w:t xml:space="preserve">editor tool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Ensure the following line is uncommented to log authentication attempts:</w:t>
      </w:r>
    </w:p>
    <w:p>
      <w:pPr>
        <w:pStyle w:val="Normal"/>
        <w:widowControl/>
        <w:spacing w:lineRule="auto" w:line="259" w:before="0" w:after="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auth, authpriv. * /var/log/auth.log</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Monitor Logs Regularly</w:t>
      </w:r>
      <w:r>
        <w:rPr>
          <w:rFonts w:eastAsia="Aptos" w:cs="Aptos"/>
          <w:color w:val="000000" w:themeColor="text1"/>
          <w:lang w:val="en-IN"/>
        </w:rPr>
        <w:t>:</w:t>
      </w:r>
    </w:p>
    <w:p>
      <w:pPr>
        <w:pStyle w:val="Normal"/>
        <w:widowControl/>
        <w:spacing w:lineRule="auto" w:line="240" w:before="240" w:after="0"/>
        <w:rPr>
          <w:rFonts w:eastAsia="新細明體" w:cs="Segoe UI"/>
        </w:rPr>
      </w:pPr>
      <w:r>
        <w:rPr>
          <w:rFonts w:ascii="Aptos" w:hAnsi="Aptos" w:cs="Aptos" w:eastAsia="Aptos"/>
          <w:color w:val="000000" w:themeColor="text1"/>
          <w:lang w:val="en-IN"/>
        </w:rPr>
        <w:t xml:space="preserve">    </w:t>
      </w:r>
      <w:r>
        <w:rPr>
          <w:rFonts w:eastAsia="Aptos" w:cs="Aptos"/>
          <w:color w:val="000000" w:themeColor="text1"/>
          <w:lang w:val="en-IN"/>
        </w:rPr>
        <w:t xml:space="preserve">Now Monitor the logs by using </w:t>
      </w:r>
      <w:r>
        <w:rPr>
          <w:rFonts w:eastAsia="Aptos" w:cs="Aptos"/>
          <w:b/>
          <w:bCs/>
          <w:color w:val="000000" w:themeColor="text1"/>
          <w:lang w:val="en-IN"/>
        </w:rPr>
        <w:t xml:space="preserve">sudo tail -f /var/log/auth.log </w:t>
      </w:r>
      <w:r>
        <w:rPr>
          <w:rFonts w:eastAsia="Aptos" w:cs="Aptos"/>
          <w:color w:val="000000" w:themeColor="text1"/>
          <w:lang w:val="en-IN"/>
        </w:rPr>
        <w:t>command.</w:t>
      </w:r>
    </w:p>
    <w:p>
      <w:pPr>
        <w:pStyle w:val="2"/>
        <w:rPr>
          <w:color w:val="153D63" w:themeColor="text2" w:themeTint="e6"/>
          <w:sz w:val="32"/>
          <w:szCs w:val="32"/>
          <w:del w:id="1479" w:author="未知作者" w:date="2026-04-22T15:08:31Z"/>
        </w:rPr>
      </w:pPr>
      <w:del w:id="1478" w:author="未知作者" w:date="2026-04-22T15:08:31Z">
        <w:bookmarkStart w:id="10" w:name="_Toc207723163"/>
        <w:r>
          <w:rPr/>
          <w:delText>CR 1.3 –Account Management</w:delText>
        </w:r>
      </w:del>
      <w:bookmarkEnd w:id="10"/>
    </w:p>
    <w:p>
      <w:pPr>
        <w:pStyle w:val="Normal"/>
        <w:widowControl/>
        <w:spacing w:lineRule="auto" w:line="240" w:before="0" w:after="0"/>
        <w:jc w:val="both"/>
        <w:rPr>
          <w:rFonts w:eastAsia="Segoe UI" w:cs="Segoe UI"/>
          <w:color w:val="0D0D0D" w:themeColor="text1" w:themeTint="f2"/>
          <w:del w:id="1481" w:author="未知作者" w:date="2026-04-22T15:08:31Z"/>
        </w:rPr>
      </w:pPr>
      <w:del w:id="1480" w:author="未知作者" w:date="2026-04-22T15:08:31Z">
        <w:r>
          <w:rPr>
            <w:rFonts w:eastAsia="Segoe UI" w:cs="Segoe UI"/>
            <w:color w:val="0D0D0D" w:themeColor="text1" w:themeTint="f2"/>
          </w:rPr>
          <w:delText>In Ubuntu 22.04 LTS, account management refers to the set of processes and tools used to administer user accounts on the operating system. This includes tasks such as creating new users, Group accounts and Password Management of both, modifying existing ones, and deleting accounts when necessary. Account management also involves setting permissions and access levels for individual users and Groups as well as managing authentication methods</w:delText>
        </w:r>
      </w:del>
    </w:p>
    <w:p>
      <w:pPr>
        <w:pStyle w:val="Normal"/>
        <w:widowControl/>
        <w:spacing w:lineRule="auto" w:line="240" w:before="0" w:after="0"/>
        <w:jc w:val="both"/>
        <w:rPr>
          <w:rFonts w:eastAsia="Segoe UI" w:cs="Segoe UI"/>
          <w:del w:id="1484" w:author="未知作者" w:date="2026-04-22T15:08:31Z"/>
        </w:rPr>
      </w:pPr>
      <w:del w:id="1482" w:author="未知作者" w:date="2026-04-22T15:08:31Z">
        <w:r>
          <w:rPr>
            <w:rFonts w:cs="Segoe UI" w:eastAsia="Segoe UI"/>
            <w:color w:val="0D0D0D" w:themeColor="text1" w:themeTint="f2"/>
          </w:rPr>
          <w:delText xml:space="preserve"> </w:delText>
        </w:r>
      </w:del>
      <w:del w:id="1483" w:author="未知作者" w:date="2026-04-22T15:08:31Z">
        <w:r>
          <w:rPr>
            <w:rFonts w:eastAsia="Segoe UI" w:cs="Segoe UI"/>
            <w:color w:val="0D0D0D" w:themeColor="text1" w:themeTint="f2"/>
          </w:rPr>
          <w:delText>like passwords or SSH keys. Overall, effective account management ensures that users and Groups have the appropriate access to resources while maintaining security and compliance with standards like IEC 62443 4-2 CR 1.3.</w:delText>
        </w:r>
      </w:del>
    </w:p>
    <w:p>
      <w:pPr>
        <w:pStyle w:val="3"/>
        <w:rPr>
          <w:sz w:val="18"/>
          <w:szCs w:val="18"/>
          <w:del w:id="1487" w:author="未知作者" w:date="2026-04-22T15:08:31Z"/>
        </w:rPr>
      </w:pPr>
      <w:del w:id="1485" w:author="未知作者" w:date="2026-04-22T15:08:31Z">
        <w:bookmarkStart w:id="11" w:name="_Toc207723164"/>
        <w:r>
          <w:rPr/>
          <w:delText>Statement</w:delText>
        </w:r>
      </w:del>
      <w:del w:id="1486" w:author="未知作者" w:date="2026-04-22T15:08:31Z">
        <w:bookmarkEnd w:id="11"/>
        <w:r>
          <w:rPr/>
          <w:delText> </w:delText>
        </w:r>
      </w:del>
    </w:p>
    <w:p>
      <w:pPr>
        <w:pStyle w:val="Normal"/>
        <w:spacing w:before="240" w:after="240"/>
        <w:rPr>
          <w:rFonts w:eastAsia="Segoe UI" w:cs="Segoe UI"/>
          <w:del w:id="1489" w:author="未知作者" w:date="2026-04-22T15:08:31Z"/>
        </w:rPr>
      </w:pPr>
      <w:del w:id="1488" w:author="未知作者" w:date="2026-04-22T15:08:31Z">
        <w:r>
          <w:rPr>
            <w:rFonts w:eastAsia="Segoe UI" w:cs="Segoe UI"/>
          </w:rPr>
          <w:delText>To comply with the requirements of IEC 62443 4-2 CR 1.3 Account Management, Ubuntu 22.04 LTS operating system must be configured to support the management of all accounts directly or integrated into a system managing accounts according to IEC 62443-3-3 SR 1.3.</w:delText>
        </w:r>
      </w:del>
    </w:p>
    <w:p>
      <w:pPr>
        <w:pStyle w:val="3"/>
        <w:rPr>
          <w:sz w:val="18"/>
          <w:szCs w:val="18"/>
          <w:del w:id="1492" w:author="未知作者" w:date="2026-04-22T15:08:31Z"/>
        </w:rPr>
      </w:pPr>
      <w:del w:id="1490" w:author="未知作者" w:date="2026-04-22T15:08:31Z">
        <w:bookmarkStart w:id="12" w:name="_Toc207723165"/>
        <w:r>
          <w:rPr/>
          <w:delText>Evidence</w:delText>
        </w:r>
      </w:del>
      <w:del w:id="1491" w:author="未知作者" w:date="2026-04-22T15:08:31Z">
        <w:bookmarkEnd w:id="12"/>
        <w:r>
          <w:rPr/>
          <w:delText> </w:delText>
        </w:r>
      </w:del>
    </w:p>
    <w:p>
      <w:pPr>
        <w:pStyle w:val="Normal"/>
        <w:widowControl/>
        <w:spacing w:lineRule="auto" w:line="240" w:beforeAutospacing="1" w:after="240"/>
        <w:rPr>
          <w:del w:id="1496" w:author="未知作者" w:date="2026-04-22T15:08:31Z"/>
        </w:rPr>
      </w:pPr>
      <w:del w:id="1493" w:author="未知作者" w:date="2026-04-22T15:08:31Z">
        <w:r>
          <w:rPr>
            <w:rFonts w:eastAsia="Segoe UI" w:cs="Segoe UI"/>
          </w:rPr>
          <w:delText xml:space="preserve">Ubuntu 22.04 LTS provides built-in functions for managing user accounts, including </w:delText>
        </w:r>
      </w:del>
      <w:del w:id="1494" w:author="未知作者" w:date="2026-04-22T15:08:31Z">
        <w:r>
          <w:rPr>
            <w:rFonts w:eastAsia="Segoe UI" w:cs="Segoe UI"/>
            <w:b/>
            <w:bCs/>
          </w:rPr>
          <w:delText>user creation, modification, and deletion,</w:delText>
        </w:r>
      </w:del>
      <w:del w:id="1495" w:author="未知作者" w:date="2026-04-22T15:08:31Z">
        <w:r>
          <w:rPr>
            <w:rFonts w:eastAsia="Segoe UI" w:cs="Segoe UI"/>
          </w:rPr>
          <w:delText xml:space="preserve"> aligning with the requirements outlined in IEC 62443-3-3 SR 1.3.</w:delText>
        </w:r>
      </w:del>
    </w:p>
    <w:p>
      <w:pPr>
        <w:pStyle w:val="3"/>
        <w:widowControl/>
        <w:spacing w:lineRule="auto" w:line="240" w:beforeAutospacing="1" w:after="0"/>
        <w:rPr>
          <w:del w:id="1499" w:author="未知作者" w:date="2026-04-22T15:08:31Z"/>
        </w:rPr>
      </w:pPr>
      <w:del w:id="1497" w:author="未知作者" w:date="2026-04-22T15:08:31Z">
        <w:bookmarkStart w:id="13" w:name="_Toc207723166"/>
        <w:r>
          <w:rPr/>
          <w:delText>Detailed Setting Steps</w:delText>
        </w:r>
      </w:del>
      <w:del w:id="1498" w:author="未知作者" w:date="2026-04-22T15:08:31Z">
        <w:bookmarkEnd w:id="13"/>
        <w:r>
          <w:rPr/>
          <w:delText> </w:delText>
        </w:r>
      </w:del>
    </w:p>
    <w:p>
      <w:pPr>
        <w:pStyle w:val="ListParagraph"/>
        <w:numPr>
          <w:ilvl w:val="0"/>
          <w:numId w:val="272"/>
        </w:numPr>
        <w:spacing w:before="0" w:after="0"/>
        <w:contextualSpacing/>
        <w:rPr>
          <w:color w:val="0F4761" w:themeColor="accent1" w:themeShade="bf"/>
          <w:sz w:val="28"/>
          <w:szCs w:val="28"/>
          <w:del w:id="1501" w:author="未知作者" w:date="2026-04-22T15:08:31Z"/>
        </w:rPr>
      </w:pPr>
      <w:del w:id="1500" w:author="未知作者" w:date="2026-04-22T15:08:31Z">
        <w:r>
          <w:rPr>
            <w:color w:val="0F4761" w:themeColor="accent1" w:themeShade="bf"/>
            <w:sz w:val="28"/>
            <w:szCs w:val="28"/>
          </w:rPr>
          <w:delText>User Management:</w:delText>
        </w:r>
      </w:del>
    </w:p>
    <w:p>
      <w:pPr>
        <w:pStyle w:val="ListParagraph"/>
        <w:numPr>
          <w:ilvl w:val="1"/>
          <w:numId w:val="141"/>
        </w:numPr>
        <w:spacing w:before="0" w:after="0"/>
        <w:contextualSpacing/>
        <w:rPr>
          <w:rFonts w:eastAsia="Segoe UI" w:cs="Segoe UI"/>
          <w:del w:id="1505" w:author="未知作者" w:date="2026-04-22T15:08:31Z"/>
        </w:rPr>
      </w:pPr>
      <w:del w:id="1502" w:author="未知作者" w:date="2026-04-22T15:08:31Z">
        <w:r>
          <w:rPr>
            <w:rFonts w:eastAsia="Segoe UI" w:cs="Segoe UI"/>
          </w:rPr>
          <w:delText xml:space="preserve">Utilize built-in commands such as </w:delText>
        </w:r>
      </w:del>
      <w:del w:id="1503" w:author="未知作者" w:date="2026-04-22T15:08:31Z">
        <w:r>
          <w:rPr>
            <w:rFonts w:eastAsia="Segoe UI" w:cs="Segoe UI"/>
            <w:b/>
            <w:bCs/>
          </w:rPr>
          <w:delText>adduser, usermod, and userdel</w:delText>
        </w:r>
      </w:del>
      <w:del w:id="1504" w:author="未知作者" w:date="2026-04-22T15:08:31Z">
        <w:r>
          <w:rPr>
            <w:rFonts w:eastAsia="Segoe UI" w:cs="Segoe UI"/>
          </w:rPr>
          <w:delText xml:space="preserve"> to create, modify, and delete user accounts.</w:delText>
        </w:r>
      </w:del>
    </w:p>
    <w:p>
      <w:pPr>
        <w:pStyle w:val="ListParagraph"/>
        <w:spacing w:before="0" w:after="0"/>
        <w:ind w:left="1440" w:hanging="0"/>
        <w:contextualSpacing/>
        <w:rPr>
          <w:rFonts w:eastAsia="Segoe UI" w:cs="Segoe UI"/>
          <w:del w:id="1507" w:author="未知作者" w:date="2026-04-22T15:08:31Z"/>
        </w:rPr>
      </w:pPr>
      <w:del w:id="1506" w:author="未知作者" w:date="2026-04-22T15:08:31Z">
        <w:r>
          <w:rPr>
            <w:rFonts w:eastAsia="Segoe UI" w:cs="Segoe UI"/>
          </w:rPr>
        </w:r>
      </w:del>
    </w:p>
    <w:p>
      <w:pPr>
        <w:pStyle w:val="ListParagraph"/>
        <w:numPr>
          <w:ilvl w:val="0"/>
          <w:numId w:val="272"/>
        </w:numPr>
        <w:spacing w:before="0" w:after="0"/>
        <w:contextualSpacing/>
        <w:rPr>
          <w:color w:val="0F4761" w:themeColor="accent1" w:themeShade="bf"/>
          <w:sz w:val="28"/>
          <w:szCs w:val="28"/>
          <w:del w:id="1509" w:author="未知作者" w:date="2026-04-22T15:08:31Z"/>
        </w:rPr>
      </w:pPr>
      <w:del w:id="1508" w:author="未知作者" w:date="2026-04-22T15:08:31Z">
        <w:r>
          <w:rPr>
            <w:color w:val="0F4761" w:themeColor="accent1" w:themeShade="bf"/>
            <w:sz w:val="28"/>
            <w:szCs w:val="28"/>
          </w:rPr>
          <w:delText>Group Management:</w:delText>
        </w:r>
      </w:del>
    </w:p>
    <w:p>
      <w:pPr>
        <w:pStyle w:val="ListParagraph"/>
        <w:numPr>
          <w:ilvl w:val="1"/>
          <w:numId w:val="140"/>
        </w:numPr>
        <w:spacing w:before="0" w:after="0"/>
        <w:contextualSpacing/>
        <w:rPr>
          <w:rFonts w:eastAsia="Segoe UI" w:cs="Segoe UI"/>
          <w:del w:id="1513" w:author="未知作者" w:date="2026-04-22T15:08:31Z"/>
        </w:rPr>
      </w:pPr>
      <w:del w:id="1510" w:author="未知作者" w:date="2026-04-22T15:08:31Z">
        <w:r>
          <w:rPr>
            <w:rFonts w:eastAsia="Segoe UI" w:cs="Segoe UI"/>
          </w:rPr>
          <w:delText xml:space="preserve">Use commands like </w:delText>
        </w:r>
      </w:del>
      <w:del w:id="1511" w:author="未知作者" w:date="2026-04-22T15:08:31Z">
        <w:r>
          <w:rPr>
            <w:rFonts w:eastAsia="Segoe UI" w:cs="Segoe UI"/>
            <w:b/>
            <w:bCs/>
          </w:rPr>
          <w:delText>addgroup, groupmod, and delgroup</w:delText>
        </w:r>
      </w:del>
      <w:del w:id="1512" w:author="未知作者" w:date="2026-04-22T15:08:31Z">
        <w:r>
          <w:rPr>
            <w:rFonts w:eastAsia="Segoe UI" w:cs="Segoe UI"/>
          </w:rPr>
          <w:delText xml:space="preserve"> to manage user groups.</w:delText>
        </w:r>
      </w:del>
    </w:p>
    <w:p>
      <w:pPr>
        <w:pStyle w:val="ListParagraph"/>
        <w:numPr>
          <w:ilvl w:val="0"/>
          <w:numId w:val="272"/>
        </w:numPr>
        <w:spacing w:before="0" w:after="0"/>
        <w:contextualSpacing/>
        <w:rPr>
          <w:color w:val="0F4761" w:themeColor="accent1" w:themeShade="bf"/>
          <w:sz w:val="28"/>
          <w:szCs w:val="28"/>
          <w:del w:id="1515" w:author="未知作者" w:date="2026-04-22T15:08:31Z"/>
        </w:rPr>
      </w:pPr>
      <w:del w:id="1514" w:author="未知作者" w:date="2026-04-22T15:08:31Z">
        <w:r>
          <w:rPr>
            <w:color w:val="0F4761" w:themeColor="accent1" w:themeShade="bf"/>
            <w:sz w:val="28"/>
            <w:szCs w:val="28"/>
          </w:rPr>
          <w:delText>Password Management:</w:delText>
        </w:r>
      </w:del>
    </w:p>
    <w:p>
      <w:pPr>
        <w:pStyle w:val="2"/>
        <w:spacing w:before="0" w:after="0"/>
        <w:contextualSpacing/>
        <w:rPr>
          <w:rFonts w:eastAsia="Segoe UI" w:cs="Segoe UI"/>
          <w:ins w:id="1519" w:author="未知作者" w:date="2026-04-22T15:08:35Z"/>
        </w:rPr>
      </w:pPr>
      <w:del w:id="1516" w:author="未知作者" w:date="2026-04-22T15:08:31Z">
        <w:r>
          <w:rPr>
            <w:rFonts w:eastAsia="Segoe UI" w:cs="Segoe UI"/>
          </w:rPr>
          <w:delText xml:space="preserve">Employ </w:delText>
        </w:r>
      </w:del>
      <w:del w:id="1517" w:author="未知作者" w:date="2026-04-22T15:08:31Z">
        <w:r>
          <w:rPr>
            <w:rFonts w:eastAsia="Segoe UI" w:cs="Segoe UI"/>
            <w:b/>
            <w:bCs/>
          </w:rPr>
          <w:delText>passwd</w:delText>
        </w:r>
      </w:del>
      <w:del w:id="1518" w:author="未知作者" w:date="2026-04-22T15:08:31Z">
        <w:r>
          <w:rPr>
            <w:rFonts w:eastAsia="Segoe UI" w:cs="Segoe UI"/>
          </w:rPr>
          <w:delText xml:space="preserve"> command to set or change passwords for user accounts.</w:delText>
        </w:r>
      </w:del>
    </w:p>
    <w:p>
      <w:pPr>
        <w:pStyle w:val="ListParagraph"/>
        <w:spacing w:before="0" w:after="0"/>
        <w:contextualSpacing/>
        <w:rPr>
          <w:rFonts w:eastAsia="Segoe UI" w:cs="Segoe UI"/>
          <w:ins w:id="1521" w:author="未知作者" w:date="2026-04-22T15:08:35Z"/>
        </w:rPr>
      </w:pPr>
      <w:ins w:id="1520" w:author="未知作者" w:date="2026-04-22T15:08:35Z">
        <w:r>
          <w:rPr/>
        </w:r>
      </w:ins>
    </w:p>
    <w:p>
      <w:pPr>
        <w:pStyle w:val="Normal"/>
        <w:spacing w:before="0" w:after="0"/>
        <w:contextualSpacing/>
        <w:rPr>
          <w:rFonts w:eastAsia="Segoe UI" w:cs="Segoe UI"/>
          <w:ins w:id="1523" w:author="未知作者" w:date="2026-04-22T15:08:35Z"/>
        </w:rPr>
      </w:pPr>
      <w:ins w:id="1522" w:author="未知作者" w:date="2026-04-22T15:08:35Z">
        <w:r>
          <w:rPr>
            <w:rFonts w:eastAsia="Segoe UI" w:cs="Segoe UI" w:ascii="Arial;sans-serif" w:hAnsi="Arial;sans-serif"/>
            <w:b w:val="false"/>
            <w:i w:val="false"/>
            <w:caps w:val="false"/>
            <w:smallCaps w:val="false"/>
            <w:color w:val="0A0A0A"/>
            <w:spacing w:val="0"/>
            <w:sz w:val="30"/>
          </w:rPr>
          <w:t>CR 1.3 – Account Management</w:t>
        </w:r>
      </w:ins>
    </w:p>
    <w:p>
      <w:pPr>
        <w:pStyle w:val="Normal"/>
        <w:widowControl/>
        <w:spacing w:lineRule="atLeast" w:line="360" w:before="240" w:after="240"/>
        <w:ind w:left="0" w:right="0" w:hanging="0"/>
        <w:rPr>
          <w:rFonts w:eastAsia="Segoe UI" w:cs="Segoe UI"/>
          <w:ins w:id="1528" w:author="未知作者" w:date="2026-04-22T15:08:35Z"/>
        </w:rPr>
      </w:pPr>
      <w:ins w:id="1524" w:author="未知作者" w:date="2026-04-22T15:08:35Z">
        <w:r>
          <w:rPr>
            <w:rStyle w:val="Style14"/>
            <w:rFonts w:ascii="Arial;sans-serif" w:hAnsi="Arial;sans-serif"/>
            <w:b/>
            <w:i w:val="false"/>
            <w:caps w:val="false"/>
            <w:smallCaps w:val="false"/>
            <w:color w:val="0A0A0A"/>
            <w:spacing w:val="0"/>
            <w:sz w:val="24"/>
          </w:rPr>
          <w:t>Conformity Statement</w:t>
        </w:r>
      </w:ins>
      <w:ins w:id="1525" w:author="未知作者" w:date="2026-04-22T15:08:35Z">
        <w:r>
          <w:rPr>
            <w:rFonts w:ascii="Arial;sans-serif" w:hAnsi="Arial;sans-serif"/>
            <w:b w:val="false"/>
            <w:i w:val="false"/>
            <w:caps w:val="false"/>
            <w:smallCaps w:val="false"/>
            <w:color w:val="0A0A0A"/>
            <w:spacing w:val="0"/>
            <w:sz w:val="24"/>
          </w:rPr>
          <w:br/>
          <w:t>The system (Debian 12) supports full lifecycle management of all accounts, including creation, modification, and deletion, directly on the device. This ensures individual accountability and role-based access control (RBAC) in compliance with </w:t>
        </w:r>
      </w:ins>
      <w:ins w:id="1526" w:author="未知作者" w:date="2026-04-22T15:08:35Z">
        <w:r>
          <w:rPr>
            <w:rStyle w:val="Style14"/>
            <w:rFonts w:ascii="Arial;sans-serif" w:hAnsi="Arial;sans-serif"/>
            <w:b/>
            <w:i w:val="false"/>
            <w:caps w:val="false"/>
            <w:smallCaps w:val="false"/>
            <w:color w:val="0A0A0A"/>
            <w:spacing w:val="0"/>
            <w:sz w:val="24"/>
          </w:rPr>
          <w:t>IEC 62443-4-2 CR 1.3</w:t>
        </w:r>
      </w:ins>
      <w:ins w:id="1527" w:author="未知作者" w:date="2026-04-22T15:08:35Z">
        <w:r>
          <w:rPr>
            <w:rFonts w:ascii="Arial;sans-serif" w:hAnsi="Arial;sans-serif"/>
            <w:b w:val="false"/>
            <w:i w:val="false"/>
            <w:caps w:val="false"/>
            <w:smallCaps w:val="false"/>
            <w:color w:val="0A0A0A"/>
            <w:spacing w:val="0"/>
            <w:sz w:val="24"/>
          </w:rPr>
          <w:t>.</w:t>
        </w:r>
      </w:ins>
    </w:p>
    <w:p>
      <w:pPr>
        <w:pStyle w:val="Normal"/>
        <w:widowControl/>
        <w:spacing w:lineRule="atLeast" w:line="360" w:before="240" w:after="240"/>
        <w:ind w:left="0" w:right="0" w:hanging="0"/>
        <w:rPr>
          <w:rFonts w:eastAsia="Segoe UI" w:cs="Segoe UI"/>
          <w:ins w:id="1531" w:author="未知作者" w:date="2026-04-22T15:08:35Z"/>
        </w:rPr>
      </w:pPr>
      <w:ins w:id="1529" w:author="未知作者" w:date="2026-04-22T15:08:35Z">
        <w:r>
          <w:rPr>
            <w:rStyle w:val="Style14"/>
            <w:rFonts w:ascii="Arial;sans-serif" w:hAnsi="Arial;sans-serif"/>
            <w:b/>
            <w:i w:val="false"/>
            <w:caps w:val="false"/>
            <w:smallCaps w:val="false"/>
            <w:color w:val="0A0A0A"/>
            <w:spacing w:val="0"/>
            <w:sz w:val="24"/>
          </w:rPr>
          <w:t>Evidence</w:t>
        </w:r>
      </w:ins>
      <w:ins w:id="1530" w:author="未知作者" w:date="2026-04-22T15:08:35Z">
        <w:r>
          <w:rPr>
            <w:rFonts w:ascii="Arial;sans-serif" w:hAnsi="Arial;sans-serif"/>
            <w:b w:val="false"/>
            <w:i w:val="false"/>
            <w:caps w:val="false"/>
            <w:smallCaps w:val="false"/>
            <w:color w:val="0A0A0A"/>
            <w:spacing w:val="0"/>
            <w:sz w:val="24"/>
          </w:rPr>
          <w:br/>
          <w:t>Debian 12 provides standardized administrative utilities to manage user identities, group memberships, and credential policies.</w:t>
        </w:r>
      </w:ins>
    </w:p>
    <w:p>
      <w:pPr>
        <w:pStyle w:val="Normal"/>
        <w:widowControl/>
        <w:spacing w:lineRule="atLeast" w:line="360" w:before="240" w:after="240"/>
        <w:ind w:left="0" w:right="0" w:hanging="0"/>
        <w:rPr>
          <w:rFonts w:eastAsia="Segoe UI" w:cs="Segoe UI"/>
          <w:ins w:id="1533" w:author="未知作者" w:date="2026-04-22T15:08:35Z"/>
        </w:rPr>
      </w:pPr>
      <w:ins w:id="1532" w:author="未知作者" w:date="2026-04-22T15:08:35Z">
        <w:r>
          <w:rPr>
            <w:rStyle w:val="Style14"/>
            <w:rFonts w:ascii="Arial;sans-serif" w:hAnsi="Arial;sans-serif"/>
            <w:b/>
            <w:i w:val="false"/>
            <w:caps w:val="false"/>
            <w:smallCaps w:val="false"/>
            <w:color w:val="0A0A0A"/>
            <w:spacing w:val="0"/>
            <w:sz w:val="24"/>
          </w:rPr>
          <w:t>Detailed Setting Steps</w:t>
        </w:r>
      </w:ins>
    </w:p>
    <w:p>
      <w:pPr>
        <w:pStyle w:val="Style18"/>
        <w:widowControl/>
        <w:numPr>
          <w:ilvl w:val="0"/>
          <w:numId w:val="336"/>
        </w:numPr>
        <w:pBdr/>
        <w:tabs>
          <w:tab w:val="clear" w:pos="480"/>
          <w:tab w:val="left" w:pos="0" w:leader="none"/>
        </w:tabs>
        <w:bidi w:val="0"/>
        <w:spacing w:lineRule="atLeast" w:line="330" w:before="0" w:after="0"/>
        <w:ind w:left="0" w:right="0" w:hanging="0"/>
        <w:rPr>
          <w:rFonts w:eastAsia="Segoe UI" w:cs="Segoe UI"/>
          <w:ins w:id="1542" w:author="未知作者" w:date="2026-04-22T15:08:35Z"/>
        </w:rPr>
      </w:pPr>
      <w:ins w:id="1534" w:author="未知作者" w:date="2026-04-22T15:08:35Z">
        <w:r>
          <w:rPr>
            <w:rStyle w:val="Style14"/>
            <w:rFonts w:ascii="Arial;sans-serif" w:hAnsi="Arial;sans-serif"/>
            <w:b/>
            <w:i w:val="false"/>
            <w:caps w:val="false"/>
            <w:smallCaps w:val="false"/>
            <w:color w:val="0A0A0A"/>
            <w:spacing w:val="0"/>
            <w:sz w:val="24"/>
          </w:rPr>
          <w:t>User Lifecycle</w:t>
        </w:r>
      </w:ins>
      <w:ins w:id="1535" w:author="未知作者" w:date="2026-04-22T15:08:35Z">
        <w:r>
          <w:rPr>
            <w:rFonts w:ascii="Arial;sans-serif" w:hAnsi="Arial;sans-serif"/>
            <w:b w:val="false"/>
            <w:i w:val="false"/>
            <w:caps w:val="false"/>
            <w:smallCaps w:val="false"/>
            <w:color w:val="0A0A0A"/>
            <w:spacing w:val="0"/>
            <w:sz w:val="24"/>
          </w:rPr>
          <w:t>: Use </w:t>
        </w:r>
      </w:ins>
      <w:ins w:id="1536"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adduser</w:t>
        </w:r>
      </w:ins>
      <w:ins w:id="1537" w:author="未知作者" w:date="2026-04-22T15:08:35Z">
        <w:r>
          <w:rPr>
            <w:rFonts w:ascii="Arial;sans-serif" w:hAnsi="Arial;sans-serif"/>
            <w:b w:val="false"/>
            <w:i w:val="false"/>
            <w:caps w:val="false"/>
            <w:smallCaps w:val="false"/>
            <w:color w:val="0A0A0A"/>
            <w:spacing w:val="0"/>
            <w:sz w:val="24"/>
          </w:rPr>
          <w:t>, </w:t>
        </w:r>
      </w:ins>
      <w:ins w:id="1538"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usermod</w:t>
        </w:r>
      </w:ins>
      <w:ins w:id="1539" w:author="未知作者" w:date="2026-04-22T15:08:35Z">
        <w:r>
          <w:rPr>
            <w:rFonts w:ascii="Arial;sans-serif" w:hAnsi="Arial;sans-serif"/>
            <w:b w:val="false"/>
            <w:i w:val="false"/>
            <w:caps w:val="false"/>
            <w:smallCaps w:val="false"/>
            <w:color w:val="0A0A0A"/>
            <w:spacing w:val="0"/>
            <w:sz w:val="24"/>
          </w:rPr>
          <w:t>, and </w:t>
        </w:r>
      </w:ins>
      <w:ins w:id="1540"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userdel</w:t>
        </w:r>
      </w:ins>
      <w:ins w:id="1541" w:author="未知作者" w:date="2026-04-22T15:08:35Z">
        <w:r>
          <w:rPr>
            <w:rFonts w:ascii="Arial;sans-serif" w:hAnsi="Arial;sans-serif"/>
            <w:b w:val="false"/>
            <w:i w:val="false"/>
            <w:caps w:val="false"/>
            <w:smallCaps w:val="false"/>
            <w:color w:val="0A0A0A"/>
            <w:spacing w:val="0"/>
            <w:sz w:val="24"/>
          </w:rPr>
          <w:t> for account administration.</w:t>
        </w:r>
      </w:ins>
    </w:p>
    <w:p>
      <w:pPr>
        <w:pStyle w:val="Style18"/>
        <w:widowControl/>
        <w:numPr>
          <w:ilvl w:val="0"/>
          <w:numId w:val="336"/>
        </w:numPr>
        <w:pBdr/>
        <w:tabs>
          <w:tab w:val="clear" w:pos="480"/>
          <w:tab w:val="left" w:pos="0" w:leader="none"/>
        </w:tabs>
        <w:bidi w:val="0"/>
        <w:spacing w:lineRule="atLeast" w:line="330" w:before="0" w:after="0"/>
        <w:ind w:left="0" w:right="0" w:hanging="0"/>
        <w:rPr>
          <w:rFonts w:eastAsia="Segoe UI" w:cs="Segoe UI"/>
          <w:ins w:id="1549" w:author="未知作者" w:date="2026-04-22T15:08:35Z"/>
        </w:rPr>
      </w:pPr>
      <w:ins w:id="1543" w:author="未知作者" w:date="2026-04-22T15:08:35Z">
        <w:r>
          <w:rPr>
            <w:rStyle w:val="Style14"/>
            <w:rFonts w:ascii="Arial;sans-serif" w:hAnsi="Arial;sans-serif"/>
            <w:b/>
            <w:i w:val="false"/>
            <w:caps w:val="false"/>
            <w:smallCaps w:val="false"/>
            <w:color w:val="0A0A0A"/>
            <w:spacing w:val="0"/>
            <w:sz w:val="24"/>
          </w:rPr>
          <w:t>Group Management</w:t>
        </w:r>
      </w:ins>
      <w:ins w:id="1544" w:author="未知作者" w:date="2026-04-22T15:08:35Z">
        <w:r>
          <w:rPr>
            <w:rFonts w:ascii="Arial;sans-serif" w:hAnsi="Arial;sans-serif"/>
            <w:b w:val="false"/>
            <w:i w:val="false"/>
            <w:caps w:val="false"/>
            <w:smallCaps w:val="false"/>
            <w:color w:val="0A0A0A"/>
            <w:spacing w:val="0"/>
            <w:sz w:val="24"/>
          </w:rPr>
          <w:t>: Use </w:t>
        </w:r>
      </w:ins>
      <w:ins w:id="1545"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addgroup</w:t>
        </w:r>
      </w:ins>
      <w:ins w:id="1546" w:author="未知作者" w:date="2026-04-22T15:08:35Z">
        <w:r>
          <w:rPr>
            <w:rFonts w:ascii="Arial;sans-serif" w:hAnsi="Arial;sans-serif"/>
            <w:b w:val="false"/>
            <w:i w:val="false"/>
            <w:caps w:val="false"/>
            <w:smallCaps w:val="false"/>
            <w:color w:val="0A0A0A"/>
            <w:spacing w:val="0"/>
            <w:sz w:val="24"/>
          </w:rPr>
          <w:t> and </w:t>
        </w:r>
      </w:ins>
      <w:ins w:id="1547"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groupmod</w:t>
        </w:r>
      </w:ins>
      <w:ins w:id="1548" w:author="未知作者" w:date="2026-04-22T15:08:35Z">
        <w:r>
          <w:rPr>
            <w:rFonts w:ascii="Arial;sans-serif" w:hAnsi="Arial;sans-serif"/>
            <w:b w:val="false"/>
            <w:i w:val="false"/>
            <w:caps w:val="false"/>
            <w:smallCaps w:val="false"/>
            <w:color w:val="0A0A0A"/>
            <w:spacing w:val="0"/>
            <w:sz w:val="24"/>
          </w:rPr>
          <w:t> to implement functional roles and access levels.</w:t>
        </w:r>
      </w:ins>
    </w:p>
    <w:p>
      <w:pPr>
        <w:pStyle w:val="Style18"/>
        <w:widowControl/>
        <w:numPr>
          <w:ilvl w:val="0"/>
          <w:numId w:val="336"/>
        </w:numPr>
        <w:pBdr/>
        <w:tabs>
          <w:tab w:val="clear" w:pos="480"/>
          <w:tab w:val="left" w:pos="0" w:leader="none"/>
        </w:tabs>
        <w:bidi w:val="0"/>
        <w:spacing w:lineRule="atLeast" w:line="330" w:before="0" w:after="0"/>
        <w:ind w:left="0" w:right="0" w:hanging="0"/>
        <w:rPr>
          <w:rFonts w:eastAsia="Segoe UI" w:cs="Segoe UI"/>
          <w:ins w:id="1556" w:author="未知作者" w:date="2026-04-22T15:08:35Z"/>
        </w:rPr>
      </w:pPr>
      <w:ins w:id="1550" w:author="未知作者" w:date="2026-04-22T15:08:35Z">
        <w:r>
          <w:rPr>
            <w:rStyle w:val="Style14"/>
            <w:rFonts w:ascii="Arial;sans-serif" w:hAnsi="Arial;sans-serif"/>
            <w:b/>
            <w:i w:val="false"/>
            <w:caps w:val="false"/>
            <w:smallCaps w:val="false"/>
            <w:color w:val="0A0A0A"/>
            <w:spacing w:val="0"/>
            <w:sz w:val="24"/>
          </w:rPr>
          <w:t>Credential Control</w:t>
        </w:r>
      </w:ins>
      <w:ins w:id="1551" w:author="未知作者" w:date="2026-04-22T15:08:35Z">
        <w:r>
          <w:rPr>
            <w:rFonts w:ascii="Arial;sans-serif" w:hAnsi="Arial;sans-serif"/>
            <w:b w:val="false"/>
            <w:i w:val="false"/>
            <w:caps w:val="false"/>
            <w:smallCaps w:val="false"/>
            <w:color w:val="0A0A0A"/>
            <w:spacing w:val="0"/>
            <w:sz w:val="24"/>
          </w:rPr>
          <w:t>: Use </w:t>
        </w:r>
      </w:ins>
      <w:ins w:id="1552"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passwd</w:t>
        </w:r>
      </w:ins>
      <w:ins w:id="1553" w:author="未知作者" w:date="2026-04-22T15:08:35Z">
        <w:r>
          <w:rPr>
            <w:rFonts w:ascii="Arial;sans-serif" w:hAnsi="Arial;sans-serif"/>
            <w:b w:val="false"/>
            <w:i w:val="false"/>
            <w:caps w:val="false"/>
            <w:smallCaps w:val="false"/>
            <w:color w:val="0A0A0A"/>
            <w:spacing w:val="0"/>
            <w:sz w:val="24"/>
          </w:rPr>
          <w:t> for password management and </w:t>
        </w:r>
      </w:ins>
      <w:ins w:id="1554"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chage</w:t>
        </w:r>
      </w:ins>
      <w:ins w:id="1555" w:author="未知作者" w:date="2026-04-22T15:08:35Z">
        <w:r>
          <w:rPr>
            <w:rFonts w:ascii="Arial;sans-serif" w:hAnsi="Arial;sans-serif"/>
            <w:b w:val="false"/>
            <w:i w:val="false"/>
            <w:caps w:val="false"/>
            <w:smallCaps w:val="false"/>
            <w:color w:val="0A0A0A"/>
            <w:spacing w:val="0"/>
            <w:sz w:val="24"/>
          </w:rPr>
          <w:t> for enforcing password aging and expiration policies.</w:t>
        </w:r>
      </w:ins>
    </w:p>
    <w:p>
      <w:pPr>
        <w:pStyle w:val="Style18"/>
        <w:widowControl/>
        <w:numPr>
          <w:ilvl w:val="0"/>
          <w:numId w:val="336"/>
        </w:numPr>
        <w:pBdr/>
        <w:tabs>
          <w:tab w:val="clear" w:pos="480"/>
          <w:tab w:val="left" w:pos="0" w:leader="none"/>
        </w:tabs>
        <w:bidi w:val="0"/>
        <w:spacing w:lineRule="atLeast" w:line="330" w:before="0" w:after="0"/>
        <w:ind w:left="0" w:right="0" w:hanging="0"/>
        <w:rPr>
          <w:rFonts w:eastAsia="Segoe UI" w:cs="Segoe UI"/>
          <w:ins w:id="1561" w:author="未知作者" w:date="2026-04-22T15:08:35Z"/>
        </w:rPr>
      </w:pPr>
      <w:ins w:id="1557" w:author="未知作者" w:date="2026-04-22T15:08:35Z">
        <w:r>
          <w:rPr>
            <w:rStyle w:val="Style14"/>
            <w:rFonts w:ascii="Arial;sans-serif" w:hAnsi="Arial;sans-serif"/>
            <w:b/>
            <w:i w:val="false"/>
            <w:caps w:val="false"/>
            <w:smallCaps w:val="false"/>
            <w:color w:val="0A0A0A"/>
            <w:spacing w:val="0"/>
            <w:sz w:val="24"/>
          </w:rPr>
          <w:t>Privilege Delegation</w:t>
        </w:r>
      </w:ins>
      <w:ins w:id="1558" w:author="未知作者" w:date="2026-04-22T15:08:35Z">
        <w:r>
          <w:rPr>
            <w:rFonts w:ascii="Arial;sans-serif" w:hAnsi="Arial;sans-serif"/>
            <w:b w:val="false"/>
            <w:i w:val="false"/>
            <w:caps w:val="false"/>
            <w:smallCaps w:val="false"/>
            <w:color w:val="0A0A0A"/>
            <w:spacing w:val="0"/>
            <w:sz w:val="24"/>
          </w:rPr>
          <w:t>: Use </w:t>
        </w:r>
      </w:ins>
      <w:ins w:id="1559" w:author="未知作者" w:date="2026-04-22T15:08:35Z">
        <w:r>
          <w:rPr>
            <w:rStyle w:val="Style16"/>
            <w:rFonts w:ascii="Arial;sans-serif" w:hAnsi="Arial;sans-serif"/>
            <w:b w:val="false"/>
            <w:i w:val="false"/>
            <w:caps w:val="false"/>
            <w:smallCaps w:val="false"/>
            <w:color w:val="0A0A0A"/>
            <w:spacing w:val="0"/>
            <w:sz w:val="21"/>
            <w:bdr w:val="single" w:sz="6" w:space="1" w:color="F0F2F5"/>
            <w:shd w:fill="F0F2F5" w:val="clear"/>
          </w:rPr>
          <w:t>/etc/sudoers</w:t>
        </w:r>
      </w:ins>
      <w:ins w:id="1560" w:author="未知作者" w:date="2026-04-22T15:08:35Z">
        <w:r>
          <w:rPr>
            <w:rFonts w:ascii="Arial;sans-serif" w:hAnsi="Arial;sans-serif"/>
            <w:b w:val="false"/>
            <w:i w:val="false"/>
            <w:caps w:val="false"/>
            <w:smallCaps w:val="false"/>
            <w:color w:val="0A0A0A"/>
            <w:spacing w:val="0"/>
            <w:sz w:val="24"/>
          </w:rPr>
          <w:t> to define and restrict administrative rights.</w:t>
        </w:r>
      </w:ins>
    </w:p>
    <w:p>
      <w:pPr>
        <w:pStyle w:val="ListParagraph"/>
        <w:spacing w:before="0" w:after="0"/>
        <w:contextualSpacing/>
        <w:rPr>
          <w:rFonts w:eastAsia="Segoe UI" w:cs="Segoe UI"/>
        </w:rPr>
      </w:pPr>
      <w:r>
        <w:rPr/>
      </w:r>
    </w:p>
    <w:p>
      <w:pPr>
        <w:pStyle w:val="Normal"/>
        <w:spacing w:before="0" w:after="0"/>
        <w:rPr>
          <w:rFonts w:eastAsia="Segoe UI" w:cs="Segoe UI"/>
        </w:rPr>
      </w:pPr>
      <w:r>
        <w:rPr>
          <w:rFonts w:eastAsia="Segoe UI" w:cs="Segoe UI"/>
        </w:rPr>
      </w:r>
    </w:p>
    <w:p>
      <w:pPr>
        <w:pStyle w:val="2"/>
        <w:rPr>
          <w:rFonts w:ascii="Aptos" w:hAnsi="Aptos" w:asciiTheme="minorHAnsi" w:hAnsiTheme="minorHAnsi"/>
        </w:rPr>
      </w:pPr>
      <w:bookmarkStart w:id="14" w:name="_Toc207723167"/>
      <w:r>
        <w:rPr>
          <w:rFonts w:ascii="Aptos" w:hAnsi="Aptos" w:asciiTheme="minorHAnsi" w:hAnsiTheme="minorHAnsi"/>
        </w:rPr>
        <w:t>CR 1.4 -Identifier management</w:t>
      </w:r>
      <w:bookmarkEnd w:id="14"/>
      <w:r>
        <w:rPr>
          <w:rFonts w:ascii="Aptos" w:hAnsi="Aptos" w:asciiTheme="minorHAnsi" w:hAnsiTheme="minorHAnsi"/>
        </w:rPr>
        <w:t xml:space="preserve"> </w:t>
      </w:r>
    </w:p>
    <w:p>
      <w:pPr>
        <w:pStyle w:val="Normal"/>
        <w:widowControl/>
        <w:spacing w:lineRule="auto" w:line="240" w:before="0" w:after="0"/>
        <w:rPr>
          <w:rFonts w:cs="Segoe UI"/>
          <w:color w:val="0D0D0D" w:themeColor="text1" w:themeTint="f2"/>
        </w:rPr>
      </w:pPr>
      <w:r>
        <w:rPr>
          <w:rFonts w:eastAsia="Segoe UI" w:cs="Segoe UI"/>
          <w:color w:val="0D0D0D" w:themeColor="text1" w:themeTint="f2"/>
        </w:rPr>
        <w:t>In Ubuntu 22.04 LTS, Identifier Management involves components' ability to integrate into a system supporting the management of identifiers or directly manage them. Identifiers should be unique and unambiguous, such as account names, UNIX user IDs, Ubuntu GUIDs, or X.509 certificates. This ensures clear association with respective accounts.</w:t>
      </w:r>
    </w:p>
    <w:p>
      <w:pPr>
        <w:pStyle w:val="3"/>
        <w:widowControl/>
        <w:spacing w:lineRule="auto" w:line="240" w:before="160" w:after="0"/>
        <w:rPr/>
      </w:pPr>
      <w:bookmarkStart w:id="15" w:name="_Toc207723168"/>
      <w:r>
        <w:rPr/>
        <w:t>Statement</w:t>
      </w:r>
      <w:bookmarkEnd w:id="15"/>
      <w:r>
        <w:rPr/>
        <w:t> </w:t>
      </w:r>
    </w:p>
    <w:p>
      <w:pPr>
        <w:pStyle w:val="Normal"/>
        <w:spacing w:lineRule="auto" w:line="240" w:before="0" w:after="0"/>
        <w:ind w:left="113" w:right="123" w:hanging="0"/>
        <w:rPr>
          <w:rFonts w:cs="Segoe UI"/>
        </w:rPr>
      </w:pPr>
      <w:r>
        <w:rPr>
          <w:rFonts w:eastAsia="Segoe UI" w:cs="Segoe UI"/>
          <w:color w:val="000000" w:themeColor="text1"/>
          <w:lang w:val="en-GB"/>
        </w:rPr>
        <w:t>Components shall provide the capability to integrate into a system that supports the management of identifiers and/or provide the capability to support the management of identifiers directly according to IEC 62443</w:t>
      </w:r>
      <w:r>
        <w:rPr>
          <w:rFonts w:eastAsia="MS Gothic" w:cs="MS Gothic" w:ascii="MS Gothic" w:hAnsi="MS Gothic"/>
          <w:color w:val="000000" w:themeColor="text1"/>
          <w:lang w:val="en-GB"/>
        </w:rPr>
        <w:noBreakHyphen/>
      </w:r>
      <w:r>
        <w:rPr>
          <w:rFonts w:eastAsia="Segoe UI" w:cs="Segoe UI"/>
          <w:color w:val="000000" w:themeColor="text1"/>
          <w:lang w:val="en-GB"/>
        </w:rPr>
        <w:t>3</w:t>
      </w:r>
      <w:r>
        <w:rPr>
          <w:rFonts w:eastAsia="MS Gothic" w:cs="MS Gothic" w:ascii="MS Gothic" w:hAnsi="MS Gothic"/>
          <w:color w:val="000000" w:themeColor="text1"/>
          <w:lang w:val="en-GB"/>
        </w:rPr>
        <w:noBreakHyphen/>
      </w:r>
      <w:r>
        <w:rPr>
          <w:rFonts w:eastAsia="Segoe UI" w:cs="Segoe UI"/>
          <w:color w:val="000000" w:themeColor="text1"/>
          <w:lang w:val="en-GB"/>
        </w:rPr>
        <w:t>3 SR 1.4.</w:t>
      </w:r>
    </w:p>
    <w:p>
      <w:pPr>
        <w:pStyle w:val="3"/>
        <w:widowControl/>
        <w:spacing w:lineRule="auto" w:line="240" w:beforeAutospacing="1" w:after="0"/>
        <w:jc w:val="both"/>
        <w:rPr>
          <w:sz w:val="18"/>
          <w:szCs w:val="18"/>
        </w:rPr>
      </w:pPr>
      <w:bookmarkStart w:id="16" w:name="_Toc207723169"/>
      <w:r>
        <w:rPr/>
        <w:t>Evidence</w:t>
      </w:r>
      <w:bookmarkEnd w:id="16"/>
      <w:r>
        <w:rPr/>
        <w:t> </w:t>
      </w:r>
    </w:p>
    <w:p>
      <w:pPr>
        <w:pStyle w:val="Normal"/>
        <w:widowControl/>
        <w:rPr>
          <w:rFonts w:cs="Segoe UI"/>
        </w:rPr>
      </w:pPr>
      <w:r>
        <w:rPr>
          <w:rFonts w:eastAsia="Segoe UI" w:cs="Segoe UI"/>
        </w:rPr>
        <w:t xml:space="preserve">Ubuntu 22.04 LTS provides built-in functions for Identifier Management managing user accounts, including </w:t>
      </w:r>
      <w:r>
        <w:rPr>
          <w:rFonts w:eastAsia="Segoe UI" w:cs="Segoe UI"/>
          <w:b/>
          <w:bCs/>
        </w:rPr>
        <w:t>user and group creation, modification, and deletion,</w:t>
      </w:r>
      <w:r>
        <w:rPr>
          <w:rFonts w:eastAsia="Segoe UI" w:cs="Segoe UI"/>
        </w:rPr>
        <w:t xml:space="preserve"> aligning with the requirements outlined in IEC 62443-3-3 SR 1.4.</w:t>
      </w:r>
    </w:p>
    <w:p>
      <w:pPr>
        <w:pStyle w:val="3"/>
        <w:widowControl/>
        <w:spacing w:lineRule="auto" w:line="240" w:before="160" w:after="0"/>
        <w:rPr/>
      </w:pPr>
      <w:bookmarkStart w:id="17" w:name="_Toc207723170"/>
      <w:r>
        <w:rPr/>
        <w:t>Detailed Setting Steps</w:t>
      </w:r>
      <w:bookmarkEnd w:id="17"/>
      <w:r>
        <w:rPr/>
        <w:t> </w:t>
      </w:r>
    </w:p>
    <w:p>
      <w:pPr>
        <w:pStyle w:val="Normal"/>
        <w:widowControl/>
        <w:spacing w:lineRule="auto" w:line="240" w:before="0" w:after="0"/>
        <w:rPr>
          <w:rFonts w:eastAsia="Segoe UI" w:cs="Segoe UI"/>
          <w:color w:val="404040" w:themeColor="text1" w:themeTint="bf"/>
        </w:rPr>
      </w:pPr>
      <w:r>
        <w:rPr>
          <w:rFonts w:eastAsia="Segoe UI" w:cs="Segoe UI"/>
          <w:color w:val="404040" w:themeColor="text1" w:themeTint="bf"/>
        </w:rPr>
        <w:t>To achieve the requirements of IEC62443 4-2 CR 1.4 for Identifier Management security functionality verification in an Ubuntu system, we can follow these steps:</w:t>
      </w:r>
    </w:p>
    <w:p>
      <w:pPr>
        <w:pStyle w:val="ListParagraph"/>
        <w:widowControl/>
        <w:numPr>
          <w:ilvl w:val="1"/>
          <w:numId w:val="139"/>
        </w:numPr>
        <w:shd w:val="clear" w:color="auto" w:fill="FFFFFF" w:themeFill="background1"/>
        <w:spacing w:lineRule="auto" w:line="240" w:before="120" w:after="120"/>
        <w:contextualSpacing/>
        <w:jc w:val="both"/>
        <w:rPr>
          <w:rFonts w:eastAsia="Segoe UI" w:cs="Segoe UI"/>
          <w:color w:val="000000" w:themeColor="text1"/>
        </w:rPr>
      </w:pPr>
      <w:r>
        <w:rPr>
          <w:rFonts w:eastAsia="Segoe UI" w:cs="Segoe UI"/>
          <w:color w:val="000000" w:themeColor="text1"/>
        </w:rPr>
        <w:t>Install the</w:t>
      </w:r>
      <w:r>
        <w:rPr>
          <w:rFonts w:eastAsia="Segoe UI" w:cs="Segoe UI"/>
          <w:b/>
          <w:bCs/>
          <w:color w:val="000000" w:themeColor="text1"/>
        </w:rPr>
        <w:t xml:space="preserve"> finger</w:t>
      </w:r>
      <w:r>
        <w:rPr>
          <w:rFonts w:eastAsia="Segoe UI" w:cs="Segoe UI"/>
          <w:color w:val="000000" w:themeColor="text1"/>
        </w:rPr>
        <w:t xml:space="preserve"> package or inbuilt</w:t>
      </w:r>
      <w:r>
        <w:rPr>
          <w:rFonts w:eastAsia="Segoe UI" w:cs="Segoe UI"/>
          <w:b/>
          <w:bCs/>
          <w:color w:val="000000" w:themeColor="text1"/>
        </w:rPr>
        <w:t xml:space="preserve"> id</w:t>
      </w:r>
      <w:r>
        <w:rPr>
          <w:rFonts w:eastAsia="Segoe UI" w:cs="Segoe UI"/>
          <w:color w:val="000000" w:themeColor="text1"/>
        </w:rPr>
        <w:t xml:space="preserve"> command used to verify the created users and Group </w:t>
      </w:r>
      <w:r>
        <w:rPr>
          <w:rFonts w:eastAsia="Segoe UI" w:cs="Segoe UI"/>
          <w:b/>
          <w:bCs/>
          <w:color w:val="000000" w:themeColor="text1"/>
        </w:rPr>
        <w:t>UID, GID</w:t>
      </w:r>
      <w:r>
        <w:rPr>
          <w:rFonts w:eastAsia="Segoe UI" w:cs="Segoe UI"/>
          <w:color w:val="000000" w:themeColor="text1"/>
        </w:rPr>
        <w:t xml:space="preserve"> etc.</w:t>
      </w:r>
    </w:p>
    <w:p>
      <w:pPr>
        <w:pStyle w:val="2"/>
        <w:widowControl/>
        <w:spacing w:lineRule="auto" w:line="240" w:before="160" w:after="0"/>
        <w:rPr>
          <w:rFonts w:ascii="Aptos" w:hAnsi="Aptos" w:eastAsia="Segoe UI" w:cs="Segoe UI" w:asciiTheme="minorHAnsi" w:hAnsiTheme="minorHAnsi"/>
          <w:sz w:val="21"/>
          <w:szCs w:val="21"/>
        </w:rPr>
      </w:pPr>
      <w:bookmarkStart w:id="18" w:name="_Toc207723171"/>
      <w:r>
        <w:rPr>
          <w:rFonts w:ascii="Aptos" w:hAnsi="Aptos" w:asciiTheme="minorHAnsi" w:hAnsiTheme="minorHAnsi"/>
        </w:rPr>
        <w:t>CR 1.5 Authenticator management</w:t>
      </w:r>
      <w:bookmarkEnd w:id="18"/>
    </w:p>
    <w:p>
      <w:pPr>
        <w:pStyle w:val="Normal"/>
        <w:rPr>
          <w:rFonts w:eastAsia="Segoe UI" w:cs="Segoe UI"/>
        </w:rPr>
      </w:pPr>
      <w:r>
        <w:rPr>
          <w:rFonts w:eastAsia="Segoe UI" w:cs="Segoe UI"/>
        </w:rPr>
        <w:t xml:space="preserve">Authenticator management refers to the comprehensive and robust control measures implemented by the system to maintain the security integrity of authenticators, such as passwords, tokens, or </w:t>
      </w:r>
      <w:del w:id="1562" w:author="Winston.Huang" w:date="2025-07-21T16:53:00Z">
        <w:r>
          <w:rPr>
            <w:rFonts w:eastAsia="Segoe UI" w:cs="Segoe UI"/>
          </w:rPr>
          <w:delText>biometric data</w:delText>
        </w:r>
      </w:del>
      <w:ins w:id="1563" w:author="Winston.Huang" w:date="2025-07-21T16:53:00Z">
        <w:r>
          <w:rPr>
            <w:rFonts w:eastAsia="Segoe UI" w:cs="Segoe UI"/>
          </w:rPr>
          <w:t>keys</w:t>
        </w:r>
      </w:ins>
      <w:r>
        <w:rPr>
          <w:rFonts w:eastAsia="Segoe UI" w:cs="Segoe UI"/>
        </w:rPr>
        <w:t xml:space="preserve">. This includes </w:t>
      </w:r>
      <w:del w:id="1564" w:author="Winston.Huang" w:date="2025-07-21T16:54:00Z">
        <w:r>
          <w:rPr>
            <w:rFonts w:eastAsia="Segoe UI" w:cs="Segoe UI"/>
          </w:rPr>
          <w:delText xml:space="preserve">measures such as </w:delText>
        </w:r>
      </w:del>
      <w:r>
        <w:rPr>
          <w:rFonts w:eastAsia="Segoe UI" w:cs="Segoe UI"/>
        </w:rPr>
        <w:t>secure storage, access control, encryption, and monitoring, as specified in IEC 62443-4-2 CR 1.5.</w:t>
      </w:r>
      <w:ins w:id="1565" w:author="Winston.Huang" w:date="2025-07-21T16:54:00Z">
        <w:r>
          <w:rPr>
            <w:rFonts w:eastAsia="Segoe UI" w:cs="Segoe UI"/>
          </w:rPr>
          <w:t xml:space="preserve"> Proper management ensures authenticators are protected when stored, used, and transmitted.</w:t>
        </w:r>
      </w:ins>
    </w:p>
    <w:p>
      <w:pPr>
        <w:pStyle w:val="3"/>
        <w:rPr/>
      </w:pPr>
      <w:bookmarkStart w:id="19" w:name="_Toc207723172"/>
      <w:r>
        <w:rPr/>
        <w:t>Statement</w:t>
      </w:r>
      <w:bookmarkEnd w:id="19"/>
    </w:p>
    <w:p>
      <w:pPr>
        <w:pStyle w:val="Normal"/>
        <w:rPr>
          <w:rFonts w:eastAsia="Ubuntu Mono" w:cs="Ubuntu Mono"/>
          <w:color w:val="FFFFFF" w:themeColor="background1"/>
        </w:rPr>
      </w:pPr>
      <w:r>
        <w:rPr/>
        <w:t> </w:t>
      </w:r>
      <w:r>
        <w:rPr>
          <w:rFonts w:cs="Segoe UI" w:eastAsia="Segoe UI"/>
          <w:color w:val="000000" w:themeColor="text1"/>
        </w:rPr>
        <w:t xml:space="preserve"> </w:t>
      </w:r>
      <w:r>
        <w:rPr>
          <w:rFonts w:eastAsia="Segoe UI" w:cs="Segoe UI"/>
          <w:color w:val="000000" w:themeColor="text1"/>
        </w:rPr>
        <w:t>To comply with IEC 62443-4-2 CR 1.5, the system ensures robust management of authenticators to maintain security integrity.</w:t>
      </w:r>
      <w:ins w:id="1566" w:author="Winston.Huang" w:date="2025-07-21T16:55:00Z">
        <w:r>
          <w:rPr>
            <w:rFonts w:eastAsia="Segoe UI" w:cs="Segoe UI"/>
            <w:color w:val="000000" w:themeColor="text1"/>
          </w:rPr>
          <w:t xml:space="preserve"> This includes generating secure initial authenticators, enforcing changes to default credentials, enabling periodic updates, and safeguarding them against unauthorized access or modification.</w:t>
        </w:r>
      </w:ins>
    </w:p>
    <w:p>
      <w:pPr>
        <w:pStyle w:val="3"/>
        <w:widowControl/>
        <w:spacing w:lineRule="auto" w:line="240" w:beforeAutospacing="1" w:after="0"/>
        <w:jc w:val="both"/>
        <w:rPr>
          <w:sz w:val="18"/>
          <w:szCs w:val="18"/>
        </w:rPr>
      </w:pPr>
      <w:bookmarkStart w:id="20" w:name="_Toc207723173"/>
      <w:r>
        <w:rPr/>
        <w:t>Evidence</w:t>
      </w:r>
      <w:bookmarkEnd w:id="20"/>
      <w:r>
        <w:rPr/>
        <w:t> </w:t>
      </w:r>
    </w:p>
    <w:p>
      <w:pPr>
        <w:pStyle w:val="Normal"/>
        <w:rPr>
          <w:rFonts w:eastAsia="Segoe UI" w:cs="Segoe UI"/>
          <w:color w:val="000000" w:themeColor="text1"/>
          <w:lang w:val="en-IN"/>
          <w:ins w:id="1570" w:author="Winston.Huang" w:date="2025-07-21T16:56:00Z"/>
        </w:rPr>
      </w:pPr>
      <w:del w:id="1567" w:author="Winston.Huang" w:date="2025-07-21T16:56:00Z">
        <w:r>
          <w:rPr>
            <w:rFonts w:eastAsia="Segoe UI" w:cs="Segoe UI"/>
            <w:color w:val="000000" w:themeColor="text1"/>
            <w:lang w:val="en-IN"/>
          </w:rPr>
          <w:delText>Authenticators serve as crucial elements for proving identity within the control system environment. These may include tokens, symmetric keys, private keys, biometrics, passwords, physical keys, and key cards. Security policies mandate users to safeguard their authenticators, refrain from sharing them, and report any loss or compromise immediately.</w:delText>
        </w:r>
      </w:del>
      <w:ins w:id="1568" w:author="Winston.Huang" w:date="2025-07-21T16:56:00Z">
        <w:r>
          <w:rPr>
            <w:rFonts w:eastAsia="Segoe UI" w:cs="Segoe UI"/>
            <w:color w:val="000000" w:themeColor="text1"/>
            <w:lang w:val="en-IN"/>
          </w:rPr>
          <w:t xml:space="preserve">Authenticators—such as passwords, private keys, tokens, and physical access devices—are essential for identity verification in the control system environment. In </w:t>
        </w:r>
      </w:ins>
      <w:r>
        <w:rPr>
          <w:rFonts w:eastAsia="Segoe UI" w:cs="Segoe UI"/>
          <w:color w:val="000000" w:themeColor="text1"/>
          <w:lang w:val="en-IN"/>
        </w:rPr>
        <w:t>Ubuntu 22.04 LTS</w:t>
      </w:r>
      <w:ins w:id="1569" w:author="Winston.Huang" w:date="2025-07-21T16:56:00Z">
        <w:r>
          <w:rPr>
            <w:rFonts w:eastAsia="Segoe UI" w:cs="Segoe UI"/>
            <w:color w:val="000000" w:themeColor="text1"/>
            <w:lang w:val="en-IN"/>
          </w:rPr>
          <w:t>:</w:t>
        </w:r>
      </w:ins>
    </w:p>
    <w:p>
      <w:pPr>
        <w:pStyle w:val="ListParagraph"/>
        <w:numPr>
          <w:ilvl w:val="0"/>
          <w:numId w:val="305"/>
        </w:numPr>
        <w:pPrChange w:id="0" w:author="Winston.Huang" w:date="2025-07-21T16:59:00Z"/>
        <w:rPr>
          <w:rFonts w:cs="Segoe UI"/>
          <w:color w:val="000000" w:themeColor="text1"/>
          <w:lang w:val="en-IN"/>
          <w:ins w:id="1572" w:author="Winston.Huang" w:date="2025-07-21T16:57:00Z"/>
        </w:rPr>
      </w:pPr>
      <w:ins w:id="1571" w:author="Winston.Huang" w:date="2025-07-21T16:57:00Z">
        <w:r>
          <w:rPr>
            <w:rFonts w:cs="Segoe UI"/>
            <w:color w:val="000000" w:themeColor="text1"/>
            <w:lang w:val="en-IN"/>
          </w:rPr>
          <w:t>Passwords are hashed using the SHA-512 algorithm with salt and stored securely in /etc/shadow.</w:t>
        </w:r>
      </w:ins>
    </w:p>
    <w:p>
      <w:pPr>
        <w:pStyle w:val="ListParagraph"/>
        <w:numPr>
          <w:ilvl w:val="0"/>
          <w:numId w:val="305"/>
        </w:numPr>
        <w:pPrChange w:id="0" w:author="Winston.Huang" w:date="2025-07-21T16:59:00Z"/>
        <w:rPr>
          <w:rFonts w:cs="Segoe UI"/>
          <w:color w:val="000000" w:themeColor="text1"/>
          <w:lang w:val="en-IN"/>
          <w:ins w:id="1573" w:author="Winston.Huang" w:date="2025-07-21T16:57:00Z"/>
        </w:rPr>
      </w:pPr>
      <w:r>
        <w:rPr>
          <w:rFonts w:cs="Segoe UI"/>
          <w:color w:val="000000" w:themeColor="text1"/>
          <w:lang w:val="en-IN"/>
        </w:rPr>
        <w:t>During authentication, passwords are compared via PAM and never stored or transmitted in plaintext.</w:t>
      </w:r>
    </w:p>
    <w:p>
      <w:pPr>
        <w:pStyle w:val="ListParagraph"/>
        <w:numPr>
          <w:ilvl w:val="0"/>
          <w:numId w:val="305"/>
        </w:numPr>
        <w:pPrChange w:id="0" w:author="Winston.Huang" w:date="2025-07-21T16:59:00Z"/>
        <w:rPr>
          <w:rFonts w:cs="Segoe UI"/>
          <w:color w:val="000000" w:themeColor="text1"/>
          <w:lang w:val="en-IN"/>
          <w:ins w:id="1575" w:author="Winston.Huang" w:date="2025-07-21T16:58:00Z"/>
        </w:rPr>
      </w:pPr>
      <w:ins w:id="1574" w:author="Winston.Huang" w:date="2025-07-21T16:57:00Z">
        <w:r>
          <w:rPr>
            <w:rFonts w:cs="Segoe UI"/>
            <w:color w:val="000000" w:themeColor="text1"/>
            <w:lang w:val="en-IN"/>
          </w:rPr>
          <w:t>Remote login sessions (e.g., SSH) use encrypted channels (TLS-based) to protect credentials in transit.</w:t>
        </w:r>
      </w:ins>
    </w:p>
    <w:p>
      <w:pPr>
        <w:pStyle w:val="ListParagraph"/>
        <w:numPr>
          <w:ilvl w:val="0"/>
          <w:numId w:val="305"/>
        </w:numPr>
        <w:pPrChange w:id="0" w:author="Winston.Huang" w:date="2025-07-21T16:59:00Z"/>
        <w:rPr>
          <w:rFonts w:cs="Segoe UI"/>
          <w:color w:val="000000" w:themeColor="text1"/>
          <w:lang w:val="en-IN"/>
          <w:ins w:id="1577" w:author="Winston.Huang" w:date="2025-07-21T16:57:00Z"/>
        </w:rPr>
      </w:pPr>
      <w:ins w:id="1576" w:author="Winston.Huang" w:date="2025-07-21T16:58:00Z">
        <w:r>
          <w:rPr>
            <w:rFonts w:cs="Segoe UI"/>
            <w:color w:val="000000" w:themeColor="text1"/>
            <w:lang w:val="en-IN"/>
          </w:rPr>
          <w:t>System policies enforce periodic password changes and restrict access to sensitive files (e.g., /etc/shadow) through proper permissions and administrative controls.</w:t>
        </w:r>
      </w:ins>
    </w:p>
    <w:p>
      <w:pPr>
        <w:pStyle w:val="Normal"/>
        <w:rPr>
          <w:rFonts w:cs="Segoe UI"/>
          <w:color w:val="000000" w:themeColor="text1"/>
          <w:lang w:val="en-IN"/>
        </w:rPr>
      </w:pPr>
      <w:ins w:id="1578" w:author="Winston.Huang" w:date="2025-07-21T16:59:00Z">
        <w:r>
          <w:rPr>
            <w:rFonts w:cs="Segoe UI"/>
            <w:color w:val="000000" w:themeColor="text1"/>
            <w:lang w:val="en-IN"/>
          </w:rPr>
          <w:t>Security policies require users to protect their authenticators, not share them, and promptly report any loss or compromise.</w:t>
        </w:r>
      </w:ins>
    </w:p>
    <w:p>
      <w:pPr>
        <w:pStyle w:val="3"/>
        <w:widowControl/>
        <w:spacing w:lineRule="auto" w:line="240" w:beforeAutospacing="1" w:after="0"/>
        <w:rPr>
          <w:rFonts w:eastAsia="新細明體" w:cs="Segoe UI"/>
          <w:color w:val="000000" w:themeColor="text1"/>
          <w:sz w:val="21"/>
          <w:szCs w:val="21"/>
        </w:rPr>
      </w:pPr>
      <w:bookmarkStart w:id="21" w:name="_Toc207723174"/>
      <w:r>
        <w:rPr/>
        <w:t>Detailed Setting Steps</w:t>
      </w:r>
      <w:bookmarkEnd w:id="21"/>
      <w:r>
        <w:rPr/>
        <w:t> </w:t>
      </w:r>
    </w:p>
    <w:p>
      <w:pPr>
        <w:pStyle w:val="Normal"/>
        <w:widowControl/>
        <w:spacing w:lineRule="auto" w:line="240" w:before="0" w:after="0"/>
        <w:rPr>
          <w:rFonts w:cs="Segoe UI"/>
          <w:color w:val="000000" w:themeColor="text1"/>
        </w:rPr>
      </w:pPr>
      <w:r>
        <w:rPr>
          <w:rFonts w:eastAsia="Segoe UI" w:cs="Segoe UI"/>
          <w:color w:val="000000" w:themeColor="text1"/>
          <w:lang w:val="en-IN"/>
        </w:rPr>
        <w:t>To adhere to IEC 62443-4-2 CR 1.5 requirements, follow these steps:</w:t>
      </w:r>
    </w:p>
    <w:p>
      <w:pPr>
        <w:pStyle w:val="ListParagraph"/>
        <w:widowControl/>
        <w:numPr>
          <w:ilvl w:val="0"/>
          <w:numId w:val="273"/>
        </w:numPr>
        <w:spacing w:lineRule="auto" w:line="240" w:before="0" w:after="0"/>
        <w:contextualSpacing/>
        <w:rPr>
          <w:color w:val="0F4761" w:themeColor="accent1" w:themeShade="bf"/>
          <w:sz w:val="28"/>
          <w:szCs w:val="28"/>
          <w:lang w:val="en-IN"/>
        </w:rPr>
      </w:pPr>
      <w:r>
        <w:rPr>
          <w:color w:val="0F4761" w:themeColor="accent1" w:themeShade="bf"/>
          <w:sz w:val="28"/>
          <w:szCs w:val="28"/>
          <w:lang w:val="en-IN"/>
        </w:rPr>
        <w:t>Utilize Built-in Functions:</w:t>
      </w:r>
    </w:p>
    <w:p>
      <w:pPr>
        <w:pStyle w:val="ListParagraph"/>
        <w:widowControl/>
        <w:numPr>
          <w:ilvl w:val="0"/>
          <w:numId w:val="138"/>
        </w:numPr>
        <w:spacing w:lineRule="auto" w:line="240" w:before="0" w:after="0"/>
        <w:contextualSpacing/>
        <w:rPr>
          <w:rFonts w:cs="Segoe UI"/>
          <w:color w:val="000000" w:themeColor="text1"/>
        </w:rPr>
      </w:pPr>
      <w:r>
        <w:rPr>
          <w:rFonts w:eastAsia="Segoe UI" w:cs="Segoe UI"/>
          <w:color w:val="000000" w:themeColor="text1"/>
          <w:lang w:val="en-IN"/>
        </w:rPr>
        <w:t>Ubuntu 22.04 LTS incorporates built-in features to manage authenticators efficiently.</w:t>
      </w:r>
    </w:p>
    <w:p>
      <w:pPr>
        <w:pStyle w:val="ListParagraph"/>
        <w:widowControl/>
        <w:numPr>
          <w:ilvl w:val="0"/>
          <w:numId w:val="273"/>
        </w:numPr>
        <w:spacing w:lineRule="auto" w:line="240" w:before="0" w:after="0"/>
        <w:contextualSpacing/>
        <w:rPr>
          <w:color w:val="0A2F41" w:themeColor="accent1" w:themeShade="80"/>
          <w:sz w:val="28"/>
          <w:szCs w:val="28"/>
          <w:lang w:val="en-IN"/>
        </w:rPr>
      </w:pPr>
      <w:r>
        <w:rPr>
          <w:color w:val="0F4761" w:themeColor="accent1" w:themeShade="bf"/>
          <w:sz w:val="28"/>
          <w:szCs w:val="28"/>
          <w:lang w:val="en-IN"/>
        </w:rPr>
        <w:t>Configuration of Initial Authenticator Content:</w:t>
      </w:r>
    </w:p>
    <w:p>
      <w:pPr>
        <w:pStyle w:val="ListParagraph"/>
        <w:widowControl/>
        <w:numPr>
          <w:ilvl w:val="0"/>
          <w:numId w:val="137"/>
        </w:numPr>
        <w:spacing w:lineRule="auto" w:line="240" w:before="0" w:after="0"/>
        <w:contextualSpacing/>
        <w:rPr>
          <w:rFonts w:cs="Segoe UI"/>
          <w:color w:val="000000" w:themeColor="text1"/>
          <w:ins w:id="1582" w:author="Winston.Huang" w:date="2025-07-21T17:00:00Z"/>
        </w:rPr>
      </w:pPr>
      <w:del w:id="1579" w:author="Winston.Huang" w:date="2025-07-21T17:00:00Z">
        <w:r>
          <w:rPr>
            <w:rFonts w:eastAsia="Segoe UI" w:cs="Segoe UI"/>
            <w:color w:val="000000" w:themeColor="text1"/>
            <w:lang w:val="en-IN"/>
          </w:rPr>
          <w:delText>Ensure the system is configured to support the creation of initial authenticators automatically. This could involve setting initial passwords or keys during account creation</w:delText>
        </w:r>
      </w:del>
      <w:ins w:id="1580" w:author="Winston.Huang" w:date="2025-07-21T17:00:00Z">
        <w:r>
          <w:rPr>
            <w:rFonts w:eastAsia="Segoe UI" w:cs="Segoe UI"/>
            <w:color w:val="000000" w:themeColor="text1"/>
            <w:lang w:val="en-IN"/>
          </w:rPr>
          <w:t>Ensure that initial passwords or keys are generated securely during account setup. Enforce password complexity using PAM:</w:t>
        </w:r>
      </w:ins>
      <w:del w:id="1581" w:author="Winston.Huang" w:date="2025-07-21T17:00:00Z">
        <w:r>
          <w:rPr>
            <w:rFonts w:eastAsia="Segoe UI" w:cs="Segoe UI"/>
            <w:color w:val="000000" w:themeColor="text1"/>
            <w:lang w:val="en-IN"/>
          </w:rPr>
          <w:delText>.</w:delText>
        </w:r>
      </w:del>
    </w:p>
    <w:p>
      <w:pPr>
        <w:pStyle w:val="ListParagraph"/>
        <w:widowControl/>
        <w:spacing w:lineRule="auto" w:line="240" w:before="0" w:after="0"/>
        <w:contextualSpacing/>
        <w:rPr>
          <w:rFonts w:cs="Segoe UI"/>
          <w:color w:val="000000" w:themeColor="text1"/>
          <w:ins w:id="1585" w:author="Winston.Huang" w:date="2025-07-21T17:01:00Z"/>
        </w:rPr>
      </w:pPr>
      <w:ins w:id="1583" w:author="Winston.Huang" w:date="2025-07-21T17:00:00Z">
        <w:r>
          <w:rPr>
            <w:rFonts w:cs="Segoe UI"/>
            <w:color w:val="000000" w:themeColor="text1"/>
          </w:rPr>
          <w:t xml:space="preserve">sudo </w:t>
        </w:r>
      </w:ins>
      <w:ins w:id="1584" w:author="Winston.Huang" w:date="2025-07-21T17:01:00Z">
        <w:r>
          <w:rPr>
            <w:rFonts w:cs="Segoe UI"/>
            <w:color w:val="000000" w:themeColor="text1"/>
          </w:rPr>
          <w:t>vi /etc/pam.d/common-password</w:t>
        </w:r>
      </w:ins>
    </w:p>
    <w:p>
      <w:pPr>
        <w:pStyle w:val="ListParagraph"/>
        <w:widowControl/>
        <w:spacing w:lineRule="auto" w:line="240" w:before="0" w:after="0"/>
        <w:contextualSpacing/>
        <w:pPrChange w:id="0" w:author="Winston.Huang" w:date="2025-07-21T17:00:00Z">
          <w:pPr>
            <w:pStyle w:val="ListParagraph"/>
            <w:numPr>
              <w:ilvl w:val="0"/>
              <w:numId w:val="137"/>
            </w:numPr>
            <w:widowControl/>
            <w:ind w:left="720" w:hanging="360"/>
            <w:contextualSpacing/>
            <w:spacing w:lineRule="auto" w:line="240" w:before="0" w:after="0"/>
          </w:pPr>
        </w:pPrChange>
        <w:rPr>
          <w:rFonts w:cs="Segoe UI"/>
          <w:color w:val="000000" w:themeColor="text1"/>
        </w:rPr>
      </w:pPr>
      <w:ins w:id="1586" w:author="Winston.Huang" w:date="2025-07-21T17:01:00Z">
        <w:r>
          <w:rPr>
            <w:rFonts w:cs="Segoe UI"/>
            <w:color w:val="000000" w:themeColor="text1"/>
          </w:rPr>
          <w:t>password requisite pam_pwquality.so retry=3 minlen=12 minclass=4</w:t>
        </w:r>
      </w:ins>
    </w:p>
    <w:p>
      <w:pPr>
        <w:pStyle w:val="ListParagraph"/>
        <w:widowControl/>
        <w:numPr>
          <w:ilvl w:val="0"/>
          <w:numId w:val="273"/>
        </w:numPr>
        <w:spacing w:lineRule="auto" w:line="240" w:before="0" w:after="0"/>
        <w:contextualSpacing/>
        <w:rPr>
          <w:color w:val="0A2F41" w:themeColor="accent1" w:themeShade="80"/>
          <w:sz w:val="28"/>
          <w:szCs w:val="28"/>
          <w:lang w:val="en-IN"/>
        </w:rPr>
      </w:pPr>
      <w:r>
        <w:rPr>
          <w:color w:val="0F4761" w:themeColor="accent1" w:themeShade="bf"/>
          <w:sz w:val="28"/>
          <w:szCs w:val="28"/>
          <w:lang w:val="en-IN"/>
        </w:rPr>
        <w:t>Recognition of Default Authenticator Changes:</w:t>
      </w:r>
    </w:p>
    <w:p>
      <w:pPr>
        <w:pStyle w:val="ListParagraph"/>
        <w:widowControl/>
        <w:numPr>
          <w:ilvl w:val="0"/>
          <w:numId w:val="136"/>
        </w:numPr>
        <w:spacing w:lineRule="auto" w:line="240" w:before="0" w:after="0"/>
        <w:contextualSpacing/>
        <w:rPr>
          <w:rFonts w:cs="Segoe UI"/>
          <w:color w:val="000000" w:themeColor="text1"/>
        </w:rPr>
      </w:pPr>
      <w:r>
        <w:rPr>
          <w:rFonts w:eastAsia="Segoe UI" w:cs="Segoe UI"/>
          <w:color w:val="000000" w:themeColor="text1"/>
          <w:lang w:val="en-IN"/>
        </w:rPr>
        <w:t>Implement measures to recognize and alter default authenticators set during installation. This prevents unauthorized access due to widely known default settings.</w:t>
      </w:r>
    </w:p>
    <w:p>
      <w:pPr>
        <w:pStyle w:val="ListParagraph"/>
        <w:widowControl/>
        <w:numPr>
          <w:ilvl w:val="0"/>
          <w:numId w:val="273"/>
        </w:numPr>
        <w:spacing w:lineRule="auto" w:line="240" w:before="0" w:after="0"/>
        <w:contextualSpacing/>
        <w:rPr>
          <w:color w:val="0F4761" w:themeColor="accent1" w:themeShade="bf"/>
          <w:sz w:val="28"/>
          <w:szCs w:val="28"/>
          <w:lang w:val="en-IN"/>
        </w:rPr>
      </w:pPr>
      <w:r>
        <w:rPr>
          <w:color w:val="0F4761" w:themeColor="accent1" w:themeShade="bf"/>
          <w:sz w:val="28"/>
          <w:szCs w:val="28"/>
          <w:lang w:val="en-IN"/>
        </w:rPr>
        <w:t>Periodic Authenticator Change/Refresh Operation:</w:t>
      </w:r>
    </w:p>
    <w:p>
      <w:pPr>
        <w:pStyle w:val="ListParagraph"/>
        <w:widowControl/>
        <w:numPr>
          <w:ilvl w:val="0"/>
          <w:numId w:val="135"/>
        </w:numPr>
        <w:spacing w:lineRule="auto" w:line="240" w:before="0" w:after="0"/>
        <w:contextualSpacing/>
        <w:rPr>
          <w:rFonts w:cs="Segoe UI"/>
          <w:color w:val="000000" w:themeColor="text1"/>
          <w:ins w:id="1588" w:author="Winston.Huang" w:date="2025-07-21T17:03:00Z"/>
        </w:rPr>
      </w:pPr>
      <w:ins w:id="1587" w:author="Winston.Huang" w:date="2025-07-21T17:03:00Z">
        <w:r>
          <w:rPr>
            <w:rFonts w:eastAsia="Segoe UI" w:cs="Segoe UI"/>
            <w:color w:val="000000" w:themeColor="text1"/>
            <w:lang w:val="en-IN"/>
          </w:rPr>
          <w:t>Configure password expiration to enforce regular updates:</w:t>
        </w:r>
      </w:ins>
    </w:p>
    <w:p>
      <w:pPr>
        <w:pStyle w:val="ListParagraph"/>
        <w:widowControl/>
        <w:spacing w:lineRule="auto" w:line="240" w:before="0" w:after="0"/>
        <w:contextualSpacing/>
        <w:pPrChange w:id="0" w:author="Winston.Huang" w:date="2025-07-21T17:03:00Z">
          <w:pPr>
            <w:pStyle w:val="ListParagraph"/>
            <w:numPr>
              <w:ilvl w:val="0"/>
              <w:numId w:val="135"/>
            </w:numPr>
            <w:widowControl/>
            <w:ind w:left="720" w:hanging="360"/>
            <w:contextualSpacing/>
            <w:spacing w:lineRule="auto" w:line="240" w:before="0" w:after="0"/>
          </w:pPr>
        </w:pPrChange>
        <w:rPr>
          <w:rFonts w:cs="Segoe UI"/>
          <w:color w:val="000000" w:themeColor="text1"/>
        </w:rPr>
      </w:pPr>
      <w:del w:id="1589" w:author="Winston.Huang" w:date="2025-07-21T17:02:00Z">
        <w:r>
          <w:rPr>
            <w:rFonts w:eastAsia="Segoe UI" w:cs="Segoe UI"/>
            <w:color w:val="000000" w:themeColor="text1"/>
            <w:lang w:val="en-IN"/>
          </w:rPr>
          <w:delText>Enable functionality for periodic changes or refreshments of authenticators. This mitigates the risk of unauthorized access resulting from compromised or outdated authenticators</w:delText>
        </w:r>
      </w:del>
      <w:del w:id="1590" w:author="Winston.Huang" w:date="2025-07-21T17:03:00Z">
        <w:r>
          <w:rPr>
            <w:rFonts w:eastAsia="Segoe UI" w:cs="Segoe UI"/>
            <w:color w:val="000000" w:themeColor="text1"/>
            <w:lang w:val="en-IN"/>
          </w:rPr>
          <w:delText>.</w:delText>
        </w:r>
      </w:del>
      <w:ins w:id="1591" w:author="Winston.Huang" w:date="2025-07-21T17:03:00Z">
        <w:r>
          <w:rPr>
            <w:rFonts w:eastAsia="Segoe UI" w:cs="Segoe UI"/>
            <w:color w:val="000000" w:themeColor="text1"/>
            <w:lang w:val="en-IN"/>
          </w:rPr>
          <w:t xml:space="preserve">sudo </w:t>
        </w:r>
      </w:ins>
      <w:ins w:id="1592" w:author="Winston.Huang" w:date="2025-07-21T17:04:00Z">
        <w:r>
          <w:rPr>
            <w:rFonts w:eastAsia="Segoe UI" w:cs="Segoe UI"/>
            <w:color w:val="000000" w:themeColor="text1"/>
            <w:lang w:val="en-IN"/>
          </w:rPr>
          <w:t xml:space="preserve">chage -M 90 </w:t>
        </w:r>
      </w:ins>
      <w:ins w:id="1593" w:author="Winston.Huang" w:date="2025-07-21T17:03:00Z">
        <w:r>
          <w:rPr>
            <w:rFonts w:eastAsia="Segoe UI" w:cs="Segoe UI"/>
            <w:color w:val="000000" w:themeColor="text1"/>
            <w:lang w:val="en-IN"/>
          </w:rPr>
          <w:t>&lt;usern</w:t>
        </w:r>
      </w:ins>
      <w:ins w:id="1594" w:author="Winston.Huang" w:date="2025-07-21T17:04:00Z">
        <w:r>
          <w:rPr>
            <w:rFonts w:eastAsia="Segoe UI" w:cs="Segoe UI"/>
            <w:color w:val="000000" w:themeColor="text1"/>
            <w:lang w:val="en-IN"/>
          </w:rPr>
          <w:t>ame</w:t>
        </w:r>
      </w:ins>
      <w:ins w:id="1595" w:author="Winston.Huang" w:date="2025-07-21T17:03:00Z">
        <w:r>
          <w:rPr>
            <w:rFonts w:eastAsia="Segoe UI" w:cs="Segoe UI"/>
            <w:color w:val="000000" w:themeColor="text1"/>
            <w:lang w:val="en-IN"/>
          </w:rPr>
          <w:t>&gt;</w:t>
        </w:r>
      </w:ins>
    </w:p>
    <w:p>
      <w:pPr>
        <w:pStyle w:val="ListParagraph"/>
        <w:widowControl/>
        <w:numPr>
          <w:ilvl w:val="0"/>
          <w:numId w:val="273"/>
        </w:numPr>
        <w:spacing w:lineRule="auto" w:line="240" w:before="0" w:after="0"/>
        <w:contextualSpacing/>
        <w:rPr>
          <w:color w:val="0F4761" w:themeColor="accent1" w:themeShade="bf"/>
          <w:sz w:val="28"/>
          <w:szCs w:val="28"/>
          <w:lang w:val="en-IN"/>
        </w:rPr>
      </w:pPr>
      <w:r>
        <w:rPr>
          <w:color w:val="0F4761" w:themeColor="accent1" w:themeShade="bf"/>
          <w:sz w:val="28"/>
          <w:szCs w:val="28"/>
          <w:lang w:val="en-IN"/>
        </w:rPr>
        <w:t>Protection of Authenticators:</w:t>
      </w:r>
    </w:p>
    <w:p>
      <w:pPr>
        <w:pStyle w:val="ListParagraph"/>
        <w:widowControl/>
        <w:numPr>
          <w:ilvl w:val="0"/>
          <w:numId w:val="134"/>
        </w:numPr>
        <w:spacing w:lineRule="auto" w:line="240" w:before="0" w:after="0"/>
        <w:contextualSpacing/>
        <w:rPr>
          <w:rFonts w:cs="Segoe UI"/>
          <w:color w:val="000000" w:themeColor="text1"/>
          <w:ins w:id="1600" w:author="Winston.Huang" w:date="2025-07-21T17:05:00Z"/>
        </w:rPr>
      </w:pPr>
      <w:del w:id="1596" w:author="Winston.Huang" w:date="2025-07-21T17:05:00Z">
        <w:r>
          <w:rPr>
            <w:rFonts w:eastAsia="Segoe UI" w:cs="Segoe UI"/>
            <w:color w:val="000000" w:themeColor="text1"/>
            <w:lang w:val="en-IN"/>
          </w:rPr>
          <w:delText>E</w:delText>
        </w:r>
      </w:del>
      <w:del w:id="1597" w:author="Winston.Huang" w:date="2025-07-21T17:04:00Z">
        <w:r>
          <w:rPr>
            <w:rFonts w:eastAsia="Segoe UI" w:cs="Segoe UI"/>
            <w:color w:val="000000" w:themeColor="text1"/>
            <w:lang w:val="en-IN"/>
          </w:rPr>
          <w:delText>mploy robust security measures to safeguard authenticators from unauthorized disclosure, modification, or transmissio</w:delText>
        </w:r>
      </w:del>
      <w:ins w:id="1598" w:author="Winston.Huang" w:date="2025-07-21T17:05:00Z">
        <w:r>
          <w:rPr>
            <w:rFonts w:eastAsia="Segoe UI" w:cs="Segoe UI"/>
            <w:color w:val="000000" w:themeColor="text1"/>
            <w:lang w:val="en-IN"/>
          </w:rPr>
          <w:t>Hashed passwords are stored securely in /etc/shadow with root-only access.</w:t>
        </w:r>
      </w:ins>
      <w:del w:id="1599" w:author="Winston.Huang" w:date="2025-07-21T17:05:00Z">
        <w:r>
          <w:rPr>
            <w:rFonts w:eastAsia="Segoe UI" w:cs="Segoe UI"/>
            <w:color w:val="000000" w:themeColor="text1"/>
            <w:lang w:val="en-IN"/>
          </w:rPr>
          <w:delText>n.</w:delText>
        </w:r>
      </w:del>
    </w:p>
    <w:p>
      <w:pPr>
        <w:pStyle w:val="ListParagraph"/>
        <w:widowControl/>
        <w:numPr>
          <w:ilvl w:val="0"/>
          <w:numId w:val="134"/>
        </w:numPr>
        <w:spacing w:lineRule="auto" w:line="240" w:before="0" w:after="0"/>
        <w:contextualSpacing/>
        <w:rPr>
          <w:rFonts w:cs="Segoe UI"/>
          <w:color w:val="000000" w:themeColor="text1"/>
          <w:ins w:id="1602" w:author="Winston.Huang" w:date="2025-07-21T17:05:00Z"/>
        </w:rPr>
      </w:pPr>
      <w:ins w:id="1601" w:author="Winston.Huang" w:date="2025-07-21T17:05:00Z">
        <w:r>
          <w:rPr>
            <w:rFonts w:cs="Segoe UI"/>
            <w:color w:val="000000" w:themeColor="text1"/>
          </w:rPr>
          <w:t>Authentication is handled via PAM; password input is masked and processed securely.</w:t>
        </w:r>
      </w:ins>
    </w:p>
    <w:p>
      <w:pPr>
        <w:pStyle w:val="ListParagraph"/>
        <w:widowControl/>
        <w:numPr>
          <w:ilvl w:val="0"/>
          <w:numId w:val="134"/>
        </w:numPr>
        <w:spacing w:lineRule="auto" w:line="240" w:before="0" w:after="0"/>
        <w:contextualSpacing/>
        <w:rPr>
          <w:rFonts w:cs="Segoe UI"/>
          <w:color w:val="000000" w:themeColor="text1"/>
        </w:rPr>
      </w:pPr>
      <w:ins w:id="1603" w:author="Winston.Huang" w:date="2025-07-21T17:05:00Z">
        <w:r>
          <w:rPr>
            <w:rFonts w:cs="Segoe UI"/>
            <w:color w:val="000000" w:themeColor="text1"/>
          </w:rPr>
          <w:t>Use SSH to ensure encrypted transmission of authentication credentials:</w:t>
        </w:r>
      </w:ins>
    </w:p>
    <w:p>
      <w:pPr>
        <w:pStyle w:val="2"/>
        <w:widowControl/>
        <w:rPr>
          <w:rFonts w:ascii="Aptos" w:hAnsi="Aptos" w:asciiTheme="minorHAnsi" w:hAnsiTheme="minorHAnsi"/>
        </w:rPr>
      </w:pPr>
      <w:bookmarkStart w:id="22" w:name="_Toc207723175"/>
      <w:r>
        <w:rPr>
          <w:rFonts w:ascii="Aptos" w:hAnsi="Aptos" w:asciiTheme="minorHAnsi" w:hAnsiTheme="minorHAnsi"/>
        </w:rPr>
        <w:t>CR 1.7-Strength of password-based authentication</w:t>
      </w:r>
      <w:bookmarkEnd w:id="22"/>
    </w:p>
    <w:p>
      <w:pPr>
        <w:pStyle w:val="Normal"/>
        <w:widowControl/>
        <w:rPr>
          <w:rFonts w:eastAsia="Segoe UI" w:cs="Segoe UI"/>
        </w:rPr>
      </w:pPr>
      <w:r>
        <w:rPr>
          <w:rFonts w:eastAsia="Segoe UI" w:cs="Segoe UI"/>
        </w:rPr>
        <w:t>Strength of password-based authentication refers to the effectiveness and robustness of the authentication mechanism based on passwords. It involves enforcing configurable password strength requirements, such as minimum length, complexity, and other parameters, according to internationally recognized guidelines, as specified in IEC 62443-4-2 CR 1.7.</w:t>
      </w:r>
    </w:p>
    <w:p>
      <w:pPr>
        <w:pStyle w:val="3"/>
        <w:rPr/>
      </w:pPr>
      <w:bookmarkStart w:id="23" w:name="_Toc207723176"/>
      <w:r>
        <w:rPr/>
        <w:t>Statement</w:t>
      </w:r>
      <w:bookmarkEnd w:id="23"/>
      <w:r>
        <w:rPr/>
        <w:t> </w:t>
      </w:r>
    </w:p>
    <w:p>
      <w:pPr>
        <w:pStyle w:val="Normal"/>
        <w:rPr>
          <w:rFonts w:eastAsia="Segoe UI" w:cs="Segoe UI"/>
          <w:lang w:val="en-IN"/>
        </w:rPr>
      </w:pPr>
      <w:r>
        <w:rPr>
          <w:rFonts w:eastAsia="Segoe UI" w:cs="Segoe UI"/>
          <w:lang w:val="en-IN"/>
        </w:rPr>
        <w:t>To comply with IEC 62443-4-2 CR 1.7, the system ensures robust password-based authentication by enforcing configurable password strength based on internationally recognized guidelines.</w:t>
      </w:r>
    </w:p>
    <w:p>
      <w:pPr>
        <w:pStyle w:val="3"/>
        <w:rPr>
          <w:sz w:val="18"/>
          <w:szCs w:val="18"/>
        </w:rPr>
      </w:pPr>
      <w:bookmarkStart w:id="24" w:name="_Toc207723177"/>
      <w:r>
        <w:rPr/>
        <w:t>Evidence</w:t>
      </w:r>
      <w:bookmarkEnd w:id="24"/>
      <w:r>
        <w:rPr/>
        <w:t> </w:t>
      </w:r>
    </w:p>
    <w:p>
      <w:pPr>
        <w:pStyle w:val="Normal"/>
        <w:widowControl/>
        <w:spacing w:lineRule="auto" w:line="240" w:beforeAutospacing="1" w:after="0"/>
        <w:rPr>
          <w:rFonts w:eastAsia="Segoe UI" w:cs="Segoe UI"/>
        </w:rPr>
      </w:pPr>
      <w:r>
        <w:rPr>
          <w:rFonts w:eastAsia="Segoe UI" w:cs="Segoe UI"/>
          <w:color w:val="000000" w:themeColor="text1"/>
          <w:lang w:val="en-IN"/>
        </w:rPr>
        <w:t>Password-based authentication is a critical aspect of system security. By enforcing configurable password strength, the system enhances overall security, aligning with internationally recognized guidelines and best practices</w:t>
      </w:r>
      <w:r>
        <w:rPr>
          <w:rFonts w:eastAsia="Calibri" w:cs="Calibri"/>
          <w:color w:val="000000" w:themeColor="text1"/>
          <w:lang w:val="en-IN"/>
        </w:rPr>
        <w:t>.</w:t>
      </w:r>
    </w:p>
    <w:p>
      <w:pPr>
        <w:pStyle w:val="3"/>
        <w:rPr/>
      </w:pPr>
      <w:bookmarkStart w:id="25" w:name="_Toc207723178"/>
      <w:r>
        <w:rPr/>
        <w:t>Detailed Setting Steps</w:t>
      </w:r>
      <w:bookmarkEnd w:id="25"/>
      <w:r>
        <w:rPr/>
        <w:t> </w:t>
      </w:r>
    </w:p>
    <w:p>
      <w:pPr>
        <w:pStyle w:val="Normal"/>
        <w:widowControl/>
        <w:spacing w:lineRule="auto" w:line="240" w:before="0" w:after="0"/>
        <w:rPr>
          <w:rFonts w:cs="Segoe UI"/>
          <w:color w:val="000000" w:themeColor="text1"/>
          <w:lang w:val="en-IN"/>
        </w:rPr>
      </w:pPr>
      <w:r>
        <w:rPr>
          <w:rFonts w:eastAsia="Segoe UI" w:cs="Segoe UI"/>
          <w:color w:val="000000" w:themeColor="text1"/>
          <w:lang w:val="en-IN"/>
        </w:rPr>
        <w:t>To meet the requirements of IEC 62443-4-2 CR 1.7 for</w:t>
      </w:r>
      <w:r>
        <w:rPr>
          <w:rFonts w:eastAsia="Segoe UI" w:cs="Segoe UI"/>
          <w:b/>
          <w:bCs/>
          <w:color w:val="000000" w:themeColor="text1"/>
          <w:lang w:val="en-IN"/>
        </w:rPr>
        <w:t xml:space="preserve"> password-based authentication and Strength of Password-based Authentication</w:t>
      </w:r>
      <w:r>
        <w:rPr>
          <w:rFonts w:eastAsia="Segoe UI" w:cs="Segoe UI"/>
          <w:color w:val="000000" w:themeColor="text1"/>
          <w:lang w:val="en-IN"/>
        </w:rPr>
        <w:t xml:space="preserve"> follow these steps:</w:t>
      </w:r>
    </w:p>
    <w:p>
      <w:pPr>
        <w:pStyle w:val="Normal"/>
        <w:widowControl/>
        <w:spacing w:lineRule="auto" w:line="240" w:before="0" w:after="0"/>
        <w:rPr>
          <w:rFonts w:eastAsia="Segoe UI" w:cs="Segoe UI"/>
          <w:color w:val="000000" w:themeColor="text1"/>
        </w:rPr>
      </w:pPr>
      <w:r>
        <w:rPr>
          <w:color w:val="0A2F41" w:themeColor="accent1" w:themeShade="80"/>
          <w:sz w:val="28"/>
          <w:szCs w:val="28"/>
          <w:lang w:val="en-IN"/>
        </w:rPr>
        <w:t>1. Install Necessary Packages:</w:t>
      </w:r>
    </w:p>
    <w:p>
      <w:pPr>
        <w:pStyle w:val="ListParagraph"/>
        <w:widowControl/>
        <w:numPr>
          <w:ilvl w:val="0"/>
          <w:numId w:val="133"/>
        </w:numPr>
        <w:spacing w:lineRule="auto" w:line="240" w:before="0" w:after="0"/>
        <w:contextualSpacing/>
        <w:rPr>
          <w:rFonts w:eastAsia="Segoe UI" w:cs="Segoe UI"/>
          <w:color w:val="000000" w:themeColor="text1"/>
        </w:rPr>
      </w:pPr>
      <w:r>
        <w:rPr>
          <w:rFonts w:cs="Segoe UI" w:eastAsia="Segoe UI"/>
          <w:color w:val="000000" w:themeColor="text1"/>
          <w:sz w:val="21"/>
          <w:szCs w:val="21"/>
          <w:lang w:val="en-IN"/>
        </w:rPr>
        <w:t xml:space="preserve"> </w:t>
      </w:r>
      <w:r>
        <w:rPr>
          <w:rFonts w:eastAsia="Segoe UI" w:cs="Segoe UI"/>
          <w:color w:val="000000" w:themeColor="text1"/>
          <w:lang w:val="en-IN"/>
        </w:rPr>
        <w:t>Ensure the necessary packages are installed.</w:t>
      </w:r>
    </w:p>
    <w:p>
      <w:pPr>
        <w:pStyle w:val="ListParagraph"/>
        <w:widowControl/>
        <w:numPr>
          <w:ilvl w:val="0"/>
          <w:numId w:val="133"/>
        </w:numPr>
        <w:spacing w:lineRule="auto" w:line="240" w:before="0" w:after="0"/>
        <w:contextualSpacing/>
        <w:rPr>
          <w:rFonts w:eastAsia="Segoe UI" w:cs="Segoe UI"/>
          <w:color w:val="000000" w:themeColor="text1"/>
          <w:lang w:val="en-IN"/>
        </w:rPr>
      </w:pPr>
      <w:r>
        <w:rPr>
          <w:rFonts w:eastAsia="Segoe UI" w:cs="Segoe UI"/>
          <w:color w:val="000000" w:themeColor="text1"/>
          <w:lang w:val="en-IN"/>
        </w:rPr>
        <w:t xml:space="preserve">Update the ubuntu OS. </w:t>
      </w:r>
    </w:p>
    <w:p>
      <w:pPr>
        <w:pStyle w:val="ListParagraph"/>
        <w:widowControl/>
        <w:numPr>
          <w:ilvl w:val="0"/>
          <w:numId w:val="133"/>
        </w:numPr>
        <w:spacing w:lineRule="auto" w:line="240" w:before="0" w:after="0"/>
        <w:contextualSpacing/>
        <w:rPr>
          <w:rFonts w:eastAsia="Segoe UI" w:cs="Segoe UI"/>
          <w:color w:val="000000" w:themeColor="text1"/>
          <w:sz w:val="21"/>
          <w:szCs w:val="21"/>
          <w:lang w:val="en-IN"/>
        </w:rPr>
      </w:pPr>
      <w:r>
        <w:rPr>
          <w:rFonts w:eastAsia="Segoe UI" w:cs="Segoe UI"/>
          <w:color w:val="000000" w:themeColor="text1"/>
          <w:lang w:val="en-IN"/>
        </w:rPr>
        <w:t xml:space="preserve">Install </w:t>
      </w:r>
      <w:r>
        <w:rPr>
          <w:rFonts w:eastAsia="Segoe UI" w:cs="Segoe UI"/>
          <w:b/>
          <w:bCs/>
          <w:color w:val="000000" w:themeColor="text1"/>
          <w:lang w:val="en-IN"/>
        </w:rPr>
        <w:t xml:space="preserve">libpam-pwquality </w:t>
      </w:r>
      <w:r>
        <w:rPr>
          <w:rFonts w:eastAsia="Segoe UI" w:cs="Segoe UI"/>
          <w:color w:val="000000" w:themeColor="text1"/>
          <w:lang w:val="en-IN"/>
        </w:rPr>
        <w:t>package.</w:t>
      </w:r>
    </w:p>
    <w:p>
      <w:pPr>
        <w:pStyle w:val="Normal"/>
        <w:widowControl/>
        <w:spacing w:lineRule="auto" w:line="240" w:before="160" w:after="0"/>
        <w:rPr>
          <w:rFonts w:cs="Segoe UI"/>
          <w:color w:val="000000" w:themeColor="text1"/>
          <w:sz w:val="21"/>
          <w:szCs w:val="21"/>
        </w:rPr>
      </w:pPr>
      <w:r>
        <w:rPr>
          <w:color w:val="0F4761" w:themeColor="accent1" w:themeShade="bf"/>
          <w:sz w:val="28"/>
          <w:szCs w:val="28"/>
          <w:lang w:val="en-IN"/>
        </w:rPr>
        <w:t xml:space="preserve">2. Configure Password Strength or </w:t>
      </w:r>
      <w:r>
        <w:rPr>
          <w:rFonts w:eastAsia="Aptos" w:cs="Aptos"/>
          <w:color w:val="0F4761" w:themeColor="accent1" w:themeShade="bf"/>
          <w:sz w:val="28"/>
          <w:szCs w:val="28"/>
          <w:lang w:val="en-IN"/>
        </w:rPr>
        <w:t>Password Policy for minimum password length, complexity requirements</w:t>
      </w:r>
      <w:r>
        <w:rPr>
          <w:color w:val="0F4761" w:themeColor="accent1" w:themeShade="bf"/>
          <w:sz w:val="28"/>
          <w:szCs w:val="28"/>
          <w:lang w:val="en-IN"/>
        </w:rPr>
        <w:t>:</w:t>
      </w:r>
    </w:p>
    <w:p>
      <w:pPr>
        <w:pStyle w:val="ListParagraph"/>
        <w:widowControl/>
        <w:numPr>
          <w:ilvl w:val="0"/>
          <w:numId w:val="132"/>
        </w:numPr>
        <w:spacing w:lineRule="auto" w:line="240" w:before="160" w:after="0"/>
        <w:contextualSpacing/>
        <w:rPr>
          <w:b/>
          <w:b/>
          <w:bCs/>
          <w:lang w:val="en-IN"/>
        </w:rPr>
      </w:pPr>
      <w:r>
        <w:rPr>
          <w:rFonts w:eastAsia="Segoe UI" w:cs="Segoe UI"/>
          <w:color w:val="000000" w:themeColor="text1"/>
          <w:lang w:val="en-IN"/>
        </w:rPr>
        <w:t xml:space="preserve">Open the file using vi editor </w:t>
      </w:r>
      <w:r>
        <w:rPr>
          <w:rFonts w:eastAsia="Segoe UI" w:cs="Segoe UI"/>
          <w:b/>
          <w:bCs/>
          <w:color w:val="000000" w:themeColor="text1"/>
          <w:lang w:val="en-IN"/>
        </w:rPr>
        <w:t xml:space="preserve">/etc/security/pwquality.conf </w:t>
      </w:r>
      <w:r>
        <w:rPr>
          <w:rFonts w:eastAsia="Segoe UI" w:cs="Segoe UI"/>
          <w:color w:val="000000" w:themeColor="text1"/>
          <w:lang w:val="en-IN"/>
        </w:rPr>
        <w:t>and</w:t>
      </w:r>
      <w:r>
        <w:rPr>
          <w:rFonts w:eastAsia="Segoe UI" w:cs="Segoe UI"/>
          <w:b/>
          <w:bCs/>
          <w:color w:val="000000" w:themeColor="text1"/>
          <w:lang w:val="en-IN"/>
        </w:rPr>
        <w:t xml:space="preserve">  </w:t>
      </w:r>
      <w:r>
        <w:rPr>
          <w:b/>
          <w:bCs/>
          <w:lang w:val="en-IN"/>
        </w:rPr>
        <w:t>/etc/pam.d/common-password</w:t>
      </w:r>
    </w:p>
    <w:p>
      <w:pPr>
        <w:pStyle w:val="ListParagraph"/>
        <w:widowControl/>
        <w:numPr>
          <w:ilvl w:val="0"/>
          <w:numId w:val="132"/>
        </w:numPr>
        <w:spacing w:lineRule="auto" w:line="240" w:before="0" w:after="0"/>
        <w:contextualSpacing/>
        <w:rPr>
          <w:rFonts w:eastAsia="Segoe UI" w:cs="Segoe UI"/>
          <w:color w:val="000000" w:themeColor="text1"/>
          <w:sz w:val="21"/>
          <w:szCs w:val="21"/>
        </w:rPr>
      </w:pPr>
      <w:r>
        <w:rPr>
          <w:rFonts w:eastAsia="Segoe UI" w:cs="Segoe UI"/>
          <w:color w:val="000000" w:themeColor="text1"/>
          <w:lang w:val="en-IN"/>
        </w:rPr>
        <w:t>Edit the PAM password quality configuration file.</w:t>
      </w:r>
    </w:p>
    <w:p>
      <w:pPr>
        <w:pStyle w:val="ListParagraph"/>
        <w:widowControl/>
        <w:numPr>
          <w:ilvl w:val="0"/>
          <w:numId w:val="132"/>
        </w:numPr>
        <w:spacing w:lineRule="auto" w:line="240" w:before="0" w:after="0"/>
        <w:contextualSpacing/>
        <w:rPr>
          <w:color w:val="0F4761" w:themeColor="accent1" w:themeShade="bf"/>
          <w:lang w:val="en-IN"/>
        </w:rPr>
      </w:pPr>
      <w:r>
        <w:rPr>
          <w:rFonts w:eastAsia="Segoe UI" w:cs="Segoe UI"/>
          <w:color w:val="000000" w:themeColor="text1"/>
          <w:lang w:val="en-IN"/>
        </w:rPr>
        <w:t xml:space="preserve">Set parameters such as </w:t>
      </w:r>
      <w:r>
        <w:rPr>
          <w:rFonts w:eastAsia="Segoe UI" w:cs="Segoe UI"/>
          <w:b/>
          <w:bCs/>
          <w:color w:val="000000" w:themeColor="text1"/>
          <w:lang w:val="en-IN"/>
        </w:rPr>
        <w:t>minimum password length, complexity requirements, and other settings based on internationally recognized</w:t>
      </w:r>
      <w:r>
        <w:rPr>
          <w:rFonts w:eastAsia="Segoe UI" w:cs="Segoe UI"/>
          <w:color w:val="000000" w:themeColor="text1"/>
          <w:lang w:val="en-IN"/>
        </w:rPr>
        <w:t xml:space="preserve"> guidelines </w:t>
      </w:r>
      <w:r>
        <w:rPr>
          <w:rFonts w:eastAsia="Segoe UI" w:cs="Segoe UI"/>
          <w:b/>
          <w:bCs/>
          <w:color w:val="000000" w:themeColor="text1"/>
          <w:lang w:val="en-IN"/>
        </w:rPr>
        <w:t>or</w:t>
      </w:r>
      <w:r>
        <w:rPr>
          <w:rFonts w:eastAsia="Segoe UI" w:cs="Segoe UI"/>
          <w:color w:val="000000" w:themeColor="text1"/>
          <w:lang w:val="en-IN"/>
        </w:rPr>
        <w:t xml:space="preserve"> set/add parametres of </w:t>
      </w:r>
      <w:r>
        <w:rPr>
          <w:rFonts w:eastAsia="Aptos" w:cs="Aptos"/>
          <w:color w:val="000000" w:themeColor="text1"/>
          <w:lang w:val="en-IN"/>
        </w:rPr>
        <w:t xml:space="preserve">minimum password length, complexity requirements as shown below  </w:t>
      </w:r>
    </w:p>
    <w:p>
      <w:pPr>
        <w:pStyle w:val="ListParagraph"/>
        <w:widowControl/>
        <w:spacing w:lineRule="auto" w:line="240" w:before="0" w:after="0"/>
        <w:contextualSpacing/>
        <w:rPr>
          <w:color w:val="000000" w:themeColor="text1"/>
          <w:lang w:val="en-IN"/>
        </w:rPr>
      </w:pPr>
      <w:r>
        <w:rPr>
          <w:b/>
          <w:bCs/>
          <w:color w:val="000000" w:themeColor="text1"/>
          <w:lang w:val="en-IN"/>
        </w:rPr>
        <w:t xml:space="preserve">password requisite pam_pwquality.so retry=3 minlen=12 minclass=3 maxrepeat=3 maxsequence=3 difok=4 reject_username enforce_for_root. </w:t>
      </w:r>
      <w:r>
        <w:rPr>
          <w:color w:val="000000" w:themeColor="text1"/>
          <w:lang w:val="en-IN"/>
        </w:rPr>
        <w:t xml:space="preserve">and                                            </w:t>
      </w:r>
    </w:p>
    <w:p>
      <w:pPr>
        <w:pStyle w:val="ListParagraph"/>
        <w:widowControl/>
        <w:spacing w:lineRule="auto" w:line="240" w:before="0" w:after="0"/>
        <w:contextualSpacing/>
        <w:rPr>
          <w:lang w:val="en-IN"/>
        </w:rPr>
      </w:pPr>
      <w:r>
        <w:rPr>
          <w:b/>
          <w:bCs/>
          <w:color w:val="000000" w:themeColor="text1"/>
          <w:lang w:val="en-IN"/>
        </w:rPr>
        <w:t xml:space="preserve">auth required pam_tally2.so deny=5 unlock_time=900  onerr=fail audit    </w:t>
      </w:r>
      <w:r>
        <w:rPr>
          <w:color w:val="000000" w:themeColor="text1"/>
          <w:lang w:val="en-IN"/>
        </w:rPr>
        <w:t xml:space="preserve"># For </w:t>
      </w:r>
      <w:r>
        <w:rPr>
          <w:lang w:val="en-IN"/>
        </w:rPr>
        <w:t xml:space="preserve">remember old passwords and prevent reuse      </w:t>
      </w:r>
    </w:p>
    <w:p>
      <w:pPr>
        <w:pStyle w:val="Normal"/>
        <w:widowControl/>
        <w:spacing w:lineRule="auto" w:line="240" w:before="0" w:after="0"/>
        <w:rPr>
          <w:lang w:val="en-IN"/>
        </w:rPr>
      </w:pPr>
      <w:r>
        <w:rPr>
          <w:lang w:val="en-IN"/>
        </w:rPr>
        <w:t xml:space="preserve">                                                                                       </w:t>
      </w:r>
    </w:p>
    <w:p>
      <w:pPr>
        <w:pStyle w:val="ListParagraph"/>
        <w:widowControl/>
        <w:spacing w:lineRule="auto" w:line="240" w:before="0" w:after="0"/>
        <w:contextualSpacing/>
        <w:rPr>
          <w:lang w:val="en-IN"/>
        </w:rPr>
      </w:pPr>
      <w:r>
        <w:rPr>
          <w:lang w:val="en-IN"/>
        </w:rPr>
        <w:t xml:space="preserve"> </w:t>
      </w:r>
      <w:r>
        <w:rPr>
          <w:b/>
          <w:bCs/>
          <w:lang w:val="en-IN"/>
        </w:rPr>
        <w:t xml:space="preserve">retry=3: </w:t>
      </w:r>
      <w:r>
        <w:rPr>
          <w:lang w:val="en-IN"/>
        </w:rPr>
        <w:t xml:space="preserve">Allows the user three attempts to enter a valid password.                                                                           </w:t>
      </w:r>
    </w:p>
    <w:p>
      <w:pPr>
        <w:pStyle w:val="ListParagraph"/>
        <w:spacing w:before="0" w:after="0"/>
        <w:contextualSpacing/>
        <w:rPr>
          <w:lang w:val="en-IN"/>
        </w:rPr>
      </w:pPr>
      <w:r>
        <w:rPr>
          <w:lang w:val="en-IN"/>
        </w:rPr>
        <w:t xml:space="preserve"> </w:t>
      </w:r>
      <w:r>
        <w:rPr>
          <w:b/>
          <w:bCs/>
          <w:lang w:val="en-IN"/>
        </w:rPr>
        <w:t xml:space="preserve">minlen=12: </w:t>
      </w:r>
      <w:r>
        <w:rPr>
          <w:lang w:val="en-IN"/>
        </w:rPr>
        <w:t xml:space="preserve">Sets the minimum password length to 12 characters.                                                                                   </w:t>
      </w:r>
    </w:p>
    <w:p>
      <w:pPr>
        <w:pStyle w:val="Normal"/>
        <w:spacing w:before="0" w:after="0"/>
        <w:jc w:val="center"/>
        <w:rPr>
          <w:lang w:val="en-IN"/>
        </w:rPr>
      </w:pPr>
      <w:r>
        <w:rPr>
          <w:b/>
          <w:bCs/>
          <w:lang w:val="en-IN"/>
        </w:rPr>
        <w:t xml:space="preserve">  </w:t>
      </w:r>
      <w:r>
        <w:rPr>
          <w:b/>
          <w:bCs/>
          <w:lang w:val="en-IN"/>
        </w:rPr>
        <w:t>minclass=3:</w:t>
      </w:r>
      <w:r>
        <w:rPr>
          <w:lang w:val="en-IN"/>
        </w:rPr>
        <w:t xml:space="preserve"> Requires at least three different character classes    (lowercase,  uppercase, digits, special characters).</w:t>
      </w:r>
    </w:p>
    <w:p>
      <w:pPr>
        <w:pStyle w:val="ListParagraph"/>
        <w:spacing w:before="0" w:after="0"/>
        <w:contextualSpacing/>
        <w:rPr>
          <w:lang w:val="en-IN"/>
        </w:rPr>
      </w:pPr>
      <w:r>
        <w:rPr>
          <w:b/>
          <w:bCs/>
          <w:lang w:val="en-IN"/>
        </w:rPr>
        <w:t>maxrepeat=3:</w:t>
      </w:r>
      <w:r>
        <w:rPr>
          <w:lang w:val="en-IN"/>
        </w:rPr>
        <w:t xml:space="preserve"> Limits the maximum number of consecutive repeating characters.                                                                                             </w:t>
      </w:r>
      <w:r>
        <w:rPr>
          <w:b/>
          <w:bCs/>
          <w:lang w:val="en-IN"/>
        </w:rPr>
        <w:t>maxsequence=3:</w:t>
      </w:r>
      <w:r>
        <w:rPr>
          <w:lang w:val="en-IN"/>
        </w:rPr>
        <w:t xml:space="preserve"> Limits the maximum length of monotonic character sequences.</w:t>
      </w:r>
    </w:p>
    <w:p>
      <w:pPr>
        <w:pStyle w:val="ListParagraph"/>
        <w:spacing w:before="0" w:after="0"/>
        <w:contextualSpacing/>
        <w:rPr>
          <w:lang w:val="en-IN"/>
        </w:rPr>
      </w:pPr>
      <w:r>
        <w:rPr>
          <w:lang w:val="en-IN"/>
        </w:rPr>
        <w:t xml:space="preserve"> </w:t>
      </w:r>
      <w:r>
        <w:rPr>
          <w:b/>
          <w:bCs/>
          <w:lang w:val="en-IN"/>
        </w:rPr>
        <w:t>difok=4:</w:t>
      </w:r>
      <w:r>
        <w:rPr>
          <w:lang w:val="en-IN"/>
        </w:rPr>
        <w:t xml:space="preserve"> Requires at least 4 characters to be different from the old password.                                                         </w:t>
      </w:r>
    </w:p>
    <w:p>
      <w:pPr>
        <w:pStyle w:val="ListParagraph"/>
        <w:spacing w:before="0" w:after="0"/>
        <w:contextualSpacing/>
        <w:rPr>
          <w:lang w:val="en-IN"/>
        </w:rPr>
      </w:pPr>
      <w:r>
        <w:rPr>
          <w:b/>
          <w:bCs/>
          <w:lang w:val="en-IN"/>
        </w:rPr>
        <w:t xml:space="preserve">reject_username: </w:t>
      </w:r>
      <w:r>
        <w:rPr>
          <w:lang w:val="en-IN"/>
        </w:rPr>
        <w:t>Disallows passwords that contain the                                   username.</w:t>
      </w:r>
    </w:p>
    <w:p>
      <w:pPr>
        <w:pStyle w:val="ListParagraph"/>
        <w:widowControl/>
        <w:spacing w:lineRule="auto" w:line="240" w:before="0" w:after="0"/>
        <w:contextualSpacing/>
        <w:rPr>
          <w:lang w:val="en-IN"/>
        </w:rPr>
      </w:pPr>
      <w:r>
        <w:rPr>
          <w:b/>
          <w:bCs/>
          <w:lang w:val="en-IN"/>
        </w:rPr>
        <w:t>enforce_for_root:</w:t>
      </w:r>
      <w:r>
        <w:rPr>
          <w:lang w:val="en-IN"/>
        </w:rPr>
        <w:t xml:space="preserve"> Enforces these rules for the root user as well.                                                                               </w:t>
      </w:r>
    </w:p>
    <w:p>
      <w:pPr>
        <w:pStyle w:val="Normal"/>
        <w:widowControl/>
        <w:spacing w:lineRule="auto" w:line="240" w:before="0" w:after="0"/>
        <w:rPr>
          <w:rFonts w:cs="Segoe UI"/>
          <w:color w:val="000000" w:themeColor="text1"/>
        </w:rPr>
      </w:pPr>
      <w:r>
        <w:rPr>
          <w:rFonts w:cs="Segoe UI" w:eastAsia="Segoe UI"/>
          <w:color w:val="000000" w:themeColor="text1"/>
          <w:lang w:val="en-IN"/>
        </w:rPr>
        <w:t xml:space="preserve">      </w:t>
      </w:r>
      <w:r>
        <w:rPr>
          <w:rFonts w:eastAsia="Segoe UI" w:cs="Segoe UI"/>
          <w:b/>
          <w:bCs/>
          <w:color w:val="000000" w:themeColor="text1"/>
          <w:lang w:val="en-IN"/>
        </w:rPr>
        <w:t xml:space="preserve">:wq </w:t>
      </w:r>
      <w:r>
        <w:rPr>
          <w:rFonts w:eastAsia="Segoe UI" w:cs="Segoe UI"/>
          <w:color w:val="000000" w:themeColor="text1"/>
          <w:lang w:val="en-IN"/>
        </w:rPr>
        <w:t xml:space="preserve"> Save the file and exit</w:t>
      </w:r>
    </w:p>
    <w:p>
      <w:pPr>
        <w:pStyle w:val="Normal"/>
        <w:widowControl/>
        <w:spacing w:lineRule="auto" w:line="240" w:before="0" w:after="0"/>
        <w:rPr>
          <w:rFonts w:cs="Segoe UI"/>
          <w:color w:val="000000" w:themeColor="text1"/>
        </w:rPr>
      </w:pPr>
      <w:r>
        <w:rPr>
          <w:color w:val="0A2F41" w:themeColor="accent1" w:themeShade="80"/>
          <w:sz w:val="28"/>
          <w:szCs w:val="28"/>
          <w:lang w:val="en-IN"/>
        </w:rPr>
        <w:t>3. Modify Password Policy:</w:t>
      </w:r>
      <w:r>
        <w:rPr>
          <w:color w:val="0A2F41" w:themeColor="accent1" w:themeShade="80"/>
          <w:lang w:val="en-IN"/>
        </w:rPr>
        <w:t xml:space="preserve"> </w:t>
      </w:r>
    </w:p>
    <w:p>
      <w:pPr>
        <w:pStyle w:val="Normal"/>
        <w:widowControl/>
        <w:spacing w:lineRule="auto" w:line="240" w:before="0" w:after="0"/>
        <w:rPr>
          <w:rFonts w:eastAsia="Segoe UI" w:cs="Segoe UI"/>
          <w:color w:val="000000" w:themeColor="text1"/>
        </w:rPr>
      </w:pPr>
      <w:r>
        <w:rPr>
          <w:rFonts w:cs="Segoe UI" w:eastAsia="Segoe UI"/>
          <w:color w:val="000000" w:themeColor="text1"/>
          <w:lang w:val="en-IN"/>
        </w:rPr>
        <w:t xml:space="preserve">     </w:t>
      </w:r>
      <w:r>
        <w:rPr>
          <w:rFonts w:eastAsia="Segoe UI" w:cs="Segoe UI"/>
          <w:color w:val="000000" w:themeColor="text1"/>
          <w:lang w:val="en-IN"/>
        </w:rPr>
        <w:t>Edit the system login definitions file:</w:t>
      </w:r>
    </w:p>
    <w:p>
      <w:pPr>
        <w:pStyle w:val="ListParagraph"/>
        <w:widowControl/>
        <w:numPr>
          <w:ilvl w:val="0"/>
          <w:numId w:val="131"/>
        </w:numPr>
        <w:spacing w:lineRule="auto" w:line="240" w:before="0" w:after="0"/>
        <w:contextualSpacing/>
        <w:rPr>
          <w:rFonts w:eastAsia="Segoe UI" w:cs="Segoe UI"/>
          <w:color w:val="000000" w:themeColor="text1"/>
        </w:rPr>
      </w:pPr>
      <w:r>
        <w:rPr>
          <w:rFonts w:eastAsia="Segoe UI" w:cs="Segoe UI"/>
          <w:color w:val="000000" w:themeColor="text1"/>
          <w:lang w:val="en-IN"/>
        </w:rPr>
        <w:t>Open the file using vi editor</w:t>
      </w:r>
      <w:r>
        <w:rPr>
          <w:rFonts w:eastAsia="Segoe UI" w:cs="Segoe UI"/>
          <w:b/>
          <w:bCs/>
          <w:color w:val="000000" w:themeColor="text1"/>
          <w:lang w:val="en-IN"/>
        </w:rPr>
        <w:t xml:space="preserve"> /etc/login.defs</w:t>
      </w:r>
    </w:p>
    <w:p>
      <w:pPr>
        <w:pStyle w:val="ListParagraph"/>
        <w:widowControl/>
        <w:numPr>
          <w:ilvl w:val="0"/>
          <w:numId w:val="131"/>
        </w:numPr>
        <w:spacing w:lineRule="auto" w:line="240" w:before="0" w:after="0"/>
        <w:contextualSpacing/>
        <w:rPr>
          <w:rFonts w:eastAsia="Segoe UI" w:cs="Segoe UI"/>
          <w:color w:val="000000" w:themeColor="text1"/>
        </w:rPr>
      </w:pPr>
      <w:r>
        <w:rPr>
          <w:rFonts w:eastAsia="Segoe UI" w:cs="Segoe UI"/>
          <w:color w:val="000000" w:themeColor="text1"/>
          <w:lang w:val="en-IN"/>
        </w:rPr>
        <w:t xml:space="preserve">Configure parameters such as </w:t>
      </w:r>
      <w:r>
        <w:rPr>
          <w:rFonts w:eastAsia="Segoe UI" w:cs="Segoe UI"/>
          <w:b/>
          <w:bCs/>
          <w:color w:val="000000" w:themeColor="text1"/>
          <w:lang w:val="en-IN"/>
        </w:rPr>
        <w:t>minimum and maximum password lifetime, password reuse restrictions, and prompt intervals</w:t>
      </w:r>
      <w:r>
        <w:rPr>
          <w:rFonts w:eastAsia="Segoe UI" w:cs="Segoe UI"/>
          <w:color w:val="000000" w:themeColor="text1"/>
          <w:lang w:val="en-IN"/>
        </w:rPr>
        <w:t xml:space="preserve"> for password changes. </w:t>
      </w:r>
    </w:p>
    <w:p>
      <w:pPr>
        <w:pStyle w:val="ListParagraph"/>
        <w:widowControl/>
        <w:numPr>
          <w:ilvl w:val="0"/>
          <w:numId w:val="131"/>
        </w:numPr>
        <w:spacing w:lineRule="auto" w:line="240" w:before="0" w:after="0"/>
        <w:contextualSpacing/>
        <w:rPr>
          <w:rFonts w:eastAsia="Segoe UI" w:cs="Segoe UI"/>
          <w:color w:val="000000" w:themeColor="text1"/>
        </w:rPr>
      </w:pPr>
      <w:r>
        <w:rPr>
          <w:rFonts w:eastAsia="Segoe UI" w:cs="Segoe UI"/>
          <w:color w:val="000000" w:themeColor="text1"/>
          <w:lang w:val="en-IN"/>
        </w:rPr>
        <w:t xml:space="preserve">Apply Password Expiration and History settings shown as below </w:t>
      </w:r>
    </w:p>
    <w:p>
      <w:pPr>
        <w:pStyle w:val="ListParagraph"/>
        <w:widowControl/>
        <w:spacing w:lineRule="auto" w:line="240" w:before="0" w:after="0"/>
        <w:contextualSpacing/>
        <w:rPr>
          <w:rFonts w:eastAsia="Segoe UI" w:cs="Segoe UI"/>
          <w:color w:val="000000" w:themeColor="text1"/>
        </w:rPr>
      </w:pPr>
      <w:r>
        <w:rPr>
          <w:rFonts w:eastAsia="Segoe UI" w:cs="Segoe UI"/>
          <w:color w:val="000000" w:themeColor="text1"/>
        </w:rPr>
      </w:r>
    </w:p>
    <w:p>
      <w:pPr>
        <w:pStyle w:val="Normal"/>
        <w:widowControl/>
        <w:spacing w:lineRule="auto" w:line="240" w:before="0" w:after="0"/>
        <w:jc w:val="center"/>
        <w:rPr>
          <w:rFonts w:eastAsia="Segoe UI" w:cs="Segoe UI"/>
          <w:color w:val="000000" w:themeColor="text1"/>
        </w:rPr>
      </w:pPr>
      <w:r>
        <w:rPr>
          <w:rFonts w:cs="Segoe UI" w:eastAsia="Segoe UI"/>
          <w:color w:val="000000" w:themeColor="text1"/>
        </w:rPr>
        <w:t xml:space="preserve">      </w:t>
      </w:r>
      <w:r>
        <w:rPr>
          <w:rFonts w:eastAsia="Segoe UI" w:cs="Segoe UI"/>
          <w:b/>
          <w:bCs/>
          <w:color w:val="000000" w:themeColor="text1"/>
        </w:rPr>
        <w:t xml:space="preserve">PASS_MAX_DAYS   90 </w:t>
      </w:r>
      <w:r>
        <w:rPr>
          <w:rFonts w:eastAsia="Segoe UI" w:cs="Segoe UI"/>
          <w:color w:val="000000" w:themeColor="text1"/>
        </w:rPr>
        <w:t xml:space="preserve"> # Maximum number of days a password           may be used</w:t>
      </w:r>
    </w:p>
    <w:p>
      <w:pPr>
        <w:pStyle w:val="Normal"/>
        <w:spacing w:before="240" w:after="240"/>
        <w:jc w:val="center"/>
        <w:rPr/>
      </w:pPr>
      <w:r>
        <w:rPr>
          <w:b/>
          <w:bCs/>
        </w:rPr>
        <w:t xml:space="preserve">       </w:t>
      </w:r>
      <w:r>
        <w:rPr>
          <w:b/>
          <w:bCs/>
        </w:rPr>
        <w:t>PASS_MIN_DAYS   7</w:t>
      </w:r>
      <w:r>
        <w:rPr/>
        <w:t xml:space="preserve"> # Minimum number of days allowed between      password changes</w:t>
      </w:r>
    </w:p>
    <w:p>
      <w:pPr>
        <w:pStyle w:val="Normal"/>
        <w:widowControl/>
        <w:spacing w:lineRule="auto" w:line="240" w:before="0" w:after="0"/>
        <w:jc w:val="center"/>
        <w:rPr/>
      </w:pPr>
      <w:r>
        <w:rPr>
          <w:b/>
          <w:bCs/>
        </w:rPr>
        <w:t xml:space="preserve">        </w:t>
      </w:r>
      <w:r>
        <w:rPr>
          <w:b/>
          <w:bCs/>
        </w:rPr>
        <w:t xml:space="preserve">PASS_WARN_AGE   14 </w:t>
      </w:r>
      <w:r>
        <w:rPr/>
        <w:t xml:space="preserve">  # Number of days warning given before a   password expires</w:t>
      </w:r>
    </w:p>
    <w:p>
      <w:pPr>
        <w:pStyle w:val="Normal"/>
        <w:widowControl/>
        <w:spacing w:lineRule="auto" w:line="240" w:before="0" w:after="0"/>
        <w:rPr>
          <w:b/>
          <w:b/>
          <w:bCs/>
        </w:rPr>
      </w:pPr>
      <w:r>
        <w:rPr>
          <w:b/>
          <w:bCs/>
        </w:rPr>
        <w:t xml:space="preserve">             </w:t>
      </w:r>
      <w:r>
        <w:rPr>
          <w:b/>
          <w:bCs/>
        </w:rPr>
        <w:t>password sufficient pam_unix.so use_authtok remember=5</w:t>
      </w:r>
    </w:p>
    <w:p>
      <w:pPr>
        <w:pStyle w:val="ListParagraph"/>
        <w:widowControl/>
        <w:spacing w:lineRule="auto" w:line="240" w:before="0" w:after="0"/>
        <w:contextualSpacing/>
        <w:rPr>
          <w:b/>
          <w:b/>
          <w:bCs/>
        </w:rPr>
      </w:pPr>
      <w:r>
        <w:rPr>
          <w:b/>
          <w:bCs/>
        </w:rPr>
      </w:r>
    </w:p>
    <w:p>
      <w:pPr>
        <w:pStyle w:val="Normal"/>
        <w:widowControl/>
        <w:spacing w:lineRule="auto" w:line="240" w:before="0" w:after="0"/>
        <w:rPr>
          <w:rFonts w:cs="Segoe UI"/>
          <w:color w:val="000000" w:themeColor="text1"/>
        </w:rPr>
      </w:pPr>
      <w:r>
        <w:rPr>
          <w:color w:val="0A2F41" w:themeColor="accent1" w:themeShade="80"/>
          <w:sz w:val="28"/>
          <w:szCs w:val="28"/>
          <w:lang w:val="en-IN"/>
        </w:rPr>
        <w:t>4. Apply Changes:</w:t>
      </w:r>
    </w:p>
    <w:p>
      <w:pPr>
        <w:pStyle w:val="Normal"/>
        <w:widowControl/>
        <w:spacing w:lineRule="auto" w:line="240" w:before="0" w:after="0"/>
        <w:rPr>
          <w:rFonts w:cs="Segoe UI"/>
          <w:color w:val="000000" w:themeColor="text1"/>
        </w:rPr>
      </w:pPr>
      <w:r>
        <w:rPr>
          <w:rFonts w:cs="Segoe UI" w:eastAsia="Segoe UI"/>
          <w:color w:val="000000" w:themeColor="text1"/>
          <w:lang w:val="en-IN"/>
        </w:rPr>
        <w:t xml:space="preserve">    </w:t>
      </w:r>
      <w:r>
        <w:rPr>
          <w:rFonts w:eastAsia="Segoe UI" w:cs="Segoe UI"/>
          <w:color w:val="000000" w:themeColor="text1"/>
          <w:lang w:val="en-IN"/>
        </w:rPr>
        <w:t>Restart the PAM service to apply the changes:</w:t>
      </w:r>
    </w:p>
    <w:p>
      <w:pPr>
        <w:pStyle w:val="ListParagraph"/>
        <w:widowControl/>
        <w:numPr>
          <w:ilvl w:val="0"/>
          <w:numId w:val="130"/>
        </w:numPr>
        <w:spacing w:lineRule="auto" w:line="240" w:before="0" w:after="0"/>
        <w:contextualSpacing/>
        <w:rPr>
          <w:rFonts w:eastAsia="Segoe UI" w:cs="Segoe UI"/>
          <w:color w:val="000000" w:themeColor="text1"/>
          <w:sz w:val="21"/>
          <w:szCs w:val="21"/>
        </w:rPr>
      </w:pPr>
      <w:r>
        <w:rPr>
          <w:rFonts w:cs="Segoe UI"/>
          <w:color w:val="000000" w:themeColor="text1"/>
          <w:lang w:val="en-IN"/>
        </w:rPr>
        <w:t xml:space="preserve"> </w:t>
      </w:r>
      <w:r>
        <w:rPr>
          <w:rFonts w:cs="Segoe UI" w:eastAsia="Segoe UI"/>
          <w:color w:val="000000" w:themeColor="text1"/>
          <w:lang w:val="en-IN"/>
        </w:rPr>
        <w:t xml:space="preserve"> </w:t>
      </w:r>
      <w:r>
        <w:rPr>
          <w:rFonts w:eastAsia="Segoe UI" w:cs="Segoe UI"/>
          <w:color w:val="000000" w:themeColor="text1"/>
          <w:lang w:val="en-IN"/>
        </w:rPr>
        <w:t>Restart</w:t>
      </w:r>
      <w:r>
        <w:rPr>
          <w:rFonts w:eastAsia="Segoe UI" w:cs="Segoe UI"/>
          <w:b/>
          <w:bCs/>
          <w:color w:val="000000" w:themeColor="text1"/>
          <w:lang w:val="en-IN"/>
        </w:rPr>
        <w:t xml:space="preserve"> systemd-logind service </w:t>
      </w:r>
    </w:p>
    <w:p>
      <w:pPr>
        <w:pStyle w:val="2"/>
        <w:rPr>
          <w:rFonts w:ascii="Aptos" w:hAnsi="Aptos" w:asciiTheme="minorHAnsi" w:hAnsiTheme="minorHAnsi"/>
        </w:rPr>
      </w:pPr>
      <w:bookmarkStart w:id="26" w:name="_Toc207723179"/>
      <w:r>
        <w:rPr>
          <w:rFonts w:ascii="Aptos" w:hAnsi="Aptos" w:asciiTheme="minorHAnsi" w:hAnsiTheme="minorHAnsi"/>
        </w:rPr>
        <w:t>CR 1.8 Public key infrastructure certificates</w:t>
      </w:r>
      <w:bookmarkEnd w:id="26"/>
    </w:p>
    <w:p>
      <w:pPr>
        <w:pStyle w:val="Normal"/>
        <w:rPr>
          <w:rFonts w:eastAsia="Segoe UI" w:cs="Segoe UI"/>
          <w:color w:val="0D0D0D" w:themeColor="text1" w:themeTint="f2"/>
        </w:rPr>
      </w:pPr>
      <w:r>
        <w:rPr>
          <w:rFonts w:eastAsia="Segoe UI" w:cs="Segoe UI"/>
          <w:color w:val="0D0D0D" w:themeColor="text1" w:themeTint="f2"/>
        </w:rPr>
        <w:t>The host default system services do not use PKI; therefore, CR 1.8 does not apply.</w:t>
      </w:r>
    </w:p>
    <w:p>
      <w:pPr>
        <w:pStyle w:val="3"/>
        <w:widowControl/>
        <w:spacing w:lineRule="auto" w:line="240" w:before="160" w:after="0"/>
        <w:textAlignment w:val="baseline"/>
        <w:rPr>
          <w:rFonts w:eastAsia="新細明體" w:cs="Segoe UI"/>
          <w:color w:val="0F4761"/>
          <w:kern w:val="0"/>
          <w:sz w:val="18"/>
          <w:szCs w:val="18"/>
          <w14:ligatures w14:val="none"/>
        </w:rPr>
      </w:pPr>
      <w:bookmarkStart w:id="27" w:name="_Toc207723180"/>
      <w:r>
        <w:rPr>
          <w:rFonts w:eastAsia="新細明體" w:cs="Segoe UI"/>
          <w:color w:val="0F4761"/>
          <w:kern w:val="0"/>
          <w14:ligatures w14:val="none"/>
        </w:rPr>
        <w:t>Statement</w:t>
      </w:r>
      <w:bookmarkEnd w:id="27"/>
      <w:r>
        <w:rPr>
          <w:rFonts w:eastAsia="新細明體" w:cs="Segoe UI"/>
          <w:color w:val="0F4761"/>
          <w:kern w:val="0"/>
          <w14:ligatures w14:val="none"/>
        </w:rPr>
        <w:t> </w:t>
      </w:r>
    </w:p>
    <w:p>
      <w:pPr>
        <w:pStyle w:val="Normal"/>
        <w:widowControl/>
        <w:spacing w:lineRule="auto" w:line="240" w:before="0" w:after="0"/>
        <w:textAlignment w:val="baseline"/>
        <w:rPr>
          <w:rFonts w:eastAsia="新細明體" w:cs="Segoe UI"/>
          <w:kern w:val="0"/>
          <w:sz w:val="18"/>
          <w:szCs w:val="18"/>
          <w14:ligatures w14:val="none"/>
        </w:rPr>
      </w:pPr>
      <w:r>
        <w:rPr>
          <w:rFonts w:eastAsia="新細明體" w:cs="Segoe UI"/>
          <w:kern w:val="0"/>
          <w14:ligatures w14:val="none"/>
        </w:rPr>
        <w:t>N/A </w:t>
      </w:r>
    </w:p>
    <w:p>
      <w:pPr>
        <w:pStyle w:val="3"/>
        <w:widowControl/>
        <w:rPr>
          <w:rFonts w:eastAsia="新細明體" w:cs="Segoe UI"/>
          <w:color w:val="0F4761"/>
          <w:kern w:val="0"/>
          <w:sz w:val="18"/>
          <w:szCs w:val="18"/>
          <w14:ligatures w14:val="none"/>
        </w:rPr>
      </w:pPr>
      <w:bookmarkStart w:id="28" w:name="_Toc207723181"/>
      <w:r>
        <w:rPr/>
        <w:t>Evidence</w:t>
      </w:r>
      <w:bookmarkEnd w:id="28"/>
      <w:r>
        <w:rPr/>
        <w:t> </w:t>
      </w:r>
    </w:p>
    <w:p>
      <w:pPr>
        <w:pStyle w:val="Normal"/>
        <w:widowControl/>
        <w:spacing w:lineRule="auto" w:line="240" w:before="0" w:after="0"/>
        <w:textAlignment w:val="baseline"/>
        <w:rPr>
          <w:rFonts w:eastAsia="新細明體" w:cs="Segoe UI"/>
          <w:kern w:val="0"/>
          <w:sz w:val="18"/>
          <w:szCs w:val="18"/>
          <w14:ligatures w14:val="none"/>
        </w:rPr>
      </w:pPr>
      <w:r>
        <w:rPr>
          <w:rFonts w:eastAsia="新細明體" w:cs="Segoe UI"/>
          <w:kern w:val="0"/>
          <w14:ligatures w14:val="none"/>
        </w:rPr>
        <w:t>N/A </w:t>
      </w:r>
    </w:p>
    <w:p>
      <w:pPr>
        <w:pStyle w:val="3"/>
        <w:widowControl/>
        <w:rPr>
          <w:rFonts w:eastAsia="新細明體" w:cs="Segoe UI"/>
          <w:color w:val="0F4761"/>
          <w:kern w:val="0"/>
          <w:sz w:val="18"/>
          <w:szCs w:val="18"/>
          <w14:ligatures w14:val="none"/>
        </w:rPr>
      </w:pPr>
      <w:bookmarkStart w:id="29" w:name="_Toc207723182"/>
      <w:r>
        <w:rPr/>
        <w:t>Detailed Setting Steps</w:t>
      </w:r>
      <w:bookmarkEnd w:id="29"/>
      <w:r>
        <w:rPr/>
        <w:t> </w:t>
      </w:r>
    </w:p>
    <w:p>
      <w:pPr>
        <w:pStyle w:val="Normal"/>
        <w:widowControl/>
        <w:shd w:val="clear" w:color="auto" w:fill="FFFFFF" w:themeFill="background1"/>
        <w:spacing w:lineRule="auto" w:line="240" w:beforeAutospacing="1" w:afterAutospacing="1"/>
        <w:textAlignment w:val="baseline"/>
        <w:rPr>
          <w:rFonts w:eastAsia="新細明體" w:cs="Segoe UI"/>
          <w:kern w:val="0"/>
          <w:sz w:val="18"/>
          <w:szCs w:val="18"/>
          <w14:ligatures w14:val="none"/>
        </w:rPr>
      </w:pPr>
      <w:r>
        <w:rPr>
          <w:rFonts w:eastAsia="新細明體" w:cs="Segoe UI"/>
          <w:kern w:val="0"/>
          <w14:ligatures w14:val="none"/>
        </w:rPr>
        <w:t>N/A </w:t>
      </w:r>
    </w:p>
    <w:p>
      <w:pPr>
        <w:pStyle w:val="2"/>
        <w:rPr>
          <w:rFonts w:ascii="Aptos" w:hAnsi="Aptos" w:asciiTheme="minorHAnsi" w:hAnsiTheme="minorHAnsi"/>
        </w:rPr>
      </w:pPr>
      <w:bookmarkStart w:id="30" w:name="_Toc207723183"/>
      <w:r>
        <w:rPr>
          <w:rFonts w:ascii="Aptos" w:hAnsi="Aptos" w:asciiTheme="minorHAnsi" w:hAnsiTheme="minorHAnsi"/>
        </w:rPr>
        <w:t>CR 1.9 Strength of public key-based authentication</w:t>
      </w:r>
      <w:bookmarkEnd w:id="30"/>
    </w:p>
    <w:p>
      <w:pPr>
        <w:pStyle w:val="Normal"/>
        <w:rPr>
          <w:rFonts w:eastAsia="Segoe UI" w:cs="Segoe UI"/>
          <w:color w:val="0D0D0D" w:themeColor="text1" w:themeTint="f2"/>
          <w:sz w:val="21"/>
          <w:szCs w:val="21"/>
        </w:rPr>
      </w:pPr>
      <w:r>
        <w:rPr>
          <w:rFonts w:eastAsia="Segoe UI" w:cs="Segoe UI"/>
          <w:color w:val="0D0D0D" w:themeColor="text1" w:themeTint="f2"/>
          <w:sz w:val="21"/>
          <w:szCs w:val="21"/>
        </w:rPr>
        <w:t>The host default system services do not employ public key-based authentication; hence, CR 1.9 does not apply.</w:t>
      </w:r>
    </w:p>
    <w:p>
      <w:pPr>
        <w:pStyle w:val="3"/>
        <w:widowControl/>
        <w:rPr>
          <w:rFonts w:eastAsia="新細明體" w:cs="Segoe UI"/>
          <w:color w:val="0F4761"/>
          <w:kern w:val="0"/>
          <w:sz w:val="18"/>
          <w:szCs w:val="18"/>
          <w14:ligatures w14:val="none"/>
        </w:rPr>
      </w:pPr>
      <w:bookmarkStart w:id="31" w:name="_Toc207723184"/>
      <w:r>
        <w:rPr/>
        <w:t>Statement</w:t>
      </w:r>
      <w:bookmarkEnd w:id="31"/>
      <w:r>
        <w:rPr/>
        <w:t> </w:t>
      </w:r>
    </w:p>
    <w:p>
      <w:pPr>
        <w:pStyle w:val="Normal"/>
        <w:widowControl/>
        <w:spacing w:lineRule="auto" w:line="240" w:before="0" w:after="0"/>
        <w:textAlignment w:val="baseline"/>
        <w:rPr>
          <w:rFonts w:eastAsia="新細明體" w:cs="Segoe UI"/>
          <w:kern w:val="0"/>
          <w:sz w:val="18"/>
          <w:szCs w:val="18"/>
          <w14:ligatures w14:val="none"/>
        </w:rPr>
      </w:pPr>
      <w:r>
        <w:rPr>
          <w:rFonts w:eastAsia="新細明體" w:cs="Segoe UI"/>
          <w:kern w:val="0"/>
          <w14:ligatures w14:val="none"/>
        </w:rPr>
        <w:t>N/A </w:t>
      </w:r>
    </w:p>
    <w:p>
      <w:pPr>
        <w:pStyle w:val="3"/>
        <w:widowControl/>
        <w:rPr>
          <w:rFonts w:eastAsia="新細明體" w:cs="Segoe UI"/>
          <w:color w:val="0F4761"/>
          <w:kern w:val="0"/>
          <w:sz w:val="18"/>
          <w:szCs w:val="18"/>
          <w14:ligatures w14:val="none"/>
        </w:rPr>
      </w:pPr>
      <w:bookmarkStart w:id="32" w:name="_Toc207723185"/>
      <w:r>
        <w:rPr/>
        <w:t>Evidence</w:t>
      </w:r>
      <w:bookmarkEnd w:id="32"/>
      <w:r>
        <w:rPr/>
        <w:t> </w:t>
      </w:r>
    </w:p>
    <w:p>
      <w:pPr>
        <w:pStyle w:val="Normal"/>
        <w:widowControl/>
        <w:spacing w:lineRule="auto" w:line="240" w:before="0" w:after="0"/>
        <w:textAlignment w:val="baseline"/>
        <w:rPr>
          <w:rFonts w:eastAsia="新細明體" w:cs="Segoe UI"/>
          <w:kern w:val="0"/>
          <w:sz w:val="18"/>
          <w:szCs w:val="18"/>
          <w14:ligatures w14:val="none"/>
        </w:rPr>
      </w:pPr>
      <w:r>
        <w:rPr>
          <w:rFonts w:eastAsia="新細明體" w:cs="Segoe UI"/>
          <w:kern w:val="0"/>
          <w14:ligatures w14:val="none"/>
        </w:rPr>
        <w:t>N/A </w:t>
      </w:r>
    </w:p>
    <w:p>
      <w:pPr>
        <w:pStyle w:val="3"/>
        <w:widowControl/>
        <w:rPr>
          <w:rFonts w:eastAsia="新細明體" w:cs="Segoe UI"/>
          <w:color w:val="0F4761"/>
          <w:kern w:val="0"/>
          <w:sz w:val="18"/>
          <w:szCs w:val="18"/>
          <w14:ligatures w14:val="none"/>
        </w:rPr>
      </w:pPr>
      <w:bookmarkStart w:id="33" w:name="_Toc207723186"/>
      <w:r>
        <w:rPr/>
        <w:t>Detailed Setting Steps</w:t>
      </w:r>
      <w:bookmarkEnd w:id="33"/>
      <w:r>
        <w:rPr/>
        <w:t> </w:t>
      </w:r>
    </w:p>
    <w:p>
      <w:pPr>
        <w:pStyle w:val="Normal"/>
        <w:widowControl/>
        <w:shd w:val="clear" w:color="auto" w:fill="FFFFFF" w:themeFill="background1"/>
        <w:spacing w:lineRule="auto" w:line="240" w:beforeAutospacing="1" w:afterAutospacing="1"/>
        <w:textAlignment w:val="baseline"/>
        <w:rPr>
          <w:rFonts w:eastAsia="新細明體" w:cs="Segoe UI"/>
          <w:kern w:val="0"/>
          <w:sz w:val="18"/>
          <w:szCs w:val="18"/>
          <w14:ligatures w14:val="none"/>
        </w:rPr>
      </w:pPr>
      <w:r>
        <w:rPr>
          <w:rFonts w:eastAsia="新細明體" w:cs="Segoe UI"/>
          <w:kern w:val="0"/>
          <w14:ligatures w14:val="none"/>
        </w:rPr>
        <w:t>N/A </w:t>
      </w:r>
    </w:p>
    <w:p>
      <w:pPr>
        <w:pStyle w:val="2"/>
        <w:rPr>
          <w:rFonts w:ascii="Aptos" w:hAnsi="Aptos" w:asciiTheme="minorHAnsi" w:hAnsiTheme="minorHAnsi"/>
        </w:rPr>
      </w:pPr>
      <w:bookmarkStart w:id="34" w:name="_Toc207723187"/>
      <w:r>
        <w:rPr>
          <w:rFonts w:ascii="Aptos" w:hAnsi="Aptos" w:asciiTheme="minorHAnsi" w:hAnsiTheme="minorHAnsi"/>
        </w:rPr>
        <w:t>CR 1.10 Authenticator feedback</w:t>
      </w:r>
      <w:bookmarkEnd w:id="34"/>
    </w:p>
    <w:p>
      <w:pPr>
        <w:pStyle w:val="Normal"/>
        <w:rPr>
          <w:rFonts w:eastAsia="Segoe UI" w:cs="Segoe UI"/>
        </w:rPr>
      </w:pPr>
      <w:r>
        <w:rPr>
          <w:rFonts w:eastAsia="Segoe UI" w:cs="Segoe UI"/>
          <w:color w:val="0D0D0D" w:themeColor="text1" w:themeTint="f2"/>
        </w:rPr>
        <w:t>Authenticator feedback refers to the information provided during the authentication process, such as passwords, tokens, or biometric data. In accordance with IEC 62443-4-2 CR 1.10, the system ensures the capability to obscure this feedback to maintain security integrity.</w:t>
      </w:r>
    </w:p>
    <w:p>
      <w:pPr>
        <w:pStyle w:val="3"/>
        <w:rPr/>
      </w:pPr>
      <w:bookmarkStart w:id="35" w:name="_Toc207723188"/>
      <w:r>
        <w:rPr/>
        <w:t>Statement</w:t>
      </w:r>
      <w:bookmarkEnd w:id="35"/>
    </w:p>
    <w:p>
      <w:pPr>
        <w:pStyle w:val="Normal"/>
        <w:shd w:val="clear" w:color="auto" w:fill="FFFFFF" w:themeFill="background1"/>
        <w:spacing w:lineRule="auto" w:line="240" w:before="0" w:after="0"/>
        <w:jc w:val="both"/>
        <w:rPr>
          <w:rFonts w:cs="Segoe UI"/>
          <w:color w:val="000000" w:themeColor="text1"/>
        </w:rPr>
      </w:pPr>
      <w:r>
        <w:rPr>
          <w:rFonts w:eastAsia="Segoe UI" w:cs="Segoe UI"/>
          <w:color w:val="000000" w:themeColor="text1"/>
        </w:rPr>
        <w:t>system ensures robust management of authenticators to maintain security integrity</w:t>
      </w:r>
      <w:r>
        <w:rPr>
          <w:rFonts w:eastAsia="Segoe UI" w:cs="Segoe UI"/>
          <w:color w:val="000000" w:themeColor="text1"/>
          <w:lang w:val="en-IN"/>
        </w:rPr>
        <w:t xml:space="preserve"> in accordance with IEC 62443-4-2 CR 1.10, the system ensures the capability to obscure feedback of authenticator information during the authentication process.</w:t>
      </w:r>
      <w:r>
        <w:rPr>
          <w:rFonts w:eastAsia="Segoe UI" w:cs="Segoe UI"/>
          <w:color w:val="000000" w:themeColor="text1"/>
        </w:rPr>
        <w:t xml:space="preserve"> </w:t>
      </w:r>
    </w:p>
    <w:p>
      <w:pPr>
        <w:pStyle w:val="3"/>
        <w:widowControl/>
        <w:spacing w:lineRule="auto" w:line="240" w:beforeAutospacing="1" w:after="0"/>
        <w:rPr>
          <w:sz w:val="18"/>
          <w:szCs w:val="18"/>
        </w:rPr>
      </w:pPr>
      <w:bookmarkStart w:id="36" w:name="_Toc207723189"/>
      <w:r>
        <w:rPr/>
        <w:t>Evidence</w:t>
      </w:r>
      <w:bookmarkEnd w:id="36"/>
      <w:r>
        <w:rPr/>
        <w:t> </w:t>
      </w:r>
    </w:p>
    <w:p>
      <w:pPr>
        <w:pStyle w:val="Normal"/>
        <w:widowControl/>
        <w:shd w:val="clear" w:color="auto" w:fill="FFFFFF" w:themeFill="background1"/>
        <w:spacing w:before="0" w:after="0"/>
        <w:jc w:val="both"/>
        <w:rPr>
          <w:rFonts w:eastAsia="Segoe UI" w:cs="Segoe UI"/>
          <w:sz w:val="21"/>
          <w:szCs w:val="21"/>
        </w:rPr>
      </w:pPr>
      <w:r>
        <w:rPr>
          <w:rFonts w:eastAsia="Segoe UI" w:cs="Segoe UI"/>
          <w:color w:val="000000" w:themeColor="text1"/>
          <w:lang w:val="en-IN"/>
        </w:rPr>
        <w:t>Obscuring feedback of authenticator information enhances security by preventing unauthorized individuals from exploiting authentication data. Techniques such as displaying asterisks or random characters during input and avoiding providing specific reasons for authentication failure contribute to mitigating potential risks.</w:t>
      </w:r>
    </w:p>
    <w:p>
      <w:pPr>
        <w:pStyle w:val="3"/>
        <w:rPr/>
      </w:pPr>
      <w:bookmarkStart w:id="37" w:name="_Toc207723190"/>
      <w:r>
        <w:rPr/>
        <w:t>Detailed Setting Steps</w:t>
      </w:r>
      <w:bookmarkEnd w:id="37"/>
      <w:r>
        <w:rPr/>
        <w:t> </w:t>
      </w:r>
    </w:p>
    <w:p>
      <w:pPr>
        <w:pStyle w:val="Normal"/>
        <w:shd w:val="clear" w:color="auto" w:fill="FFFFFF" w:themeFill="background1"/>
        <w:spacing w:before="0" w:after="0"/>
        <w:rPr>
          <w:rFonts w:eastAsia="Segoe UI" w:cs="Segoe UI"/>
          <w:color w:val="000000" w:themeColor="text1"/>
        </w:rPr>
      </w:pPr>
      <w:r>
        <w:rPr>
          <w:rFonts w:eastAsia="Segoe UI" w:cs="Segoe UI"/>
          <w:color w:val="000000" w:themeColor="text1"/>
          <w:lang w:val="en-IN"/>
        </w:rPr>
        <w:t>To meet the requirements of IEC 62443-4-2 CR 1.10 for Authenticator Feedback, follow these steps:</w:t>
      </w:r>
    </w:p>
    <w:p>
      <w:pPr>
        <w:pStyle w:val="Normal"/>
        <w:shd w:val="clear" w:color="auto" w:fill="FFFFFF" w:themeFill="background1"/>
        <w:spacing w:before="0" w:after="0"/>
        <w:rPr>
          <w:rFonts w:eastAsia="Segoe UI" w:cs="Segoe UI"/>
          <w:color w:val="000000" w:themeColor="text1"/>
          <w:lang w:val="en-IN"/>
        </w:rPr>
      </w:pPr>
      <w:r>
        <w:rPr>
          <w:rFonts w:eastAsia="Segoe UI" w:cs="Segoe UI"/>
          <w:color w:val="000000" w:themeColor="text1"/>
          <w:lang w:val="en-IN"/>
        </w:rPr>
      </w:r>
    </w:p>
    <w:p>
      <w:pPr>
        <w:pStyle w:val="Normal"/>
        <w:shd w:val="clear" w:color="auto" w:fill="FFFFFF" w:themeFill="background1"/>
        <w:spacing w:before="0" w:after="0"/>
        <w:rPr>
          <w:color w:val="0F4761" w:themeColor="accent1" w:themeShade="bf"/>
          <w:sz w:val="28"/>
          <w:szCs w:val="28"/>
        </w:rPr>
      </w:pPr>
      <w:r>
        <w:rPr>
          <w:rFonts w:cs="Segoe UI" w:eastAsia="Segoe UI"/>
          <w:b/>
          <w:bCs/>
          <w:color w:val="000000" w:themeColor="text1"/>
          <w:sz w:val="28"/>
          <w:szCs w:val="28"/>
          <w:lang w:val="en-IN"/>
        </w:rPr>
        <w:t xml:space="preserve"> </w:t>
      </w:r>
      <w:r>
        <w:rPr>
          <w:color w:val="0F4761" w:themeColor="accent1" w:themeShade="bf"/>
          <w:sz w:val="28"/>
          <w:szCs w:val="28"/>
          <w:lang w:val="en-IN"/>
        </w:rPr>
        <w:t>1. Password Authentication Feedback:</w:t>
      </w:r>
    </w:p>
    <w:p>
      <w:pPr>
        <w:pStyle w:val="ListParagraph"/>
        <w:numPr>
          <w:ilvl w:val="0"/>
          <w:numId w:val="291"/>
        </w:numPr>
        <w:shd w:val="clear" w:color="auto" w:fill="FFFFFF" w:themeFill="background1"/>
        <w:spacing w:before="0" w:after="0"/>
        <w:contextualSpacing/>
        <w:rPr>
          <w:rFonts w:eastAsia="Segoe UI" w:cs="Segoe UI"/>
          <w:color w:val="000000" w:themeColor="text1"/>
        </w:rPr>
      </w:pPr>
      <w:r>
        <w:rPr>
          <w:rFonts w:eastAsia="Segoe UI" w:cs="Segoe UI"/>
          <w:color w:val="000000" w:themeColor="text1"/>
          <w:lang w:val="en-IN"/>
        </w:rPr>
        <w:t>Configure the system to obscure feedback during password entry.</w:t>
      </w:r>
    </w:p>
    <w:p>
      <w:pPr>
        <w:pStyle w:val="Normal"/>
        <w:shd w:val="clear" w:color="auto" w:fill="FFFFFF" w:themeFill="background1"/>
        <w:spacing w:before="0" w:after="0"/>
        <w:rPr>
          <w:rFonts w:eastAsia="Segoe UI" w:cs="Segoe UI"/>
          <w:color w:val="000000" w:themeColor="text1"/>
        </w:rPr>
      </w:pPr>
      <w:r>
        <w:rPr>
          <w:rFonts w:eastAsia="Segoe UI" w:cs="Segoe UI"/>
          <w:color w:val="000000" w:themeColor="text1"/>
          <w:lang w:val="en-IN"/>
        </w:rPr>
        <w:t>Modify the PAM (Pluggable Authentication Modules) configuration to enable password feedback obscuring:</w:t>
      </w:r>
    </w:p>
    <w:p>
      <w:pPr>
        <w:pStyle w:val="ListParagraph"/>
        <w:numPr>
          <w:ilvl w:val="0"/>
          <w:numId w:val="290"/>
        </w:numPr>
        <w:shd w:val="clear" w:color="auto" w:fill="FFFFFF" w:themeFill="background1"/>
        <w:spacing w:before="0" w:after="0"/>
        <w:contextualSpacing/>
        <w:rPr>
          <w:rFonts w:eastAsia="Segoe UI" w:cs="Segoe UI"/>
          <w:color w:val="000000" w:themeColor="text1"/>
        </w:rPr>
      </w:pPr>
      <w:r>
        <w:rPr>
          <w:rFonts w:eastAsia="Segoe UI" w:cs="Segoe UI"/>
          <w:color w:val="000000" w:themeColor="text1"/>
          <w:lang w:val="en-IN"/>
        </w:rPr>
        <w:t xml:space="preserve">Open the PAM file using vi editor </w:t>
      </w:r>
      <w:r>
        <w:rPr>
          <w:rFonts w:eastAsia="Segoe UI" w:cs="Segoe UI"/>
          <w:b/>
          <w:bCs/>
          <w:color w:val="000000" w:themeColor="text1"/>
          <w:lang w:val="en-IN"/>
        </w:rPr>
        <w:t>/etc/pam.d/common password</w:t>
      </w:r>
    </w:p>
    <w:p>
      <w:pPr>
        <w:pStyle w:val="Normal"/>
        <w:shd w:val="clear" w:color="auto" w:fill="FFFFFF" w:themeFill="background1"/>
        <w:spacing w:before="0" w:after="0"/>
        <w:rPr>
          <w:rFonts w:eastAsia="Segoe UI" w:cs="Segoe UI"/>
          <w:color w:val="000000" w:themeColor="text1"/>
        </w:rPr>
      </w:pPr>
      <w:r>
        <w:rPr>
          <w:rFonts w:eastAsia="Segoe UI" w:cs="Segoe UI"/>
          <w:color w:val="000000" w:themeColor="text1"/>
          <w:lang w:val="en-IN"/>
        </w:rPr>
        <w:t>Add the following line at the end of the file:</w:t>
      </w:r>
    </w:p>
    <w:p>
      <w:pPr>
        <w:pStyle w:val="ListParagraph"/>
        <w:numPr>
          <w:ilvl w:val="0"/>
          <w:numId w:val="129"/>
        </w:numPr>
        <w:shd w:val="clear" w:color="auto" w:fill="FFFFFF" w:themeFill="background1"/>
        <w:spacing w:before="0" w:after="0"/>
        <w:contextualSpacing/>
        <w:rPr>
          <w:rFonts w:eastAsia="Segoe UI" w:cs="Segoe UI"/>
          <w:b/>
          <w:b/>
          <w:bCs/>
          <w:color w:val="000000" w:themeColor="text1"/>
          <w:lang w:val="en-IN"/>
        </w:rPr>
      </w:pPr>
      <w:r>
        <w:rPr>
          <w:rFonts w:eastAsia="Segoe UI" w:cs="Segoe UI"/>
          <w:color w:val="000000" w:themeColor="text1"/>
          <w:lang w:val="en-IN"/>
        </w:rPr>
        <w:t xml:space="preserve">Modify the file </w:t>
      </w:r>
      <w:r>
        <w:rPr>
          <w:rFonts w:eastAsia="Segoe UI" w:cs="Segoe UI"/>
          <w:b/>
          <w:bCs/>
          <w:color w:val="000000" w:themeColor="text1"/>
          <w:lang w:val="en-IN"/>
        </w:rPr>
        <w:t xml:space="preserve">password requisite pam_unix.so obscure sha512 </w:t>
      </w:r>
      <w:r>
        <w:rPr>
          <w:rFonts w:eastAsia="Segoe UI" w:cs="Segoe UI"/>
          <w:color w:val="000000" w:themeColor="text1"/>
          <w:lang w:val="en-IN"/>
        </w:rPr>
        <w:t>setting</w:t>
      </w:r>
    </w:p>
    <w:p>
      <w:pPr>
        <w:pStyle w:val="Normal"/>
        <w:shd w:val="clear" w:color="auto" w:fill="FFFFFF" w:themeFill="background1"/>
        <w:spacing w:before="0" w:after="0"/>
        <w:rPr>
          <w:rFonts w:eastAsia="Segoe UI" w:cs="Segoe UI"/>
          <w:b/>
          <w:b/>
          <w:bCs/>
          <w:color w:val="000000" w:themeColor="text1"/>
          <w:sz w:val="28"/>
          <w:szCs w:val="28"/>
          <w:lang w:val="en-IN"/>
        </w:rPr>
      </w:pPr>
      <w:r>
        <w:rPr>
          <w:color w:val="0F4761" w:themeColor="accent1" w:themeShade="bf"/>
          <w:sz w:val="28"/>
          <w:szCs w:val="28"/>
          <w:lang w:val="en-IN"/>
        </w:rPr>
        <w:t>2. SSH Token and One-Time Password Feedback:</w:t>
      </w:r>
    </w:p>
    <w:p>
      <w:pPr>
        <w:pStyle w:val="ListParagraph"/>
        <w:numPr>
          <w:ilvl w:val="0"/>
          <w:numId w:val="128"/>
        </w:numPr>
        <w:shd w:val="clear" w:color="auto" w:fill="FFFFFF" w:themeFill="background1"/>
        <w:spacing w:before="0" w:after="0"/>
        <w:contextualSpacing/>
        <w:rPr>
          <w:rFonts w:eastAsia="Segoe UI" w:cs="Segoe UI"/>
          <w:color w:val="000000" w:themeColor="text1"/>
        </w:rPr>
      </w:pPr>
      <w:r>
        <w:rPr>
          <w:rFonts w:eastAsia="Segoe UI" w:cs="Segoe UI"/>
          <w:color w:val="000000" w:themeColor="text1"/>
          <w:lang w:val="en-IN"/>
        </w:rPr>
        <w:t>Ensure that when entering secure socket shell (SSH) tokens or one-time passwords, feedback is obscured.</w:t>
      </w:r>
    </w:p>
    <w:p>
      <w:pPr>
        <w:pStyle w:val="ListParagraph"/>
        <w:numPr>
          <w:ilvl w:val="0"/>
          <w:numId w:val="128"/>
        </w:numPr>
        <w:shd w:val="clear" w:color="auto" w:fill="FFFFFF" w:themeFill="background1"/>
        <w:spacing w:before="0" w:after="0"/>
        <w:contextualSpacing/>
        <w:rPr>
          <w:rFonts w:eastAsia="Segoe UI" w:cs="Segoe UI"/>
          <w:color w:val="000000" w:themeColor="text1"/>
        </w:rPr>
      </w:pPr>
      <w:r>
        <w:rPr>
          <w:rFonts w:eastAsia="Segoe UI" w:cs="Segoe UI"/>
          <w:color w:val="000000" w:themeColor="text1"/>
          <w:lang w:val="en-IN"/>
        </w:rPr>
        <w:t>Use the SSH configuration file to disable echoing of characters during token or password entry:</w:t>
      </w:r>
    </w:p>
    <w:p>
      <w:pPr>
        <w:pStyle w:val="ListParagraph"/>
        <w:numPr>
          <w:ilvl w:val="0"/>
          <w:numId w:val="128"/>
        </w:numPr>
        <w:shd w:val="clear" w:color="auto" w:fill="FFFFFF" w:themeFill="background1"/>
        <w:spacing w:before="0" w:after="0"/>
        <w:contextualSpacing/>
        <w:rPr>
          <w:rFonts w:eastAsia="Segoe UI" w:cs="Segoe UI"/>
          <w:color w:val="000000" w:themeColor="text1"/>
        </w:rPr>
      </w:pPr>
      <w:r>
        <w:rPr>
          <w:rFonts w:eastAsia="Segoe UI" w:cs="Segoe UI"/>
          <w:color w:val="000000" w:themeColor="text1"/>
          <w:lang w:val="en-IN"/>
        </w:rPr>
        <w:t xml:space="preserve">Open the config file in vi editor </w:t>
      </w:r>
      <w:r>
        <w:rPr>
          <w:rFonts w:eastAsia="Segoe UI" w:cs="Segoe UI"/>
          <w:b/>
          <w:bCs/>
          <w:color w:val="000000" w:themeColor="text1"/>
          <w:lang w:val="en-IN"/>
        </w:rPr>
        <w:t>/etc/ssh/sshd_config</w:t>
      </w:r>
    </w:p>
    <w:p>
      <w:pPr>
        <w:pStyle w:val="Normal"/>
        <w:shd w:val="clear" w:color="auto" w:fill="FFFFFF" w:themeFill="background1"/>
        <w:spacing w:before="0" w:after="0"/>
        <w:rPr>
          <w:rFonts w:eastAsia="Segoe UI" w:cs="Segoe UI"/>
          <w:color w:val="000000" w:themeColor="text1"/>
        </w:rPr>
      </w:pPr>
      <w:r>
        <w:rPr>
          <w:rFonts w:eastAsia="Segoe UI" w:cs="Segoe UI"/>
          <w:color w:val="000000" w:themeColor="text1"/>
        </w:rPr>
        <w:t>Add or modify the following line:</w:t>
      </w:r>
    </w:p>
    <w:p>
      <w:pPr>
        <w:pStyle w:val="ListParagraph"/>
        <w:numPr>
          <w:ilvl w:val="0"/>
          <w:numId w:val="127"/>
        </w:numPr>
        <w:shd w:val="clear" w:color="auto" w:fill="FFFFFF" w:themeFill="background1"/>
        <w:spacing w:before="0" w:after="0"/>
        <w:contextualSpacing/>
        <w:rPr>
          <w:rFonts w:eastAsia="Segoe UI" w:cs="Segoe UI"/>
          <w:b/>
          <w:b/>
          <w:bCs/>
          <w:color w:val="000000" w:themeColor="text1"/>
          <w:lang w:val="en-IN"/>
        </w:rPr>
      </w:pPr>
      <w:r>
        <w:rPr>
          <w:rFonts w:eastAsia="Segoe UI" w:cs="Segoe UI"/>
          <w:color w:val="000000" w:themeColor="text1"/>
          <w:lang w:val="en-IN"/>
        </w:rPr>
        <w:t xml:space="preserve">Modify the file with  </w:t>
      </w:r>
      <w:r>
        <w:rPr>
          <w:rFonts w:eastAsia="Segoe UI" w:cs="Segoe UI"/>
          <w:b/>
          <w:bCs/>
          <w:color w:val="000000" w:themeColor="text1"/>
          <w:lang w:val="en-IN"/>
        </w:rPr>
        <w:t>PasswordAuthentication yes</w:t>
      </w:r>
      <w:r>
        <w:rPr>
          <w:rFonts w:eastAsia="Segoe UI" w:cs="Segoe UI"/>
          <w:color w:val="000000" w:themeColor="text1"/>
          <w:lang w:val="en-IN"/>
        </w:rPr>
        <w:t xml:space="preserve"> setting</w:t>
      </w:r>
    </w:p>
    <w:p>
      <w:pPr>
        <w:pStyle w:val="Normal"/>
        <w:shd w:val="clear" w:color="auto" w:fill="FFFFFF" w:themeFill="background1"/>
        <w:spacing w:before="0" w:after="0"/>
        <w:rPr>
          <w:color w:val="0F4761" w:themeColor="accent1" w:themeShade="bf"/>
          <w:sz w:val="28"/>
          <w:szCs w:val="28"/>
        </w:rPr>
      </w:pPr>
      <w:r>
        <w:rPr>
          <w:color w:val="0F4761" w:themeColor="accent1" w:themeShade="bf"/>
          <w:sz w:val="28"/>
          <w:szCs w:val="28"/>
          <w:lang w:val="en-IN"/>
        </w:rPr>
        <w:t>3. Generic Feedback Obscuring:</w:t>
      </w:r>
    </w:p>
    <w:p>
      <w:pPr>
        <w:pStyle w:val="ListParagraph"/>
        <w:numPr>
          <w:ilvl w:val="0"/>
          <w:numId w:val="126"/>
        </w:numPr>
        <w:shd w:val="clear" w:color="auto" w:fill="FFFFFF" w:themeFill="background1"/>
        <w:spacing w:before="0" w:after="0"/>
        <w:contextualSpacing/>
        <w:rPr>
          <w:rFonts w:eastAsia="Segoe UI" w:cs="Segoe UI"/>
          <w:color w:val="000000" w:themeColor="text1"/>
        </w:rPr>
      </w:pPr>
      <w:r>
        <w:rPr>
          <w:rFonts w:eastAsia="Segoe UI" w:cs="Segoe UI"/>
          <w:color w:val="000000" w:themeColor="text1"/>
          <w:lang w:val="en-IN"/>
        </w:rPr>
        <w:t>Implement generic feedback obscuring for other authenticator types.</w:t>
      </w:r>
    </w:p>
    <w:p>
      <w:pPr>
        <w:pStyle w:val="ListParagraph"/>
        <w:numPr>
          <w:ilvl w:val="0"/>
          <w:numId w:val="23"/>
        </w:numPr>
        <w:shd w:val="clear" w:color="auto" w:fill="FFFFFF" w:themeFill="background1"/>
        <w:spacing w:before="0" w:after="0"/>
        <w:contextualSpacing/>
        <w:rPr>
          <w:rFonts w:eastAsia="Segoe UI" w:cs="Segoe UI"/>
          <w:color w:val="000000" w:themeColor="text1"/>
          <w:lang w:val="en-IN"/>
        </w:rPr>
      </w:pPr>
      <w:r>
        <w:rPr>
          <w:rFonts w:eastAsia="Segoe UI" w:cs="Segoe UI"/>
          <w:color w:val="000000" w:themeColor="text1"/>
          <w:lang w:val="en-IN"/>
        </w:rPr>
        <w:t>Utilize built-in functions or third-party tools to customize input handling and feedback obscuring as per security requirements or we can follow the below steps:</w:t>
      </w:r>
    </w:p>
    <w:p>
      <w:pPr>
        <w:pStyle w:val="ListParagraph"/>
        <w:shd w:val="clear" w:color="auto" w:fill="FFFFFF" w:themeFill="background1"/>
        <w:spacing w:before="0" w:after="0"/>
        <w:contextualSpacing/>
        <w:rPr>
          <w:rFonts w:eastAsia="Segoe UI" w:cs="Segoe UI"/>
          <w:color w:val="000000" w:themeColor="text1"/>
          <w:lang w:val="en-IN"/>
        </w:rPr>
      </w:pPr>
      <w:r>
        <w:rPr>
          <w:rFonts w:eastAsia="Segoe UI" w:cs="Segoe UI"/>
          <w:color w:val="000000" w:themeColor="text1"/>
          <w:lang w:val="en-IN"/>
        </w:rPr>
      </w:r>
    </w:p>
    <w:p>
      <w:pPr>
        <w:pStyle w:val="Normal"/>
        <w:spacing w:lineRule="auto" w:line="259"/>
        <w:rPr>
          <w:rFonts w:ascii="Calibri" w:hAnsi="Calibri" w:eastAsia="Calibri" w:cs="Calibri"/>
          <w:color w:val="2F5496"/>
          <w:sz w:val="22"/>
          <w:szCs w:val="22"/>
        </w:rPr>
      </w:pPr>
      <w:r>
        <w:rPr>
          <w:rFonts w:ascii="Calibri" w:hAnsi="Calibri" w:cs="Calibri" w:eastAsia="Calibri"/>
          <w:b/>
          <w:bCs/>
          <w:color w:val="2F5496"/>
          <w:sz w:val="22"/>
          <w:szCs w:val="22"/>
          <w:lang w:val="en-IN"/>
        </w:rPr>
        <w:t xml:space="preserve">       </w:t>
      </w:r>
      <w:r>
        <w:rPr>
          <w:color w:val="0F4761" w:themeColor="accent1" w:themeShade="bf"/>
          <w:sz w:val="28"/>
          <w:szCs w:val="28"/>
          <w:lang w:val="en-IN"/>
        </w:rPr>
        <w:t xml:space="preserve"> </w:t>
      </w:r>
      <w:r>
        <w:rPr>
          <w:color w:val="0F4761" w:themeColor="accent1" w:themeShade="bf"/>
          <w:sz w:val="28"/>
          <w:szCs w:val="28"/>
          <w:lang w:val="en-IN"/>
        </w:rPr>
        <w:t>(i). Install Necessary Packages</w:t>
      </w:r>
    </w:p>
    <w:p>
      <w:pPr>
        <w:pStyle w:val="ListParagraph"/>
        <w:numPr>
          <w:ilvl w:val="1"/>
          <w:numId w:val="110"/>
        </w:numPr>
        <w:spacing w:lineRule="auto" w:line="259" w:before="240" w:after="24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First, ensure that we have the necessary PAM modules installed.</w:t>
      </w:r>
    </w:p>
    <w:p>
      <w:pPr>
        <w:pStyle w:val="ListParagraph"/>
        <w:numPr>
          <w:ilvl w:val="1"/>
          <w:numId w:val="110"/>
        </w:numPr>
        <w:spacing w:lineRule="auto" w:line="259" w:before="240" w:after="240"/>
        <w:contextualSpacing/>
        <w:rPr>
          <w:rFonts w:ascii="Aptos" w:hAnsi="Aptos" w:eastAsia="Aptos" w:cs="Aptos"/>
          <w:color w:val="000000" w:themeColor="text1"/>
          <w:lang w:val="en-IN"/>
        </w:rPr>
      </w:pPr>
      <w:r>
        <w:rPr>
          <w:color w:val="000000" w:themeColor="text1"/>
          <w:lang w:val="en-IN"/>
        </w:rPr>
        <w:t xml:space="preserve">Now install the Pam modules by using </w:t>
      </w:r>
      <w:r>
        <w:rPr>
          <w:b/>
          <w:bCs/>
          <w:color w:val="000000" w:themeColor="text1"/>
          <w:lang w:val="en-IN"/>
        </w:rPr>
        <w:t>apt install libpam-pwquality</w:t>
      </w:r>
      <w:r>
        <w:rPr>
          <w:color w:val="000000" w:themeColor="text1"/>
          <w:lang w:val="en-IN"/>
        </w:rPr>
        <w:t xml:space="preserve"> command with</w:t>
      </w:r>
      <w:r>
        <w:rPr>
          <w:b/>
          <w:bCs/>
          <w:color w:val="000000" w:themeColor="text1"/>
          <w:lang w:val="en-IN"/>
        </w:rPr>
        <w:t xml:space="preserve"> sudo </w:t>
      </w:r>
      <w:r>
        <w:rPr>
          <w:color w:val="000000" w:themeColor="text1"/>
          <w:lang w:val="en-IN"/>
        </w:rPr>
        <w:t>privileges</w:t>
      </w:r>
      <w:r>
        <w:rPr>
          <w:rFonts w:eastAsia="Aptos" w:cs="Aptos"/>
          <w:color w:val="000000" w:themeColor="text1"/>
          <w:lang w:val="en-IN"/>
        </w:rPr>
        <w:t>.</w:t>
      </w:r>
    </w:p>
    <w:p>
      <w:pPr>
        <w:pStyle w:val="Normal"/>
        <w:spacing w:lineRule="auto" w:line="259"/>
        <w:rPr>
          <w:rFonts w:ascii="Calibri" w:hAnsi="Calibri" w:eastAsia="Calibri" w:cs="Calibri"/>
          <w:color w:val="000000" w:themeColor="text1"/>
          <w:sz w:val="22"/>
          <w:szCs w:val="22"/>
        </w:rPr>
      </w:pPr>
      <w:r>
        <w:rPr>
          <w:rFonts w:ascii="Calibri" w:hAnsi="Calibri" w:cs="Calibri" w:eastAsia="Calibri"/>
          <w:b/>
          <w:bCs/>
          <w:color w:val="000000" w:themeColor="text1"/>
          <w:sz w:val="22"/>
          <w:szCs w:val="22"/>
          <w:lang w:val="en-IN"/>
        </w:rPr>
        <w:t xml:space="preserve">   </w:t>
      </w:r>
      <w:r>
        <w:rPr>
          <w:color w:val="0F4761" w:themeColor="accent1" w:themeShade="bf"/>
          <w:sz w:val="28"/>
          <w:szCs w:val="28"/>
          <w:lang w:val="en-IN"/>
        </w:rPr>
        <w:t xml:space="preserve">   </w:t>
      </w:r>
      <w:r>
        <w:rPr>
          <w:color w:val="0F4761" w:themeColor="accent1" w:themeShade="bf"/>
          <w:sz w:val="28"/>
          <w:szCs w:val="28"/>
          <w:lang w:val="en-IN"/>
        </w:rPr>
        <w:t>(ii). Edit the PAM Configuration</w:t>
      </w:r>
    </w:p>
    <w:p>
      <w:pPr>
        <w:pStyle w:val="ListParagraph"/>
        <w:numPr>
          <w:ilvl w:val="1"/>
          <w:numId w:val="107"/>
        </w:numPr>
        <w:spacing w:lineRule="auto" w:line="259" w:before="240" w:after="240"/>
        <w:contextualSpacing/>
        <w:rPr>
          <w:color w:val="000000" w:themeColor="text1"/>
        </w:rPr>
      </w:pPr>
      <w:r>
        <w:rPr>
          <w:color w:val="000000" w:themeColor="text1"/>
          <w:lang w:val="en-IN"/>
        </w:rPr>
        <w:t xml:space="preserve">Edit the </w:t>
      </w:r>
      <w:r>
        <w:rPr>
          <w:b/>
          <w:bCs/>
          <w:color w:val="000000" w:themeColor="text1"/>
          <w:lang w:val="en-IN"/>
        </w:rPr>
        <w:t xml:space="preserve">/etc/pam.d/common-password </w:t>
      </w:r>
      <w:r>
        <w:rPr>
          <w:color w:val="000000" w:themeColor="text1"/>
          <w:lang w:val="en-IN"/>
        </w:rPr>
        <w:t>file to configure the obscure option.</w:t>
      </w:r>
    </w:p>
    <w:p>
      <w:pPr>
        <w:pStyle w:val="ListParagraph"/>
        <w:numPr>
          <w:ilvl w:val="1"/>
          <w:numId w:val="107"/>
        </w:numPr>
        <w:spacing w:lineRule="auto" w:line="259" w:before="240" w:after="240"/>
        <w:contextualSpacing/>
        <w:rPr>
          <w:rFonts w:ascii="Aptos" w:hAnsi="Aptos" w:eastAsia="Aptos" w:cs="Aptos"/>
          <w:color w:val="000000" w:themeColor="text1"/>
          <w:lang w:val="en-IN"/>
        </w:rPr>
      </w:pPr>
      <w:r>
        <w:rPr>
          <w:color w:val="000000" w:themeColor="text1"/>
          <w:lang w:val="en-IN"/>
        </w:rPr>
        <w:t xml:space="preserve">Now open the file </w:t>
      </w:r>
      <w:r>
        <w:rPr>
          <w:b/>
          <w:bCs/>
          <w:color w:val="000000" w:themeColor="text1"/>
          <w:lang w:val="en-IN"/>
        </w:rPr>
        <w:t xml:space="preserve">/etc/pam.d/common-password </w:t>
      </w:r>
      <w:r>
        <w:rPr>
          <w:color w:val="000000" w:themeColor="text1"/>
          <w:lang w:val="en-IN"/>
        </w:rPr>
        <w:t>in</w:t>
      </w:r>
      <w:r>
        <w:rPr>
          <w:b/>
          <w:bCs/>
          <w:color w:val="000000" w:themeColor="text1"/>
          <w:lang w:val="en-IN"/>
        </w:rPr>
        <w:t xml:space="preserve"> nano/Vim </w:t>
      </w:r>
      <w:r>
        <w:rPr>
          <w:color w:val="000000" w:themeColor="text1"/>
          <w:lang w:val="en-IN"/>
        </w:rPr>
        <w:t>editor tool with</w:t>
      </w:r>
      <w:r>
        <w:rPr>
          <w:b/>
          <w:bCs/>
          <w:color w:val="000000" w:themeColor="text1"/>
          <w:lang w:val="en-IN"/>
        </w:rPr>
        <w:t xml:space="preserve"> sudo </w:t>
      </w:r>
      <w:r>
        <w:rPr>
          <w:color w:val="000000" w:themeColor="text1"/>
          <w:lang w:val="en-IN"/>
        </w:rPr>
        <w:t>privileges</w:t>
      </w:r>
      <w:r>
        <w:rPr>
          <w:rFonts w:eastAsia="Aptos" w:cs="Aptos"/>
          <w:color w:val="000000" w:themeColor="text1"/>
          <w:lang w:val="en-IN"/>
        </w:rPr>
        <w:t>.</w:t>
      </w:r>
    </w:p>
    <w:p>
      <w:pPr>
        <w:pStyle w:val="Normal"/>
        <w:spacing w:lineRule="auto" w:line="259"/>
        <w:rPr>
          <w:color w:val="0F4761" w:themeColor="accent1" w:themeShade="bf"/>
          <w:sz w:val="28"/>
          <w:szCs w:val="28"/>
        </w:rPr>
      </w:pPr>
      <w:r>
        <w:rPr>
          <w:color w:val="0F4761" w:themeColor="accent1" w:themeShade="bf"/>
          <w:sz w:val="28"/>
          <w:szCs w:val="28"/>
          <w:lang w:val="en-IN"/>
        </w:rPr>
        <w:t xml:space="preserve">   </w:t>
      </w:r>
      <w:r>
        <w:rPr>
          <w:color w:val="0F4761" w:themeColor="accent1" w:themeShade="bf"/>
          <w:sz w:val="28"/>
          <w:szCs w:val="28"/>
          <w:lang w:val="en-IN"/>
        </w:rPr>
        <w:t>(iii). Configure the pam_unix Module</w:t>
      </w:r>
    </w:p>
    <w:p>
      <w:pPr>
        <w:pStyle w:val="ListParagraph"/>
        <w:numPr>
          <w:ilvl w:val="0"/>
          <w:numId w:val="109"/>
        </w:numPr>
        <w:spacing w:lineRule="auto" w:line="259" w:before="240" w:after="240"/>
        <w:contextualSpacing/>
        <w:jc w:val="both"/>
        <w:rPr>
          <w:color w:val="000000" w:themeColor="text1"/>
        </w:rPr>
      </w:pPr>
      <w:r>
        <w:rPr>
          <w:color w:val="000000" w:themeColor="text1"/>
          <w:lang w:val="en-IN"/>
        </w:rPr>
        <w:t xml:space="preserve">Add or modify the line that includes </w:t>
      </w:r>
      <w:r>
        <w:rPr>
          <w:b/>
          <w:bCs/>
          <w:color w:val="000000" w:themeColor="text1"/>
          <w:lang w:val="en-IN"/>
        </w:rPr>
        <w:t xml:space="preserve">pam_unix.so </w:t>
      </w:r>
      <w:r>
        <w:rPr>
          <w:color w:val="000000" w:themeColor="text1"/>
          <w:lang w:val="en-IN"/>
        </w:rPr>
        <w:t>to enforce the obscure setting. This line should already exist; we just need to add the obscure option if it's not there.</w:t>
      </w:r>
    </w:p>
    <w:p>
      <w:pPr>
        <w:pStyle w:val="Normal"/>
        <w:spacing w:lineRule="auto" w:line="259" w:before="0" w:after="0"/>
        <w:jc w:val="both"/>
        <w:rPr>
          <w:b/>
          <w:b/>
          <w:bCs/>
          <w:color w:val="000000" w:themeColor="text1"/>
        </w:rPr>
      </w:pPr>
      <w:r>
        <w:rPr>
          <w:b/>
          <w:bCs/>
          <w:color w:val="000000" w:themeColor="text1"/>
          <w:lang w:val="en-IN"/>
        </w:rPr>
        <w:t xml:space="preserve">                  </w:t>
      </w:r>
      <w:r>
        <w:rPr>
          <w:b/>
          <w:bCs/>
          <w:color w:val="000000" w:themeColor="text1"/>
          <w:lang w:val="en-IN"/>
        </w:rPr>
        <w:t>password required pam_unix.so obscure sha512</w:t>
      </w:r>
    </w:p>
    <w:p>
      <w:pPr>
        <w:pStyle w:val="Normal"/>
        <w:spacing w:lineRule="auto" w:line="259" w:before="240" w:after="240"/>
        <w:jc w:val="both"/>
        <w:rPr>
          <w:color w:val="000000" w:themeColor="text1"/>
        </w:rPr>
      </w:pPr>
      <w:r>
        <w:rPr>
          <w:color w:val="000000" w:themeColor="text1"/>
          <w:lang w:val="en-IN"/>
        </w:rPr>
        <w:t>Explanation of the parameters:</w:t>
      </w:r>
    </w:p>
    <w:p>
      <w:pPr>
        <w:pStyle w:val="Normal"/>
        <w:spacing w:lineRule="auto" w:line="259" w:before="0" w:after="0"/>
        <w:ind w:left="480" w:hanging="0"/>
        <w:jc w:val="both"/>
        <w:rPr>
          <w:color w:val="000000" w:themeColor="text1"/>
        </w:rPr>
      </w:pPr>
      <w:r>
        <w:rPr>
          <w:b/>
          <w:bCs/>
          <w:color w:val="000000" w:themeColor="text1"/>
          <w:lang w:val="en-IN"/>
        </w:rPr>
        <w:t xml:space="preserve">required: </w:t>
      </w:r>
      <w:r>
        <w:rPr>
          <w:color w:val="000000" w:themeColor="text1"/>
          <w:lang w:val="en-IN"/>
        </w:rPr>
        <w:t>This tells PAM that the module must be passed for authentication to continue.</w:t>
      </w:r>
    </w:p>
    <w:p>
      <w:pPr>
        <w:pStyle w:val="Normal"/>
        <w:spacing w:lineRule="auto" w:line="259" w:before="0" w:after="0"/>
        <w:ind w:left="480" w:hanging="0"/>
        <w:jc w:val="both"/>
        <w:rPr>
          <w:color w:val="000000" w:themeColor="text1"/>
        </w:rPr>
      </w:pPr>
      <w:r>
        <w:rPr>
          <w:b/>
          <w:bCs/>
          <w:color w:val="000000" w:themeColor="text1"/>
          <w:lang w:val="en-IN"/>
        </w:rPr>
        <w:t>pam_unix.so:</w:t>
      </w:r>
      <w:r>
        <w:rPr>
          <w:color w:val="000000" w:themeColor="text1"/>
          <w:lang w:val="en-IN"/>
        </w:rPr>
        <w:t xml:space="preserve"> The PAM module for standard Unix authentication.</w:t>
      </w:r>
    </w:p>
    <w:p>
      <w:pPr>
        <w:pStyle w:val="Normal"/>
        <w:spacing w:lineRule="auto" w:line="259" w:before="0" w:after="0"/>
        <w:ind w:left="480" w:hanging="0"/>
        <w:jc w:val="both"/>
        <w:rPr>
          <w:color w:val="000000" w:themeColor="text1"/>
        </w:rPr>
      </w:pPr>
      <w:r>
        <w:rPr>
          <w:color w:val="000000" w:themeColor="text1"/>
          <w:lang w:val="en-IN"/>
        </w:rPr>
        <w:t>obscure: Enables additional password checks to enforce complexity.</w:t>
      </w:r>
    </w:p>
    <w:p>
      <w:pPr>
        <w:pStyle w:val="Normal"/>
        <w:spacing w:lineRule="auto" w:line="259" w:before="0" w:after="0"/>
        <w:ind w:left="480" w:hanging="0"/>
        <w:jc w:val="both"/>
        <w:rPr>
          <w:color w:val="000000" w:themeColor="text1"/>
        </w:rPr>
      </w:pPr>
      <w:r>
        <w:rPr>
          <w:b/>
          <w:bCs/>
          <w:color w:val="000000" w:themeColor="text1"/>
          <w:lang w:val="en-IN"/>
        </w:rPr>
        <w:t>sha512</w:t>
      </w:r>
      <w:r>
        <w:rPr>
          <w:color w:val="000000" w:themeColor="text1"/>
          <w:lang w:val="en-IN"/>
        </w:rPr>
        <w:t>: Ensures that passwords are hashed using the SHA-512 algorithm.</w:t>
      </w:r>
    </w:p>
    <w:p>
      <w:pPr>
        <w:pStyle w:val="ListParagraph"/>
        <w:numPr>
          <w:ilvl w:val="0"/>
          <w:numId w:val="109"/>
        </w:numPr>
        <w:spacing w:lineRule="auto" w:line="259" w:before="240" w:after="240"/>
        <w:contextualSpacing/>
        <w:jc w:val="both"/>
        <w:rPr>
          <w:rFonts w:ascii="Consolas" w:hAnsi="Consolas" w:eastAsia="Consolas" w:cs="Consolas"/>
          <w:b/>
          <w:b/>
          <w:bCs/>
          <w:color w:val="000000" w:themeColor="text1"/>
        </w:rPr>
      </w:pPr>
      <w:r>
        <w:rPr>
          <w:color w:val="000000" w:themeColor="text1"/>
          <w:lang w:val="en-IN"/>
        </w:rPr>
        <w:t xml:space="preserve">Add or modify the line that includes </w:t>
      </w:r>
      <w:r>
        <w:rPr>
          <w:b/>
          <w:bCs/>
          <w:color w:val="000000" w:themeColor="text1"/>
          <w:lang w:val="en-IN"/>
        </w:rPr>
        <w:t xml:space="preserve">pam_unix.so </w:t>
      </w:r>
      <w:r>
        <w:rPr>
          <w:color w:val="000000" w:themeColor="text1"/>
          <w:lang w:val="en-IN"/>
        </w:rPr>
        <w:t>to enforce the obscure setting. This line should already exist; you just need to add the obscure option if it's not there.</w:t>
      </w:r>
    </w:p>
    <w:p>
      <w:pPr>
        <w:pStyle w:val="ListParagraph"/>
        <w:spacing w:lineRule="auto" w:line="259" w:before="240" w:after="240"/>
        <w:contextualSpacing/>
        <w:jc w:val="both"/>
        <w:rPr>
          <w:rFonts w:ascii="Consolas" w:hAnsi="Consolas" w:eastAsia="Consolas" w:cs="Consolas"/>
          <w:b/>
          <w:b/>
          <w:bCs/>
          <w:color w:val="000000" w:themeColor="text1"/>
        </w:rPr>
      </w:pPr>
      <w:r>
        <w:rPr>
          <w:b/>
          <w:bCs/>
          <w:color w:val="000000" w:themeColor="text1"/>
          <w:lang w:val="en-IN"/>
        </w:rPr>
        <w:t xml:space="preserve">        </w:t>
      </w:r>
      <w:r>
        <w:rPr>
          <w:b/>
          <w:bCs/>
          <w:color w:val="000000" w:themeColor="text1"/>
          <w:lang w:val="en-IN"/>
        </w:rPr>
        <w:t>password required pam_unix.so obscure sha512</w:t>
      </w:r>
    </w:p>
    <w:p>
      <w:pPr>
        <w:pStyle w:val="Normal"/>
        <w:spacing w:lineRule="auto" w:line="259" w:before="240" w:after="240"/>
        <w:jc w:val="both"/>
        <w:rPr>
          <w:color w:val="000000" w:themeColor="text1"/>
        </w:rPr>
      </w:pPr>
      <w:r>
        <w:rPr>
          <w:color w:val="000000" w:themeColor="text1"/>
          <w:lang w:val="en-IN"/>
        </w:rPr>
        <w:t xml:space="preserve">      </w:t>
      </w:r>
      <w:r>
        <w:rPr>
          <w:color w:val="000000" w:themeColor="text1"/>
          <w:lang w:val="en-IN"/>
        </w:rPr>
        <w:t>Explanation of the parameters:</w:t>
      </w:r>
    </w:p>
    <w:p>
      <w:pPr>
        <w:pStyle w:val="Normal"/>
        <w:spacing w:lineRule="auto" w:line="259" w:before="0" w:after="0"/>
        <w:jc w:val="center"/>
        <w:rPr>
          <w:color w:val="000000" w:themeColor="text1"/>
        </w:rPr>
      </w:pPr>
      <w:r>
        <w:rPr>
          <w:b/>
          <w:bCs/>
          <w:color w:val="000000" w:themeColor="text1"/>
          <w:lang w:val="en-IN"/>
        </w:rPr>
        <w:t xml:space="preserve">     </w:t>
      </w:r>
      <w:r>
        <w:rPr>
          <w:b/>
          <w:bCs/>
          <w:color w:val="000000" w:themeColor="text1"/>
          <w:lang w:val="en-IN"/>
        </w:rPr>
        <w:t xml:space="preserve">required: </w:t>
      </w:r>
      <w:r>
        <w:rPr>
          <w:color w:val="000000" w:themeColor="text1"/>
          <w:lang w:val="en-IN"/>
        </w:rPr>
        <w:t>This tells PAM that the module must be passed for authentication to continue.</w:t>
      </w:r>
    </w:p>
    <w:p>
      <w:pPr>
        <w:pStyle w:val="Normal"/>
        <w:spacing w:lineRule="auto" w:line="259" w:before="0" w:after="0"/>
        <w:jc w:val="both"/>
        <w:rPr>
          <w:color w:val="000000" w:themeColor="text1"/>
        </w:rPr>
      </w:pPr>
      <w:r>
        <w:rPr>
          <w:b/>
          <w:bCs/>
          <w:color w:val="000000" w:themeColor="text1"/>
          <w:lang w:val="en-IN"/>
        </w:rPr>
        <w:t xml:space="preserve">   </w:t>
      </w:r>
      <w:r>
        <w:rPr>
          <w:b/>
          <w:bCs/>
          <w:color w:val="000000" w:themeColor="text1"/>
          <w:lang w:val="en-IN"/>
        </w:rPr>
        <w:t>pam_unix.so:</w:t>
      </w:r>
      <w:r>
        <w:rPr>
          <w:color w:val="000000" w:themeColor="text1"/>
          <w:lang w:val="en-IN"/>
        </w:rPr>
        <w:t xml:space="preserve"> The PAM module for standard Unix authentication.</w:t>
      </w:r>
    </w:p>
    <w:p>
      <w:pPr>
        <w:pStyle w:val="Normal"/>
        <w:spacing w:lineRule="auto" w:line="259" w:before="0" w:after="0"/>
        <w:jc w:val="both"/>
        <w:rPr>
          <w:color w:val="000000" w:themeColor="text1"/>
        </w:rPr>
      </w:pPr>
      <w:r>
        <w:rPr>
          <w:b/>
          <w:bCs/>
          <w:color w:val="000000" w:themeColor="text1"/>
          <w:lang w:val="en-IN"/>
        </w:rPr>
        <w:t xml:space="preserve">   </w:t>
      </w:r>
      <w:r>
        <w:rPr>
          <w:b/>
          <w:bCs/>
          <w:color w:val="000000" w:themeColor="text1"/>
          <w:lang w:val="en-IN"/>
        </w:rPr>
        <w:t>obscure:</w:t>
      </w:r>
      <w:r>
        <w:rPr>
          <w:color w:val="000000" w:themeColor="text1"/>
          <w:lang w:val="en-IN"/>
        </w:rPr>
        <w:t xml:space="preserve"> Enables additional password checks to enforce complexity.</w:t>
      </w:r>
    </w:p>
    <w:p>
      <w:pPr>
        <w:pStyle w:val="Normal"/>
        <w:spacing w:lineRule="auto" w:line="259" w:before="0" w:after="0"/>
        <w:jc w:val="center"/>
        <w:rPr>
          <w:color w:val="000000" w:themeColor="text1"/>
        </w:rPr>
      </w:pPr>
      <w:r>
        <w:rPr>
          <w:b/>
          <w:bCs/>
          <w:color w:val="000000" w:themeColor="text1"/>
          <w:lang w:val="en-IN"/>
        </w:rPr>
        <w:t xml:space="preserve">  </w:t>
      </w:r>
      <w:r>
        <w:rPr>
          <w:b/>
          <w:bCs/>
          <w:color w:val="000000" w:themeColor="text1"/>
          <w:lang w:val="en-IN"/>
        </w:rPr>
        <w:t>sha512</w:t>
      </w:r>
      <w:r>
        <w:rPr>
          <w:color w:val="000000" w:themeColor="text1"/>
          <w:lang w:val="en-IN"/>
        </w:rPr>
        <w:t>: Ensures that passwords are hashed using the SHA-512 algorithm.</w:t>
      </w:r>
    </w:p>
    <w:p>
      <w:pPr>
        <w:pStyle w:val="Normal"/>
        <w:spacing w:lineRule="auto" w:line="259" w:before="0" w:after="0"/>
        <w:jc w:val="center"/>
        <w:rPr>
          <w:color w:val="000000" w:themeColor="text1"/>
          <w:lang w:val="en-IN"/>
        </w:rPr>
      </w:pPr>
      <w:r>
        <w:rPr>
          <w:color w:val="000000" w:themeColor="text1"/>
          <w:lang w:val="en-IN"/>
        </w:rPr>
      </w:r>
    </w:p>
    <w:p>
      <w:pPr>
        <w:pStyle w:val="Normal"/>
        <w:spacing w:lineRule="auto" w:line="259"/>
        <w:rPr>
          <w:color w:val="0F4761" w:themeColor="accent1" w:themeShade="bf"/>
          <w:sz w:val="28"/>
          <w:szCs w:val="28"/>
        </w:rPr>
      </w:pPr>
      <w:r>
        <w:rPr>
          <w:color w:val="0F4761" w:themeColor="accent1" w:themeShade="bf"/>
          <w:sz w:val="28"/>
          <w:szCs w:val="28"/>
          <w:lang w:val="en-IN"/>
        </w:rPr>
        <w:t>(iv). Save and Close the File</w:t>
      </w:r>
    </w:p>
    <w:p>
      <w:pPr>
        <w:pStyle w:val="ListParagraph"/>
        <w:numPr>
          <w:ilvl w:val="0"/>
          <w:numId w:val="108"/>
        </w:numPr>
        <w:spacing w:lineRule="auto" w:line="259" w:before="240" w:after="240"/>
        <w:contextualSpacing/>
        <w:jc w:val="both"/>
        <w:rPr>
          <w:color w:val="000000" w:themeColor="text1"/>
        </w:rPr>
      </w:pPr>
      <w:r>
        <w:rPr>
          <w:color w:val="000000" w:themeColor="text1"/>
          <w:lang w:val="en-IN"/>
        </w:rPr>
        <w:t>After making the necessary changes, save the file and close the text editor:</w:t>
      </w:r>
    </w:p>
    <w:p>
      <w:pPr>
        <w:pStyle w:val="ListParagraph"/>
        <w:numPr>
          <w:ilvl w:val="0"/>
          <w:numId w:val="108"/>
        </w:numPr>
        <w:spacing w:lineRule="auto" w:line="259" w:before="240" w:after="240"/>
        <w:contextualSpacing/>
        <w:jc w:val="both"/>
        <w:rPr>
          <w:color w:val="000000" w:themeColor="text1"/>
        </w:rPr>
      </w:pPr>
      <w:r>
        <w:rPr>
          <w:color w:val="000000" w:themeColor="text1"/>
          <w:lang w:val="en-IN"/>
        </w:rPr>
        <w:t xml:space="preserve">Press </w:t>
      </w:r>
      <w:r>
        <w:rPr>
          <w:b/>
          <w:bCs/>
          <w:color w:val="000000" w:themeColor="text1"/>
          <w:lang w:val="en-IN"/>
        </w:rPr>
        <w:t>CTRL + O</w:t>
      </w:r>
      <w:r>
        <w:rPr>
          <w:color w:val="000000" w:themeColor="text1"/>
          <w:lang w:val="en-IN"/>
        </w:rPr>
        <w:t xml:space="preserve"> to save the file.</w:t>
      </w:r>
    </w:p>
    <w:p>
      <w:pPr>
        <w:pStyle w:val="ListParagraph"/>
        <w:numPr>
          <w:ilvl w:val="0"/>
          <w:numId w:val="108"/>
        </w:numPr>
        <w:spacing w:lineRule="auto" w:line="259" w:before="0" w:after="0"/>
        <w:contextualSpacing/>
        <w:jc w:val="both"/>
        <w:rPr>
          <w:color w:val="000000" w:themeColor="text1"/>
        </w:rPr>
      </w:pPr>
      <w:r>
        <w:rPr>
          <w:color w:val="000000" w:themeColor="text1"/>
          <w:lang w:val="en-IN"/>
        </w:rPr>
        <w:t>Press</w:t>
      </w:r>
      <w:r>
        <w:rPr>
          <w:b/>
          <w:bCs/>
          <w:color w:val="000000" w:themeColor="text1"/>
          <w:lang w:val="en-IN"/>
        </w:rPr>
        <w:t xml:space="preserve"> ENTER </w:t>
      </w:r>
      <w:r>
        <w:rPr>
          <w:color w:val="000000" w:themeColor="text1"/>
          <w:lang w:val="en-IN"/>
        </w:rPr>
        <w:t>to confirm the file name.</w:t>
      </w:r>
    </w:p>
    <w:p>
      <w:pPr>
        <w:pStyle w:val="ListParagraph"/>
        <w:numPr>
          <w:ilvl w:val="0"/>
          <w:numId w:val="108"/>
        </w:numPr>
        <w:spacing w:lineRule="auto" w:line="259" w:before="0" w:after="0"/>
        <w:contextualSpacing/>
        <w:jc w:val="both"/>
        <w:rPr>
          <w:color w:val="000000" w:themeColor="text1"/>
        </w:rPr>
      </w:pPr>
      <w:r>
        <w:rPr>
          <w:color w:val="000000" w:themeColor="text1"/>
          <w:lang w:val="en-IN"/>
        </w:rPr>
        <w:t xml:space="preserve">Press </w:t>
      </w:r>
      <w:r>
        <w:rPr>
          <w:b/>
          <w:bCs/>
          <w:color w:val="000000" w:themeColor="text1"/>
          <w:lang w:val="en-IN"/>
        </w:rPr>
        <w:t>CTRL + X</w:t>
      </w:r>
      <w:r>
        <w:rPr>
          <w:color w:val="000000" w:themeColor="text1"/>
          <w:lang w:val="en-IN"/>
        </w:rPr>
        <w:t xml:space="preserve"> to exit the editor.</w:t>
      </w:r>
    </w:p>
    <w:p>
      <w:pPr>
        <w:pStyle w:val="2"/>
        <w:rPr>
          <w:rFonts w:ascii="Aptos" w:hAnsi="Aptos" w:asciiTheme="minorHAnsi" w:hAnsiTheme="minorHAnsi"/>
        </w:rPr>
      </w:pPr>
      <w:bookmarkStart w:id="38" w:name="_Toc207723191"/>
      <w:r>
        <w:rPr>
          <w:rFonts w:ascii="Aptos" w:hAnsi="Aptos" w:asciiTheme="minorHAnsi" w:hAnsiTheme="minorHAnsi"/>
        </w:rPr>
        <w:t>CR 1.11 Unsuccessful Login Attempts</w:t>
      </w:r>
      <w:bookmarkEnd w:id="38"/>
    </w:p>
    <w:p>
      <w:pPr>
        <w:pStyle w:val="Normal"/>
        <w:rPr>
          <w:rFonts w:eastAsia="Segoe UI" w:cs="Segoe UI"/>
        </w:rPr>
      </w:pPr>
      <w:r>
        <w:rPr>
          <w:rFonts w:eastAsia="Segoe UI" w:cs="Segoe UI"/>
          <w:color w:val="0D0D0D" w:themeColor="text1" w:themeTint="f2"/>
        </w:rPr>
        <w:t>Unsuccessful login attempts refer to consecutive invalid access attempts made by a user to the system. As per IEC 62443-4-2 CR 1.11, the system enforces a limit on these attempts and denies access for a specified period or until unlocked by an administrator once the limit is reached</w:t>
      </w:r>
    </w:p>
    <w:p>
      <w:pPr>
        <w:pStyle w:val="3"/>
        <w:widowControl/>
        <w:spacing w:lineRule="auto" w:line="240" w:before="160" w:after="0"/>
        <w:rPr/>
      </w:pPr>
      <w:bookmarkStart w:id="39" w:name="_Toc207723192"/>
      <w:r>
        <w:rPr/>
        <w:t>Statement</w:t>
      </w:r>
      <w:bookmarkEnd w:id="39"/>
    </w:p>
    <w:p>
      <w:pPr>
        <w:pStyle w:val="Normal"/>
        <w:rPr>
          <w:rFonts w:eastAsia="Segoe UI" w:cs="Segoe UI"/>
        </w:rPr>
      </w:pPr>
      <w:r>
        <w:rPr/>
        <w:t> </w:t>
      </w:r>
      <w:r>
        <w:rPr>
          <w:rFonts w:eastAsia="Segoe UI" w:cs="Segoe UI"/>
        </w:rPr>
        <w:t>To comply</w:t>
      </w:r>
      <w:r>
        <w:rPr/>
        <w:t xml:space="preserve"> </w:t>
      </w:r>
      <w:r>
        <w:rPr>
          <w:rFonts w:eastAsia="Segoe UI" w:cs="Segoe UI"/>
          <w:color w:val="000000" w:themeColor="text1"/>
          <w:lang w:val="en-IN"/>
        </w:rPr>
        <w:t>with IEC 62443-4-2 CR 1.11, the system ensures the capability to enforce a limit on consecutive invalid access attempts and deny access for a specified period of time or until unlocked by an administrator when this limit has been reached.</w:t>
      </w:r>
    </w:p>
    <w:p>
      <w:pPr>
        <w:pStyle w:val="3"/>
        <w:widowControl/>
        <w:spacing w:lineRule="auto" w:line="240" w:beforeAutospacing="1" w:after="0"/>
        <w:jc w:val="both"/>
        <w:rPr>
          <w:sz w:val="18"/>
          <w:szCs w:val="18"/>
        </w:rPr>
      </w:pPr>
      <w:bookmarkStart w:id="40" w:name="_Toc207723193"/>
      <w:r>
        <w:rPr/>
        <w:t>Evidence</w:t>
      </w:r>
      <w:bookmarkEnd w:id="40"/>
    </w:p>
    <w:p>
      <w:pPr>
        <w:pStyle w:val="Normal"/>
        <w:rPr>
          <w:rFonts w:eastAsia="Segoe UI" w:cs="Segoe UI"/>
        </w:rPr>
      </w:pPr>
      <w:r>
        <w:rPr>
          <w:rFonts w:eastAsia="Segoe UI" w:cs="Segoe UI"/>
          <w:color w:val="000000" w:themeColor="text1"/>
          <w:lang w:val="en-IN"/>
        </w:rPr>
        <w:t xml:space="preserve">Limiting consecutive invalid access attempts and enforcing access denial after reaching the limit enhances security by mitigating potential denial of service attacks and unauthorized access attempts. </w:t>
      </w:r>
      <w:r>
        <w:rPr>
          <w:rFonts w:eastAsia="Segoe UI" w:cs="Segoe UI"/>
        </w:rPr>
        <w:t xml:space="preserve"> </w:t>
      </w:r>
    </w:p>
    <w:p>
      <w:pPr>
        <w:pStyle w:val="3"/>
        <w:rPr/>
      </w:pPr>
      <w:bookmarkStart w:id="41" w:name="_Toc207723194"/>
      <w:r>
        <w:rPr/>
        <w:t>Detailed Setting Steps</w:t>
      </w:r>
      <w:bookmarkEnd w:id="41"/>
      <w:r>
        <w:rPr/>
        <w:t> </w:t>
      </w:r>
    </w:p>
    <w:p>
      <w:pPr>
        <w:pStyle w:val="Normal"/>
        <w:rPr>
          <w:rFonts w:eastAsia="Segoe UI" w:cs="Segoe UI"/>
          <w:color w:val="000000" w:themeColor="text1"/>
        </w:rPr>
      </w:pPr>
      <w:r>
        <w:rPr>
          <w:rFonts w:eastAsia="Segoe UI" w:cs="Segoe UI"/>
          <w:color w:val="000000" w:themeColor="text1"/>
          <w:lang w:val="en-IN"/>
        </w:rPr>
        <w:t>To meet the requirements of IEC 62443-4-2 CR 1.11 for Unsuccessful Login Attempts, follow these steps:</w:t>
      </w:r>
    </w:p>
    <w:p>
      <w:pPr>
        <w:pStyle w:val="Normal"/>
        <w:rPr>
          <w:color w:val="0A2F41" w:themeColor="accent1" w:themeShade="80"/>
          <w:sz w:val="28"/>
          <w:szCs w:val="28"/>
        </w:rPr>
      </w:pPr>
      <w:r>
        <w:rPr>
          <w:color w:val="0A2F41" w:themeColor="accent1" w:themeShade="80"/>
          <w:sz w:val="28"/>
          <w:szCs w:val="28"/>
          <w:lang w:val="en-IN"/>
        </w:rPr>
        <w:t xml:space="preserve"> </w:t>
      </w:r>
      <w:r>
        <w:rPr>
          <w:color w:val="0A2F41" w:themeColor="accent1" w:themeShade="80"/>
          <w:sz w:val="28"/>
          <w:szCs w:val="28"/>
          <w:lang w:val="en-IN"/>
        </w:rPr>
        <w:t>1. Configure Consecutive Invalid Access Attempts Limit:</w:t>
      </w:r>
    </w:p>
    <w:p>
      <w:pPr>
        <w:pStyle w:val="Normal"/>
        <w:ind w:left="480" w:hanging="0"/>
        <w:rPr>
          <w:rFonts w:eastAsia="Segoe UI" w:cs="Segoe UI"/>
          <w:color w:val="000000" w:themeColor="text1"/>
        </w:rPr>
      </w:pPr>
      <w:r>
        <w:rPr>
          <w:rFonts w:eastAsia="Segoe UI" w:cs="Segoe UI"/>
          <w:color w:val="000000" w:themeColor="text1"/>
          <w:lang w:val="en-IN"/>
        </w:rPr>
        <w:t>Modify the Pluggable Authentication Modules (PAM) configuration to enforce a limit on consecutive invalid access attempts:</w:t>
      </w:r>
    </w:p>
    <w:p>
      <w:pPr>
        <w:pStyle w:val="ListParagraph"/>
        <w:numPr>
          <w:ilvl w:val="0"/>
          <w:numId w:val="24"/>
        </w:numPr>
        <w:rPr>
          <w:rFonts w:eastAsia="Segoe UI" w:cs="Segoe UI"/>
          <w:color w:val="000000" w:themeColor="text1"/>
          <w:lang w:val="en-IN"/>
        </w:rPr>
      </w:pPr>
      <w:r>
        <w:rPr>
          <w:rFonts w:eastAsia="Segoe UI" w:cs="Segoe UI"/>
          <w:color w:val="000000" w:themeColor="text1"/>
          <w:lang w:val="en-IN"/>
        </w:rPr>
        <w:t xml:space="preserve">Go to the fie </w:t>
      </w:r>
      <w:r>
        <w:rPr>
          <w:rFonts w:eastAsia="Segoe UI" w:cs="Segoe UI"/>
          <w:b/>
          <w:bCs/>
          <w:color w:val="000000" w:themeColor="text1"/>
          <w:lang w:val="en-IN"/>
        </w:rPr>
        <w:t>/etc/pam.d/common-auth</w:t>
      </w:r>
    </w:p>
    <w:p>
      <w:pPr>
        <w:pStyle w:val="Normal"/>
        <w:ind w:left="480" w:hanging="0"/>
        <w:rPr>
          <w:rFonts w:eastAsia="Segoe UI" w:cs="Segoe UI"/>
          <w:color w:val="000000" w:themeColor="text1"/>
          <w:lang w:val="en-IN"/>
        </w:rPr>
      </w:pPr>
      <w:r>
        <w:rPr>
          <w:rFonts w:cs="Segoe UI" w:eastAsia="Segoe UI"/>
          <w:color w:val="000000" w:themeColor="text1"/>
          <w:lang w:val="en-IN"/>
        </w:rPr>
        <w:t xml:space="preserve">   </w:t>
      </w:r>
      <w:r>
        <w:rPr>
          <w:rFonts w:eastAsia="Segoe UI" w:cs="Segoe UI"/>
          <w:color w:val="000000" w:themeColor="text1"/>
          <w:lang w:val="en-IN"/>
        </w:rPr>
        <w:t>Add the following configuration setting line</w:t>
      </w:r>
    </w:p>
    <w:p>
      <w:pPr>
        <w:pStyle w:val="ListParagraph"/>
        <w:rPr>
          <w:rFonts w:eastAsia="Segoe UI" w:cs="Segoe UI"/>
          <w:b/>
          <w:b/>
          <w:bCs/>
          <w:color w:val="000000" w:themeColor="text1"/>
          <w:lang w:val="en-IN"/>
        </w:rPr>
      </w:pPr>
      <w:r>
        <w:rPr>
          <w:rFonts w:eastAsia="Segoe UI" w:cs="Segoe UI"/>
          <w:b/>
          <w:bCs/>
          <w:color w:val="000000" w:themeColor="text1"/>
          <w:lang w:val="en-IN"/>
        </w:rPr>
        <w:t>auth required pam_tally2.so deny=3 unlock_time=600 onerr=fail audit</w:t>
      </w:r>
    </w:p>
    <w:p>
      <w:pPr>
        <w:pStyle w:val="ListParagraph"/>
        <w:rPr>
          <w:rFonts w:eastAsia="Segoe UI" w:cs="Segoe UI"/>
          <w:color w:val="000000" w:themeColor="text1"/>
          <w:lang w:val="en-IN"/>
        </w:rPr>
      </w:pPr>
      <w:r>
        <w:rPr>
          <w:rFonts w:eastAsia="Segoe UI" w:cs="Segoe UI"/>
          <w:color w:val="000000" w:themeColor="text1"/>
          <w:lang w:val="en-IN"/>
        </w:rPr>
      </w:r>
    </w:p>
    <w:p>
      <w:pPr>
        <w:pStyle w:val="Normal"/>
        <w:rPr>
          <w:rFonts w:eastAsia="Segoe UI" w:cs="Segoe UI"/>
          <w:color w:val="000000" w:themeColor="text1"/>
          <w:sz w:val="21"/>
          <w:szCs w:val="21"/>
          <w:lang w:val="en-IN"/>
        </w:rPr>
      </w:pPr>
      <w:r>
        <w:rPr>
          <w:rFonts w:eastAsia="Segoe UI" w:cs="Segoe UI"/>
          <w:b/>
          <w:bCs/>
          <w:color w:val="000000" w:themeColor="text1"/>
          <w:sz w:val="21"/>
          <w:szCs w:val="21"/>
          <w:lang w:val="en-IN"/>
        </w:rPr>
        <w:t>Note:</w:t>
      </w:r>
      <w:r>
        <w:rPr>
          <w:rFonts w:eastAsia="Segoe UI" w:cs="Segoe UI"/>
          <w:color w:val="000000" w:themeColor="text1"/>
          <w:sz w:val="21"/>
          <w:szCs w:val="21"/>
          <w:lang w:val="en-IN"/>
        </w:rPr>
        <w:t xml:space="preserve">This configuration sets the limit to </w:t>
      </w:r>
      <w:r>
        <w:rPr>
          <w:rFonts w:eastAsia="Segoe UI" w:cs="Segoe UI"/>
          <w:b/>
          <w:bCs/>
          <w:color w:val="000000" w:themeColor="text1"/>
          <w:sz w:val="21"/>
          <w:szCs w:val="21"/>
          <w:lang w:val="en-IN"/>
        </w:rPr>
        <w:t>3 consecutive invalid access attempts and denies access for 10 minutes (600 seconds)</w:t>
      </w:r>
      <w:r>
        <w:rPr>
          <w:rFonts w:eastAsia="Segoe UI" w:cs="Segoe UI"/>
          <w:color w:val="000000" w:themeColor="text1"/>
          <w:sz w:val="21"/>
          <w:szCs w:val="21"/>
          <w:lang w:val="en-IN"/>
        </w:rPr>
        <w:t xml:space="preserve"> after reaching the limit.</w:t>
      </w:r>
    </w:p>
    <w:p>
      <w:pPr>
        <w:pStyle w:val="Normal"/>
        <w:rPr>
          <w:color w:val="0A2F41" w:themeColor="accent1" w:themeShade="80"/>
          <w:sz w:val="28"/>
          <w:szCs w:val="28"/>
        </w:rPr>
      </w:pPr>
      <w:r>
        <w:rPr>
          <w:color w:val="0A2F41" w:themeColor="accent1" w:themeShade="80"/>
          <w:sz w:val="28"/>
          <w:szCs w:val="28"/>
          <w:lang w:val="en-IN"/>
        </w:rPr>
        <w:t>2. Deny Access and Lockout Mechanism:</w:t>
      </w:r>
    </w:p>
    <w:p>
      <w:pPr>
        <w:pStyle w:val="Normal"/>
        <w:rPr>
          <w:rFonts w:eastAsia="Segoe UI" w:cs="Segoe UI"/>
          <w:color w:val="000000" w:themeColor="text1"/>
        </w:rPr>
      </w:pPr>
      <w:r>
        <w:rPr>
          <w:rFonts w:eastAsia="Segoe UI" w:cs="Segoe UI"/>
          <w:color w:val="000000" w:themeColor="text1"/>
          <w:lang w:val="en-IN"/>
        </w:rPr>
        <w:t>Implement a lockout mechanism to deny access for a specified period of time or until unlocked by an administrator:</w:t>
      </w:r>
    </w:p>
    <w:p>
      <w:pPr>
        <w:pStyle w:val="ListParagraph"/>
        <w:numPr>
          <w:ilvl w:val="0"/>
          <w:numId w:val="293"/>
        </w:numPr>
        <w:rPr>
          <w:rFonts w:eastAsia="Segoe UI" w:cs="Segoe UI"/>
          <w:color w:val="000000" w:themeColor="text1"/>
        </w:rPr>
      </w:pPr>
      <w:r>
        <w:rPr>
          <w:rFonts w:eastAsia="Segoe UI" w:cs="Segoe UI"/>
          <w:color w:val="000000" w:themeColor="text1"/>
          <w:lang w:val="en-IN"/>
        </w:rPr>
        <w:t>Utilize the fail2ban package to automatically ban IP addresses that exceed the consecutive invalid access attempts limit:</w:t>
      </w:r>
    </w:p>
    <w:p>
      <w:pPr>
        <w:pStyle w:val="ListParagraph"/>
        <w:numPr>
          <w:ilvl w:val="0"/>
          <w:numId w:val="21"/>
        </w:numPr>
        <w:rPr>
          <w:rFonts w:ascii="Aptos" w:hAnsi="Aptos" w:eastAsia="Aptos" w:cs="Aptos"/>
          <w:color w:val="000000" w:themeColor="text1"/>
          <w:lang w:val="en-IN"/>
        </w:rPr>
      </w:pPr>
      <w:r>
        <w:rPr>
          <w:rFonts w:eastAsia="Segoe UI" w:cs="Segoe UI"/>
          <w:color w:val="000000" w:themeColor="text1"/>
          <w:lang w:val="en-IN"/>
        </w:rPr>
        <w:t>Install the</w:t>
      </w:r>
      <w:r>
        <w:rPr>
          <w:rFonts w:eastAsia="Segoe UI" w:cs="Segoe UI"/>
          <w:b/>
          <w:bCs/>
          <w:color w:val="000000" w:themeColor="text1"/>
          <w:lang w:val="en-IN"/>
        </w:rPr>
        <w:t xml:space="preserve"> fail2ban </w:t>
      </w:r>
      <w:r>
        <w:rPr>
          <w:rFonts w:eastAsia="Segoe UI" w:cs="Segoe UI"/>
          <w:color w:val="000000" w:themeColor="text1"/>
          <w:lang w:val="en-IN"/>
        </w:rPr>
        <w:t xml:space="preserve">package by using </w:t>
      </w:r>
      <w:r>
        <w:rPr>
          <w:rFonts w:eastAsia="Segoe UI" w:cs="Segoe UI"/>
          <w:b/>
          <w:bCs/>
          <w:color w:val="000000" w:themeColor="text1"/>
          <w:lang w:val="en-IN"/>
        </w:rPr>
        <w:t xml:space="preserve">apt install fail2ban </w:t>
      </w:r>
      <w:r>
        <w:rPr>
          <w:rFonts w:eastAsia="Segoe UI" w:cs="Segoe UI"/>
          <w:color w:val="000000" w:themeColor="text1"/>
          <w:lang w:val="en-IN"/>
        </w:rPr>
        <w:t xml:space="preserve">with </w:t>
      </w:r>
      <w:r>
        <w:rPr>
          <w:b/>
          <w:bCs/>
          <w:color w:val="000000" w:themeColor="text1"/>
          <w:lang w:val="en-IN"/>
        </w:rPr>
        <w:t xml:space="preserve">sudo </w:t>
      </w:r>
      <w:r>
        <w:rPr>
          <w:color w:val="000000" w:themeColor="text1"/>
          <w:lang w:val="en-IN"/>
        </w:rPr>
        <w:t>privileges</w:t>
      </w:r>
      <w:r>
        <w:rPr>
          <w:rFonts w:eastAsia="Aptos" w:cs="Aptos"/>
          <w:color w:val="000000" w:themeColor="text1"/>
          <w:lang w:val="en-IN"/>
        </w:rPr>
        <w:t>.</w:t>
      </w:r>
    </w:p>
    <w:p>
      <w:pPr>
        <w:pStyle w:val="Normal"/>
        <w:rPr>
          <w:rFonts w:eastAsia="Segoe UI" w:cs="Segoe UI"/>
          <w:color w:val="000000" w:themeColor="text1"/>
        </w:rPr>
      </w:pPr>
      <w:r>
        <w:rPr>
          <w:rFonts w:eastAsia="Segoe UI" w:cs="Segoe UI"/>
          <w:color w:val="000000" w:themeColor="text1"/>
          <w:lang w:val="en-IN"/>
        </w:rPr>
        <w:t>Configure fail2ban to monitor authentication logs and ban IP addresses that exceed the limit:</w:t>
      </w:r>
    </w:p>
    <w:p>
      <w:pPr>
        <w:pStyle w:val="ListParagraph"/>
        <w:numPr>
          <w:ilvl w:val="0"/>
          <w:numId w:val="292"/>
        </w:numPr>
        <w:rPr>
          <w:rFonts w:eastAsia="Segoe UI" w:cs="Segoe UI"/>
          <w:color w:val="000000" w:themeColor="text1"/>
          <w:lang w:val="en-IN"/>
        </w:rPr>
      </w:pPr>
      <w:r>
        <w:rPr>
          <w:rFonts w:eastAsia="Segoe UI" w:cs="Segoe UI"/>
          <w:color w:val="000000" w:themeColor="text1"/>
          <w:lang w:val="en-IN"/>
        </w:rPr>
        <w:t xml:space="preserve">Open the configuration file </w:t>
      </w:r>
      <w:r>
        <w:rPr>
          <w:rFonts w:eastAsia="Segoe UI" w:cs="Segoe UI"/>
          <w:b/>
          <w:bCs/>
          <w:color w:val="000000" w:themeColor="text1"/>
          <w:lang w:val="en-IN"/>
        </w:rPr>
        <w:t xml:space="preserve">/etc/fail2ban/jail.conf </w:t>
      </w:r>
      <w:r>
        <w:rPr>
          <w:rFonts w:eastAsia="Segoe UI" w:cs="Segoe UI"/>
          <w:color w:val="000000" w:themeColor="text1"/>
          <w:lang w:val="en-IN"/>
        </w:rPr>
        <w:t xml:space="preserve">and  </w:t>
      </w:r>
    </w:p>
    <w:p>
      <w:pPr>
        <w:pStyle w:val="Normal"/>
        <w:rPr>
          <w:rFonts w:eastAsia="Segoe UI" w:cs="Segoe UI"/>
          <w:color w:val="000000" w:themeColor="text1"/>
        </w:rPr>
      </w:pPr>
      <w:r>
        <w:rPr>
          <w:rFonts w:cs="Segoe UI" w:eastAsia="Segoe UI"/>
          <w:color w:val="000000" w:themeColor="text1"/>
          <w:lang w:val="en-IN"/>
        </w:rPr>
        <w:t xml:space="preserve">              </w:t>
      </w:r>
      <w:r>
        <w:rPr>
          <w:rFonts w:eastAsia="Segoe UI" w:cs="Segoe UI"/>
          <w:color w:val="000000" w:themeColor="text1"/>
          <w:lang w:val="en-IN"/>
        </w:rPr>
        <w:t>Add or modify the following section:</w:t>
      </w:r>
    </w:p>
    <w:p>
      <w:pPr>
        <w:pStyle w:val="Normal"/>
        <w:rPr>
          <w:rFonts w:eastAsia="Segoe UI" w:cs="Segoe UI"/>
          <w:color w:val="000000" w:themeColor="text1"/>
        </w:rPr>
      </w:pPr>
      <w:r>
        <w:rPr>
          <w:rFonts w:cs="Segoe UI" w:eastAsia="Segoe UI"/>
          <w:color w:val="000000" w:themeColor="text1"/>
          <w:lang w:val="en-IN"/>
        </w:rPr>
        <w:t xml:space="preserve">                     </w:t>
      </w:r>
      <w:r>
        <w:rPr>
          <w:rFonts w:eastAsia="Segoe UI" w:cs="Segoe UI"/>
          <w:b/>
          <w:bCs/>
          <w:color w:val="000000" w:themeColor="text1"/>
          <w:lang w:val="en-IN"/>
        </w:rPr>
        <w:t>[ssh]</w:t>
      </w:r>
    </w:p>
    <w:p>
      <w:pPr>
        <w:pStyle w:val="Normal"/>
        <w:rPr>
          <w:rFonts w:eastAsia="Segoe UI" w:cs="Segoe UI"/>
          <w:color w:val="000000" w:themeColor="text1"/>
        </w:rPr>
      </w:pPr>
      <w:r>
        <w:rPr>
          <w:rFonts w:cs="Segoe UI" w:eastAsia="Segoe UI"/>
          <w:b/>
          <w:bCs/>
          <w:color w:val="000000" w:themeColor="text1"/>
          <w:lang w:val="en-IN"/>
        </w:rPr>
        <w:t xml:space="preserve">                     </w:t>
      </w:r>
      <w:r>
        <w:rPr>
          <w:rFonts w:eastAsia="Segoe UI" w:cs="Segoe UI"/>
          <w:b/>
          <w:bCs/>
          <w:color w:val="000000" w:themeColor="text1"/>
          <w:lang w:val="en-IN"/>
        </w:rPr>
        <w:t>enabled = true</w:t>
      </w:r>
    </w:p>
    <w:p>
      <w:pPr>
        <w:pStyle w:val="Normal"/>
        <w:rPr>
          <w:rFonts w:eastAsia="Segoe UI" w:cs="Segoe UI"/>
          <w:color w:val="000000" w:themeColor="text1"/>
        </w:rPr>
      </w:pPr>
      <w:r>
        <w:rPr>
          <w:rFonts w:cs="Segoe UI" w:eastAsia="Segoe UI"/>
          <w:b/>
          <w:bCs/>
          <w:color w:val="000000" w:themeColor="text1"/>
          <w:lang w:val="en-IN"/>
        </w:rPr>
        <w:t xml:space="preserve">                      </w:t>
      </w:r>
      <w:r>
        <w:rPr>
          <w:rFonts w:eastAsia="Segoe UI" w:cs="Segoe UI"/>
          <w:b/>
          <w:bCs/>
          <w:color w:val="000000" w:themeColor="text1"/>
          <w:lang w:val="en-IN"/>
        </w:rPr>
        <w:t>port = ssh</w:t>
      </w:r>
    </w:p>
    <w:p>
      <w:pPr>
        <w:pStyle w:val="Normal"/>
        <w:rPr>
          <w:rFonts w:eastAsia="Segoe UI" w:cs="Segoe UI"/>
          <w:color w:val="000000" w:themeColor="text1"/>
        </w:rPr>
      </w:pPr>
      <w:r>
        <w:rPr>
          <w:rFonts w:cs="Segoe UI" w:eastAsia="Segoe UI"/>
          <w:b/>
          <w:bCs/>
          <w:color w:val="000000" w:themeColor="text1"/>
          <w:lang w:val="en-IN"/>
        </w:rPr>
        <w:t xml:space="preserve">                      </w:t>
      </w:r>
      <w:r>
        <w:rPr>
          <w:rFonts w:eastAsia="Segoe UI" w:cs="Segoe UI"/>
          <w:b/>
          <w:bCs/>
          <w:color w:val="000000" w:themeColor="text1"/>
          <w:lang w:val="en-IN"/>
        </w:rPr>
        <w:t>filter = sshd</w:t>
      </w:r>
    </w:p>
    <w:p>
      <w:pPr>
        <w:pStyle w:val="Normal"/>
        <w:rPr>
          <w:rFonts w:eastAsia="Segoe UI" w:cs="Segoe UI"/>
          <w:color w:val="000000" w:themeColor="text1"/>
        </w:rPr>
      </w:pPr>
      <w:r>
        <w:rPr>
          <w:rFonts w:cs="Segoe UI" w:eastAsia="Segoe UI"/>
          <w:color w:val="000000" w:themeColor="text1"/>
          <w:lang w:val="en-IN"/>
        </w:rPr>
        <w:t xml:space="preserve">     </w:t>
      </w:r>
      <w:r>
        <w:rPr>
          <w:rFonts w:ascii="新細明體" w:hAnsi="新細明體" w:cs="Segoe UI" w:asciiTheme="minorEastAsia" w:hAnsiTheme="minorEastAsia"/>
          <w:color w:val="000000" w:themeColor="text1"/>
          <w:lang w:val="en-IN"/>
        </w:rPr>
        <w:t xml:space="preserve"> </w:t>
      </w:r>
      <w:r>
        <w:rPr>
          <w:rFonts w:cs="Segoe UI" w:eastAsia="Segoe UI"/>
          <w:color w:val="000000" w:themeColor="text1"/>
          <w:lang w:val="en-IN"/>
        </w:rPr>
        <w:t xml:space="preserve"> </w:t>
      </w:r>
      <w:r>
        <w:rPr>
          <w:rFonts w:cs="Segoe UI" w:eastAsia="Segoe UI"/>
          <w:b/>
          <w:bCs/>
          <w:color w:val="000000" w:themeColor="text1"/>
          <w:lang w:val="en-IN"/>
        </w:rPr>
        <w:t xml:space="preserve">               </w:t>
      </w:r>
      <w:r>
        <w:rPr>
          <w:rFonts w:eastAsia="Segoe UI" w:cs="Segoe UI"/>
          <w:b/>
          <w:bCs/>
          <w:color w:val="000000" w:themeColor="text1"/>
          <w:lang w:val="en-IN"/>
        </w:rPr>
        <w:t>logpath = /var/log/auth.log</w:t>
      </w:r>
    </w:p>
    <w:p>
      <w:pPr>
        <w:pStyle w:val="Normal"/>
        <w:rPr>
          <w:rFonts w:eastAsia="Segoe UI" w:cs="Segoe UI"/>
          <w:color w:val="000000" w:themeColor="text1"/>
        </w:rPr>
      </w:pPr>
      <w:r>
        <w:rPr>
          <w:rFonts w:cs="Segoe UI" w:eastAsia="Segoe UI"/>
          <w:b/>
          <w:bCs/>
          <w:color w:val="000000" w:themeColor="text1"/>
          <w:lang w:val="en-IN"/>
        </w:rPr>
        <w:t xml:space="preserve">                      </w:t>
      </w:r>
      <w:r>
        <w:rPr>
          <w:rFonts w:eastAsia="Segoe UI" w:cs="Segoe UI"/>
          <w:b/>
          <w:bCs/>
          <w:color w:val="000000" w:themeColor="text1"/>
          <w:lang w:val="en-IN"/>
        </w:rPr>
        <w:t>maxretry = 3</w:t>
      </w:r>
    </w:p>
    <w:p>
      <w:pPr>
        <w:pStyle w:val="Normal"/>
        <w:rPr>
          <w:rFonts w:eastAsia="Segoe UI" w:cs="Segoe UI"/>
          <w:color w:val="000000" w:themeColor="text1"/>
        </w:rPr>
      </w:pPr>
      <w:r>
        <w:rPr>
          <w:rFonts w:cs="Segoe UI" w:eastAsia="Segoe UI"/>
          <w:b/>
          <w:bCs/>
          <w:color w:val="000000" w:themeColor="text1"/>
          <w:lang w:val="en-IN"/>
        </w:rPr>
        <w:t xml:space="preserve">                      </w:t>
      </w:r>
      <w:r>
        <w:rPr>
          <w:rFonts w:eastAsia="Segoe UI" w:cs="Segoe UI"/>
          <w:b/>
          <w:bCs/>
          <w:color w:val="000000" w:themeColor="text1"/>
          <w:lang w:val="en-IN"/>
        </w:rPr>
        <w:t>findtime = 600</w:t>
      </w:r>
    </w:p>
    <w:p>
      <w:pPr>
        <w:pStyle w:val="Normal"/>
        <w:rPr>
          <w:rFonts w:cs="Segoe UI"/>
          <w:color w:val="000000" w:themeColor="text1"/>
        </w:rPr>
      </w:pPr>
      <w:r>
        <w:rPr>
          <w:rFonts w:cs="Segoe UI" w:eastAsia="Segoe UI"/>
          <w:b/>
          <w:bCs/>
          <w:color w:val="000000" w:themeColor="text1"/>
          <w:lang w:val="en-IN"/>
        </w:rPr>
        <w:t xml:space="preserve">                      </w:t>
      </w:r>
      <w:r>
        <w:rPr>
          <w:rFonts w:eastAsia="Segoe UI" w:cs="Segoe UI"/>
          <w:b/>
          <w:bCs/>
          <w:color w:val="000000" w:themeColor="text1"/>
          <w:lang w:val="en-IN"/>
        </w:rPr>
        <w:t>banaction = iptables-multiport</w:t>
      </w:r>
    </w:p>
    <w:p>
      <w:pPr>
        <w:pStyle w:val="Normal"/>
        <w:rPr>
          <w:rFonts w:cs="Segoe UI"/>
          <w:color w:val="000000" w:themeColor="text1"/>
        </w:rPr>
      </w:pPr>
      <w:r>
        <w:rPr>
          <w:rFonts w:eastAsia="Segoe UI" w:cs="Segoe UI"/>
          <w:color w:val="000000" w:themeColor="text1"/>
          <w:lang w:val="en-IN"/>
        </w:rPr>
        <w:t>This configuration sets the limit to 3 consecutive failed login attempts within a 10-minute window and bans the IP address using iptables.</w:t>
      </w:r>
    </w:p>
    <w:p>
      <w:pPr>
        <w:pStyle w:val="2"/>
        <w:widowControl/>
        <w:spacing w:lineRule="auto" w:line="240" w:before="160" w:after="0"/>
        <w:rPr>
          <w:rFonts w:ascii="Aptos" w:hAnsi="Aptos" w:asciiTheme="minorHAnsi" w:hAnsiTheme="minorHAnsi"/>
        </w:rPr>
      </w:pPr>
      <w:bookmarkStart w:id="42" w:name="_Toc207723195"/>
      <w:r>
        <w:rPr>
          <w:rFonts w:ascii="Aptos" w:hAnsi="Aptos" w:asciiTheme="minorHAnsi" w:hAnsiTheme="minorHAnsi"/>
        </w:rPr>
        <w:t>CR 1.12 System Use Notification</w:t>
      </w:r>
      <w:bookmarkEnd w:id="42"/>
    </w:p>
    <w:p>
      <w:pPr>
        <w:pStyle w:val="Normal"/>
        <w:widowControl/>
        <w:rPr/>
      </w:pPr>
      <w:r>
        <w:rPr/>
      </w:r>
    </w:p>
    <w:p>
      <w:pPr>
        <w:pStyle w:val="Normal"/>
        <w:widowControl/>
        <w:jc w:val="both"/>
        <w:rPr>
          <w:rFonts w:eastAsia="Segoe UI" w:cs="Segoe UI"/>
        </w:rPr>
      </w:pPr>
      <w:r>
        <w:rPr>
          <w:rFonts w:eastAsia="Segoe UI" w:cs="Segoe UI"/>
          <w:color w:val="0D0D0D" w:themeColor="text1" w:themeTint="f2"/>
        </w:rPr>
        <w:t>The system use notification is a feature mandated by IEC 62443-4-2 CR 1.12 for Ubuntu 22.04 LTS, which displays a configurable message before authentication. It provides information to local human users or Human-Machine Interfaces (HMIs) regarding system usage policies, ownership disclosure, monitoring disclaimers, prohibition of unauthorized usage, and consent to monitoring and recording.</w:t>
      </w:r>
    </w:p>
    <w:p>
      <w:pPr>
        <w:pStyle w:val="Normal"/>
        <w:widowControl/>
        <w:rPr>
          <w:rFonts w:eastAsia="Segoe UI" w:cs="Segoe UI"/>
          <w:color w:val="0D0D0D" w:themeColor="text1" w:themeTint="f2"/>
        </w:rPr>
      </w:pPr>
      <w:r>
        <w:rPr>
          <w:rFonts w:eastAsia="Segoe UI" w:cs="Segoe UI"/>
          <w:color w:val="0D0D0D" w:themeColor="text1" w:themeTint="f2"/>
        </w:rPr>
      </w:r>
    </w:p>
    <w:p>
      <w:pPr>
        <w:pStyle w:val="3"/>
        <w:widowControl/>
        <w:spacing w:lineRule="auto" w:line="240" w:before="160" w:after="0"/>
        <w:rPr/>
      </w:pPr>
      <w:bookmarkStart w:id="43" w:name="_Toc207723196"/>
      <w:r>
        <w:rPr/>
        <w:t>Statement</w:t>
      </w:r>
      <w:bookmarkEnd w:id="43"/>
    </w:p>
    <w:p>
      <w:pPr>
        <w:pStyle w:val="Normal"/>
        <w:widowControl/>
        <w:spacing w:lineRule="auto" w:line="240" w:before="0" w:after="0"/>
        <w:jc w:val="both"/>
        <w:rPr>
          <w:rFonts w:eastAsia="Ubuntu Mono" w:cs="Ubuntu Mono"/>
          <w:color w:val="FF0000"/>
        </w:rPr>
      </w:pPr>
      <w:r>
        <w:rPr>
          <w:color w:val="000000" w:themeColor="text1"/>
        </w:rPr>
        <w:t> </w:t>
      </w:r>
      <w:r>
        <w:rPr>
          <w:rFonts w:eastAsia="Segoe UI" w:cs="Segoe UI"/>
          <w:color w:val="0D0D0D" w:themeColor="text1" w:themeTint="f2"/>
        </w:rPr>
        <w:t>When utilizing Ubuntu 22.04 LTS as the operating system, it is imperative to adhere to the requirements specified in IEC 62443-4-2 CR 1.12, which mandates the implementation of a system use notification feature for local human user access or Human-Machine Interface (HMI). This notification message should be displayed before authentication and must be configurable by authorized personnel.</w:t>
      </w:r>
    </w:p>
    <w:p>
      <w:pPr>
        <w:pStyle w:val="Normal"/>
        <w:widowControl/>
        <w:spacing w:lineRule="auto" w:line="240" w:before="0" w:after="0"/>
        <w:rPr>
          <w:rFonts w:eastAsia="Segoe UI" w:cs="Segoe UI"/>
          <w:color w:val="0D0D0D" w:themeColor="text1" w:themeTint="f2"/>
        </w:rPr>
      </w:pPr>
      <w:r>
        <w:rPr>
          <w:rFonts w:eastAsia="Segoe UI" w:cs="Segoe UI"/>
          <w:color w:val="0D0D0D" w:themeColor="text1" w:themeTint="f2"/>
        </w:rPr>
      </w:r>
    </w:p>
    <w:p>
      <w:pPr>
        <w:pStyle w:val="3"/>
        <w:widowControl/>
        <w:spacing w:lineRule="auto" w:line="240" w:beforeAutospacing="1" w:after="0"/>
        <w:jc w:val="both"/>
        <w:rPr>
          <w:sz w:val="18"/>
          <w:szCs w:val="18"/>
        </w:rPr>
      </w:pPr>
      <w:bookmarkStart w:id="44" w:name="_Toc207723197"/>
      <w:r>
        <w:rPr/>
        <w:t>Evidence</w:t>
      </w:r>
      <w:bookmarkEnd w:id="44"/>
      <w:r>
        <w:rPr/>
        <w:t> </w:t>
      </w:r>
    </w:p>
    <w:p>
      <w:pPr>
        <w:pStyle w:val="Normal"/>
        <w:widowControl/>
        <w:jc w:val="both"/>
        <w:rPr>
          <w:rFonts w:eastAsia="Segoe UI" w:cs="Segoe UI"/>
        </w:rPr>
      </w:pPr>
      <w:r>
        <w:rPr>
          <w:rFonts w:eastAsia="Segoe UI" w:cs="Segoe UI"/>
          <w:color w:val="0D0D0D" w:themeColor="text1" w:themeTint="f2"/>
        </w:rPr>
        <w:t>The necessity for a system use notification is underscored by the importance of privacy and security policies aligning with legal frameworks. By displaying a notification before authentication, organizations can bolster their security posture and potentially deter unauthorized access. Compliance with this requirement aids in legal prosecution efforts and serves as a precautionary measure against intentional breaches.</w:t>
      </w:r>
    </w:p>
    <w:p>
      <w:pPr>
        <w:pStyle w:val="3"/>
        <w:widowControl/>
        <w:spacing w:lineRule="auto" w:line="240" w:before="160" w:after="0"/>
        <w:rPr/>
      </w:pPr>
      <w:bookmarkStart w:id="45" w:name="_Toc207723198"/>
      <w:r>
        <w:rPr/>
        <w:t>Detailed Setting Steps</w:t>
      </w:r>
      <w:bookmarkEnd w:id="45"/>
    </w:p>
    <w:p>
      <w:pPr>
        <w:pStyle w:val="Normal"/>
        <w:widowControl/>
        <w:shd w:val="clear" w:color="auto" w:fill="FFFFFF" w:themeFill="background1"/>
        <w:spacing w:lineRule="auto" w:line="240" w:before="0" w:after="300"/>
        <w:rPr>
          <w:rFonts w:eastAsia="Segoe UI" w:cs="Segoe UI"/>
          <w:color w:val="000000" w:themeColor="text1"/>
        </w:rPr>
      </w:pPr>
      <w:r>
        <w:rPr>
          <w:rFonts w:eastAsia="Segoe UI" w:cs="Segoe UI"/>
          <w:color w:val="000000" w:themeColor="text1"/>
          <w:lang w:val="en-IN"/>
        </w:rPr>
        <w:t>The detailed steps to implement the system use notification feature in Ubuntu 22.04 LTS using CLI commands:</w:t>
      </w:r>
    </w:p>
    <w:p>
      <w:pPr>
        <w:pStyle w:val="Normal"/>
        <w:widowControl/>
        <w:shd w:val="clear" w:color="auto" w:fill="FFFFFF" w:themeFill="background1"/>
        <w:spacing w:lineRule="auto" w:line="240" w:before="300" w:after="300"/>
        <w:rPr>
          <w:color w:val="0A2F41" w:themeColor="accent1" w:themeShade="80"/>
          <w:sz w:val="28"/>
          <w:szCs w:val="28"/>
        </w:rPr>
      </w:pPr>
      <w:r>
        <w:rPr>
          <w:color w:val="0A2F41" w:themeColor="accent1" w:themeShade="80"/>
          <w:sz w:val="28"/>
          <w:szCs w:val="28"/>
          <w:lang w:val="en-IN"/>
        </w:rPr>
        <w:t>1. Access Configuration Files:</w:t>
      </w:r>
    </w:p>
    <w:p>
      <w:pPr>
        <w:pStyle w:val="Normal"/>
        <w:widowControl/>
        <w:shd w:val="clear" w:color="auto" w:fill="FFFFFF" w:themeFill="background1"/>
        <w:spacing w:lineRule="auto" w:line="240" w:before="300" w:after="300"/>
        <w:rPr>
          <w:b/>
          <w:b/>
          <w:bCs/>
          <w:color w:val="000000" w:themeColor="text1"/>
          <w:lang w:val="en-IN"/>
        </w:rPr>
      </w:pPr>
      <w:r>
        <w:rPr>
          <w:rFonts w:eastAsia="Segoe UI" w:cs="Segoe UI"/>
          <w:color w:val="000000" w:themeColor="text1"/>
          <w:lang w:val="en-IN"/>
        </w:rPr>
        <w:t xml:space="preserve">Navigate to the configuration files responsible for user authentication and interface settings. For example, for login notifications, we can access the </w:t>
      </w:r>
      <w:r>
        <w:rPr>
          <w:rFonts w:eastAsia="Segoe UI" w:cs="Segoe UI"/>
          <w:b/>
          <w:bCs/>
          <w:color w:val="000000" w:themeColor="text1"/>
          <w:lang w:val="en-IN"/>
        </w:rPr>
        <w:t>pam_motd</w:t>
      </w:r>
      <w:r>
        <w:rPr>
          <w:rFonts w:eastAsia="Segoe UI" w:cs="Segoe UI"/>
          <w:color w:val="000000" w:themeColor="text1"/>
          <w:lang w:val="en-IN"/>
        </w:rPr>
        <w:t xml:space="preserve"> configuration file:</w:t>
      </w:r>
    </w:p>
    <w:p>
      <w:pPr>
        <w:pStyle w:val="ListParagraph"/>
        <w:widowControl/>
        <w:numPr>
          <w:ilvl w:val="0"/>
          <w:numId w:val="271"/>
        </w:numPr>
        <w:shd w:val="clear" w:color="auto" w:fill="FFFFFF" w:themeFill="background1"/>
        <w:spacing w:lineRule="auto" w:line="240" w:before="300" w:after="300"/>
        <w:contextualSpacing/>
        <w:rPr>
          <w:b/>
          <w:b/>
          <w:bCs/>
          <w:color w:val="000000" w:themeColor="text1"/>
          <w:lang w:val="en-IN"/>
        </w:rPr>
      </w:pPr>
      <w:r>
        <w:rPr>
          <w:rFonts w:eastAsia="Segoe UI" w:cs="Segoe UI"/>
          <w:color w:val="000000" w:themeColor="text1"/>
          <w:lang w:val="en-IN"/>
        </w:rPr>
        <w:t xml:space="preserve">Open the configuration file in vi editor </w:t>
      </w:r>
      <w:r>
        <w:rPr>
          <w:rFonts w:eastAsia="Segoe UI" w:cs="Segoe UI"/>
          <w:b/>
          <w:bCs/>
          <w:color w:val="000000" w:themeColor="text1"/>
          <w:lang w:val="en-IN"/>
        </w:rPr>
        <w:t>/etc/pam.d/sshd</w:t>
      </w:r>
    </w:p>
    <w:p>
      <w:pPr>
        <w:pStyle w:val="ListParagraph"/>
        <w:widowControl/>
        <w:numPr>
          <w:ilvl w:val="0"/>
          <w:numId w:val="271"/>
        </w:numPr>
        <w:shd w:val="clear" w:color="auto" w:fill="FFFFFF" w:themeFill="background1"/>
        <w:spacing w:lineRule="auto" w:line="240" w:before="300" w:after="300"/>
        <w:contextualSpacing/>
        <w:rPr>
          <w:rFonts w:eastAsia="Segoe UI" w:cs="Segoe UI"/>
          <w:b/>
          <w:b/>
          <w:bCs/>
          <w:color w:val="000000" w:themeColor="text1"/>
          <w:lang w:val="en-IN"/>
        </w:rPr>
      </w:pPr>
      <w:r>
        <w:rPr>
          <w:color w:val="000000" w:themeColor="text1"/>
          <w:lang w:val="en-IN"/>
        </w:rPr>
        <w:t xml:space="preserve">Now update the file with below line </w:t>
      </w:r>
    </w:p>
    <w:p>
      <w:pPr>
        <w:pStyle w:val="ListParagraph"/>
        <w:widowControl/>
        <w:shd w:val="clear" w:color="auto" w:fill="FFFFFF" w:themeFill="background1"/>
        <w:spacing w:lineRule="auto" w:line="240" w:before="300" w:after="300"/>
        <w:contextualSpacing/>
        <w:rPr>
          <w:rFonts w:eastAsia="Segoe UI" w:cs="Segoe UI"/>
          <w:b/>
          <w:b/>
          <w:bCs/>
          <w:color w:val="000000" w:themeColor="text1"/>
          <w:lang w:val="en-IN"/>
        </w:rPr>
      </w:pPr>
      <w:r>
        <w:rPr>
          <w:color w:val="000000" w:themeColor="text1"/>
          <w:lang w:val="en-IN"/>
        </w:rPr>
        <w:t xml:space="preserve"> </w:t>
      </w:r>
      <w:r>
        <w:rPr>
          <w:rFonts w:eastAsia="Segoe UI" w:cs="Segoe UI"/>
          <w:b/>
          <w:bCs/>
          <w:color w:val="000000" w:themeColor="text1"/>
          <w:lang w:val="en-IN"/>
        </w:rPr>
        <w:t># Display system use notification</w:t>
      </w:r>
      <w:r>
        <w:rPr/>
        <w:br/>
      </w:r>
      <w:r>
        <w:rPr>
          <w:rFonts w:eastAsia="Segoe UI" w:cs="Segoe UI"/>
          <w:b/>
          <w:bCs/>
          <w:color w:val="000000" w:themeColor="text1"/>
          <w:lang w:val="en-IN"/>
        </w:rPr>
        <w:t>session optional pam_motd.so motd=/etc/motd</w:t>
      </w:r>
    </w:p>
    <w:p>
      <w:pPr>
        <w:pStyle w:val="Normal"/>
        <w:widowControl/>
        <w:spacing w:lineRule="auto" w:line="240" w:before="0" w:after="0"/>
        <w:rPr>
          <w:color w:val="0A2F41" w:themeColor="accent1" w:themeShade="80"/>
          <w:sz w:val="28"/>
          <w:szCs w:val="28"/>
        </w:rPr>
      </w:pPr>
      <w:r>
        <w:rPr>
          <w:color w:val="0A2F41" w:themeColor="accent1" w:themeShade="80"/>
          <w:sz w:val="28"/>
          <w:szCs w:val="28"/>
          <w:lang w:val="en-IN"/>
        </w:rPr>
        <w:t>2. Edit Notification Message:</w:t>
      </w:r>
    </w:p>
    <w:p>
      <w:pPr>
        <w:pStyle w:val="Normal"/>
        <w:widowControl/>
        <w:shd w:val="clear" w:color="auto" w:fill="FFFFFF" w:themeFill="background1"/>
        <w:spacing w:lineRule="auto" w:line="240" w:before="300" w:after="300"/>
        <w:rPr>
          <w:rFonts w:eastAsia="Segoe UI" w:cs="Segoe UI"/>
          <w:color w:val="000000" w:themeColor="text1"/>
        </w:rPr>
      </w:pPr>
      <w:r>
        <w:rPr>
          <w:rFonts w:eastAsia="Segoe UI" w:cs="Segoe UI"/>
          <w:color w:val="000000" w:themeColor="text1"/>
          <w:lang w:val="en-IN"/>
        </w:rPr>
        <w:t xml:space="preserve">Modify the relevant configuration file to include the desired system use notification message. Add the notification message to the </w:t>
      </w:r>
      <w:r>
        <w:rPr>
          <w:rFonts w:eastAsia="Segoe UI" w:cs="Segoe UI"/>
          <w:b/>
          <w:bCs/>
          <w:color w:val="000000" w:themeColor="text1"/>
          <w:lang w:val="en-IN"/>
        </w:rPr>
        <w:t>pam_motd</w:t>
      </w:r>
      <w:r>
        <w:rPr>
          <w:rFonts w:eastAsia="Segoe UI" w:cs="Segoe UI"/>
          <w:color w:val="000000" w:themeColor="text1"/>
          <w:lang w:val="en-IN"/>
        </w:rPr>
        <w:t xml:space="preserve"> file. This message should include elements such as ownership disclosure, monitoring disclaimer, prohibition of unauthorized usage, and consent to monitoring and recording:</w:t>
      </w:r>
    </w:p>
    <w:p>
      <w:pPr>
        <w:pStyle w:val="Normal"/>
        <w:widowControl/>
        <w:spacing w:lineRule="auto" w:line="240" w:before="0" w:after="0"/>
        <w:rPr>
          <w:rFonts w:eastAsia="Segoe UI" w:cs="Segoe UI"/>
          <w:b/>
          <w:b/>
          <w:bCs/>
          <w:color w:val="000000" w:themeColor="text1"/>
          <w:lang w:val="en-IN"/>
        </w:rPr>
      </w:pPr>
      <w:r>
        <w:rPr>
          <w:rFonts w:eastAsia="Segoe UI" w:cs="Segoe UI"/>
          <w:b/>
          <w:bCs/>
          <w:color w:val="000000" w:themeColor="text1"/>
          <w:lang w:val="en-IN"/>
        </w:rPr>
      </w:r>
    </w:p>
    <w:p>
      <w:pPr>
        <w:pStyle w:val="Normal"/>
        <w:widowControl/>
        <w:spacing w:lineRule="auto" w:line="240" w:before="0" w:after="0"/>
        <w:rPr>
          <w:rFonts w:cs="Segoe UI"/>
          <w:color w:val="000000" w:themeColor="text1"/>
        </w:rPr>
      </w:pPr>
      <w:r>
        <w:rPr>
          <w:rFonts w:eastAsia="Segoe UI" w:cs="Segoe UI"/>
          <w:color w:val="000000" w:themeColor="text1"/>
          <w:lang w:val="en-IN"/>
        </w:rPr>
        <w:t xml:space="preserve">Edit the </w:t>
      </w:r>
      <w:r>
        <w:rPr>
          <w:rFonts w:eastAsia="Segoe UI" w:cs="Segoe UI"/>
          <w:b/>
          <w:bCs/>
          <w:color w:val="000000" w:themeColor="text1"/>
          <w:lang w:val="en-IN"/>
        </w:rPr>
        <w:t>/etc/motd</w:t>
      </w:r>
      <w:r>
        <w:rPr>
          <w:rFonts w:eastAsia="Segoe UI" w:cs="Segoe UI"/>
          <w:color w:val="000000" w:themeColor="text1"/>
          <w:lang w:val="en-IN"/>
        </w:rPr>
        <w:t xml:space="preserve"> file to include the system use notification message:</w:t>
      </w:r>
    </w:p>
    <w:p>
      <w:pPr>
        <w:pStyle w:val="ListParagraph"/>
        <w:widowControl/>
        <w:numPr>
          <w:ilvl w:val="0"/>
          <w:numId w:val="22"/>
        </w:numPr>
        <w:spacing w:lineRule="auto" w:line="240" w:before="0" w:after="0"/>
        <w:contextualSpacing/>
        <w:rPr>
          <w:rFonts w:eastAsia="Segoe UI" w:cs="Segoe UI"/>
          <w:b/>
          <w:b/>
          <w:bCs/>
          <w:color w:val="000000" w:themeColor="text1"/>
          <w:lang w:val="en-IN"/>
        </w:rPr>
      </w:pPr>
      <w:r>
        <w:rPr>
          <w:rFonts w:eastAsia="Segoe UI" w:cs="Segoe UI"/>
          <w:color w:val="000000" w:themeColor="text1"/>
          <w:lang w:val="en-IN"/>
        </w:rPr>
        <w:t>Open the file in vi editor /</w:t>
      </w:r>
      <w:r>
        <w:rPr>
          <w:rFonts w:eastAsia="Segoe UI" w:cs="Segoe UI"/>
          <w:b/>
          <w:bCs/>
          <w:color w:val="000000" w:themeColor="text1"/>
          <w:lang w:val="en-IN"/>
        </w:rPr>
        <w:t>etc/motd</w:t>
      </w:r>
      <w:r>
        <w:rPr/>
        <w:br/>
      </w:r>
    </w:p>
    <w:p>
      <w:pPr>
        <w:pStyle w:val="Normal"/>
        <w:widowControl/>
        <w:spacing w:lineRule="auto" w:line="240" w:before="0" w:after="0"/>
        <w:rPr>
          <w:rFonts w:eastAsia="Segoe UI" w:cs="Segoe UI"/>
          <w:color w:val="000000" w:themeColor="text1"/>
        </w:rPr>
      </w:pPr>
      <w:r>
        <w:rPr>
          <w:rFonts w:cs="Segoe UI" w:eastAsia="Segoe UI"/>
          <w:color w:val="000000" w:themeColor="text1"/>
          <w:lang w:val="en-IN"/>
        </w:rPr>
        <w:t xml:space="preserve">         </w:t>
      </w:r>
      <w:r>
        <w:rPr>
          <w:rFonts w:eastAsia="Segoe UI" w:cs="Segoe UI"/>
          <w:color w:val="000000" w:themeColor="text1"/>
          <w:lang w:val="en-IN"/>
        </w:rPr>
        <w:t>Now update the file with Example message:</w:t>
      </w:r>
    </w:p>
    <w:p>
      <w:pPr>
        <w:pStyle w:val="Normal"/>
        <w:widowControl/>
        <w:spacing w:lineRule="auto" w:line="240" w:before="0" w:after="0"/>
        <w:rPr>
          <w:rFonts w:eastAsia="Segoe UI" w:cs="Segoe UI"/>
          <w:b/>
          <w:b/>
          <w:bCs/>
          <w:color w:val="000000" w:themeColor="text1"/>
          <w:lang w:val="en-IN"/>
        </w:rPr>
      </w:pPr>
      <w:r>
        <w:rPr>
          <w:rFonts w:cs="Segoe UI" w:eastAsia="Segoe UI"/>
          <w:b/>
          <w:bCs/>
          <w:color w:val="000000" w:themeColor="text1"/>
          <w:lang w:val="en-IN"/>
        </w:rPr>
        <w:t xml:space="preserve">           </w:t>
      </w:r>
      <w:r>
        <w:rPr>
          <w:rFonts w:eastAsia="Segoe UI" w:cs="Segoe UI"/>
          <w:b/>
          <w:bCs/>
          <w:color w:val="000000" w:themeColor="text1"/>
          <w:lang w:val="en-IN"/>
        </w:rPr>
        <w:t>WARNING: This system is for authorized users only.</w:t>
      </w:r>
      <w:r>
        <w:rPr/>
        <w:br/>
      </w:r>
      <w:r>
        <w:rPr>
          <w:rFonts w:eastAsia="Segoe UI" w:cs="Segoe UI"/>
          <w:b/>
          <w:bCs/>
          <w:color w:val="000000" w:themeColor="text1"/>
          <w:lang w:val="en-IN"/>
        </w:rPr>
        <w:t xml:space="preserve">           Unauthorized access is prohibited.</w:t>
      </w:r>
      <w:r>
        <w:rPr/>
        <w:br/>
      </w:r>
      <w:r>
        <w:rPr>
          <w:rFonts w:eastAsia="Segoe UI" w:cs="Segoe UI"/>
          <w:b/>
          <w:bCs/>
          <w:color w:val="000000" w:themeColor="text1"/>
          <w:lang w:val="en-IN"/>
        </w:rPr>
        <w:t xml:space="preserve">          </w:t>
      </w:r>
      <w:r>
        <w:rPr>
          <w:rFonts w:eastAsia="Segoe UI" w:cs="Segoe UI"/>
          <w:b/>
          <w:bCs/>
          <w:color w:val="000000" w:themeColor="text1"/>
          <w:sz w:val="23"/>
          <w:szCs w:val="23"/>
          <w:lang w:val="en-IN"/>
        </w:rPr>
        <w:t>By accessing this system, you consent to monitoring and recording.</w:t>
      </w:r>
    </w:p>
    <w:p>
      <w:pPr>
        <w:pStyle w:val="Normal"/>
        <w:widowControl/>
        <w:spacing w:lineRule="auto" w:line="240" w:before="0" w:after="0"/>
        <w:rPr>
          <w:rFonts w:eastAsia="Segoe UI" w:cs="Segoe UI"/>
          <w:b/>
          <w:b/>
          <w:bCs/>
          <w:color w:val="000000" w:themeColor="text1"/>
          <w:lang w:val="en-IN"/>
        </w:rPr>
      </w:pPr>
      <w:r>
        <w:rPr/>
        <w:br/>
      </w:r>
      <w:r>
        <w:rPr>
          <w:color w:val="0A2F41" w:themeColor="accent1" w:themeShade="80"/>
          <w:sz w:val="28"/>
          <w:szCs w:val="28"/>
          <w:lang w:val="en-IN"/>
        </w:rPr>
        <w:t>3. Customize Configuration:</w:t>
      </w:r>
    </w:p>
    <w:p>
      <w:pPr>
        <w:pStyle w:val="Normal"/>
        <w:widowControl/>
        <w:spacing w:lineRule="auto" w:line="240" w:before="300" w:after="0"/>
        <w:rPr>
          <w:rFonts w:eastAsia="Segoe UI" w:cs="Segoe UI"/>
          <w:b/>
          <w:b/>
          <w:bCs/>
          <w:color w:val="000000" w:themeColor="text1"/>
          <w:lang w:val="en-IN"/>
        </w:rPr>
      </w:pPr>
      <w:r>
        <w:rPr>
          <w:rFonts w:eastAsia="Segoe UI" w:cs="Segoe UI"/>
          <w:color w:val="000000" w:themeColor="text1"/>
          <w:lang w:val="en-IN"/>
        </w:rPr>
        <w:t>Ensure that the configuration allows for customization by authorized personnel.</w:t>
      </w:r>
    </w:p>
    <w:p>
      <w:pPr>
        <w:pStyle w:val="ListParagraph"/>
        <w:widowControl/>
        <w:numPr>
          <w:ilvl w:val="0"/>
          <w:numId w:val="125"/>
        </w:numPr>
        <w:spacing w:lineRule="auto" w:line="240" w:before="300" w:after="0"/>
        <w:contextualSpacing/>
        <w:rPr>
          <w:rFonts w:eastAsia="Segoe UI" w:cs="Segoe UI"/>
          <w:b/>
          <w:b/>
          <w:bCs/>
          <w:color w:val="000000" w:themeColor="text1"/>
          <w:sz w:val="21"/>
          <w:szCs w:val="21"/>
          <w:lang w:val="en-IN"/>
        </w:rPr>
      </w:pPr>
      <w:r>
        <w:rPr>
          <w:rFonts w:eastAsia="Segoe UI" w:cs="Segoe UI"/>
          <w:color w:val="000000" w:themeColor="text1"/>
          <w:lang w:val="en-IN"/>
        </w:rPr>
        <w:t>Now Set permissions or access controls on the configuration file to restrict modifications to authorized users only by</w:t>
      </w:r>
      <w:r>
        <w:rPr>
          <w:rFonts w:eastAsia="Segoe UI" w:cs="Segoe UI"/>
          <w:b/>
          <w:bCs/>
          <w:color w:val="000000" w:themeColor="text1"/>
          <w:lang w:val="en-IN"/>
        </w:rPr>
        <w:t xml:space="preserve"> chmod 644 /etc/motd </w:t>
      </w:r>
      <w:r>
        <w:rPr>
          <w:rFonts w:eastAsia="Segoe UI" w:cs="Segoe UI"/>
          <w:color w:val="000000" w:themeColor="text1"/>
          <w:lang w:val="en-IN"/>
        </w:rPr>
        <w:t xml:space="preserve">and </w:t>
      </w:r>
      <w:r>
        <w:rPr/>
        <w:br/>
      </w:r>
      <w:r>
        <w:rPr>
          <w:rFonts w:eastAsia="Segoe UI" w:cs="Segoe UI"/>
          <w:b/>
          <w:bCs/>
          <w:color w:val="000000" w:themeColor="text1"/>
          <w:lang w:val="en-IN"/>
        </w:rPr>
        <w:t xml:space="preserve">chown root:root /etc/motd </w:t>
      </w:r>
      <w:r>
        <w:rPr>
          <w:rFonts w:eastAsia="Segoe UI" w:cs="Segoe UI"/>
          <w:color w:val="000000" w:themeColor="text1"/>
          <w:lang w:val="en-IN"/>
        </w:rPr>
        <w:t>commands</w:t>
      </w:r>
    </w:p>
    <w:p>
      <w:pPr>
        <w:pStyle w:val="ListParagraph"/>
        <w:widowControl/>
        <w:spacing w:lineRule="auto" w:line="240" w:before="300" w:after="0"/>
        <w:contextualSpacing/>
        <w:rPr>
          <w:rFonts w:eastAsia="Segoe UI" w:cs="Segoe UI"/>
          <w:b/>
          <w:b/>
          <w:bCs/>
          <w:color w:val="000000" w:themeColor="text1"/>
          <w:sz w:val="21"/>
          <w:szCs w:val="21"/>
          <w:lang w:val="en-IN"/>
        </w:rPr>
      </w:pPr>
      <w:r>
        <w:rPr>
          <w:rFonts w:eastAsia="Segoe UI" w:cs="Segoe UI"/>
          <w:b/>
          <w:bCs/>
          <w:color w:val="000000" w:themeColor="text1"/>
          <w:sz w:val="21"/>
          <w:szCs w:val="21"/>
          <w:lang w:val="en-IN"/>
        </w:rPr>
      </w:r>
    </w:p>
    <w:p>
      <w:pPr>
        <w:pStyle w:val="2"/>
        <w:widowControl/>
        <w:spacing w:lineRule="auto" w:line="240" w:before="160" w:after="0"/>
        <w:rPr>
          <w:rFonts w:ascii="Aptos" w:hAnsi="Aptos" w:asciiTheme="minorHAnsi" w:hAnsiTheme="minorHAnsi"/>
        </w:rPr>
      </w:pPr>
      <w:bookmarkStart w:id="46" w:name="_Toc207723199"/>
      <w:r>
        <w:rPr>
          <w:rFonts w:ascii="Aptos" w:hAnsi="Aptos" w:asciiTheme="minorHAnsi" w:hAnsiTheme="minorHAnsi"/>
        </w:rPr>
        <w:t>CR 1.14 Strength of symmetric key-based authentication</w:t>
      </w:r>
      <w:bookmarkEnd w:id="46"/>
    </w:p>
    <w:p>
      <w:pPr>
        <w:pStyle w:val="Normal"/>
        <w:widowControl/>
        <w:rPr/>
      </w:pPr>
      <w:r>
        <w:rPr/>
      </w:r>
    </w:p>
    <w:p>
      <w:pPr>
        <w:pStyle w:val="Normal"/>
        <w:widowControl/>
        <w:spacing w:lineRule="auto" w:line="240" w:before="0" w:after="0"/>
        <w:rPr>
          <w:rFonts w:eastAsia="Segoe UI" w:cs="Segoe UI"/>
          <w:color w:val="000000" w:themeColor="text1"/>
        </w:rPr>
      </w:pPr>
      <w:r>
        <w:rPr>
          <w:rFonts w:eastAsia="Segoe UI" w:cs="Segoe UI"/>
          <w:color w:val="0D0D0D" w:themeColor="text1" w:themeTint="f2"/>
        </w:rPr>
        <w:t>The host default system services do not utilize symmetric keys as authenticators; nor do they adhere to symmetric key-based authentication; therefore, CR 1.14 does not apply.</w:t>
      </w:r>
    </w:p>
    <w:p>
      <w:pPr>
        <w:pStyle w:val="3"/>
        <w:widowControl/>
        <w:spacing w:lineRule="auto" w:line="240" w:before="160" w:after="0"/>
        <w:textAlignment w:val="baseline"/>
        <w:rPr>
          <w:rFonts w:eastAsia="新細明體" w:cs="Segoe UI"/>
          <w:color w:val="0F4761"/>
          <w:kern w:val="0"/>
          <w:sz w:val="18"/>
          <w:szCs w:val="18"/>
          <w14:ligatures w14:val="none"/>
        </w:rPr>
      </w:pPr>
      <w:bookmarkStart w:id="47" w:name="_Toc207723200"/>
      <w:r>
        <w:rPr>
          <w:rFonts w:eastAsia="新細明體" w:cs="Segoe UI"/>
          <w:color w:val="0F4761"/>
          <w:kern w:val="0"/>
          <w14:ligatures w14:val="none"/>
        </w:rPr>
        <w:t>Statement</w:t>
      </w:r>
      <w:bookmarkEnd w:id="47"/>
      <w:r>
        <w:rPr>
          <w:rFonts w:eastAsia="新細明體" w:cs="Segoe UI"/>
          <w:color w:val="0F4761"/>
          <w:kern w:val="0"/>
          <w14:ligatures w14:val="none"/>
        </w:rPr>
        <w:t> </w:t>
      </w:r>
    </w:p>
    <w:p>
      <w:pPr>
        <w:pStyle w:val="Normal"/>
        <w:widowControl/>
        <w:spacing w:lineRule="auto" w:line="240" w:before="0" w:after="0"/>
        <w:textAlignment w:val="baseline"/>
        <w:rPr>
          <w:rFonts w:eastAsia="新細明體" w:cs="Segoe UI"/>
          <w:kern w:val="0"/>
          <w:sz w:val="18"/>
          <w:szCs w:val="18"/>
          <w14:ligatures w14:val="none"/>
        </w:rPr>
      </w:pPr>
      <w:r>
        <w:rPr>
          <w:rFonts w:eastAsia="新細明體" w:cs="Segoe UI"/>
          <w:kern w:val="0"/>
          <w14:ligatures w14:val="none"/>
        </w:rPr>
        <w:t>N/A </w:t>
      </w:r>
    </w:p>
    <w:p>
      <w:pPr>
        <w:pStyle w:val="3"/>
        <w:widowControl/>
        <w:rPr>
          <w:rFonts w:eastAsia="新細明體" w:cs="Segoe UI"/>
          <w:color w:val="0F4761"/>
          <w:kern w:val="0"/>
          <w:sz w:val="18"/>
          <w:szCs w:val="18"/>
          <w14:ligatures w14:val="none"/>
        </w:rPr>
      </w:pPr>
      <w:bookmarkStart w:id="48" w:name="_Toc207723201"/>
      <w:r>
        <w:rPr/>
        <w:t>Evidence</w:t>
      </w:r>
      <w:bookmarkEnd w:id="48"/>
      <w:r>
        <w:rPr/>
        <w:t> </w:t>
      </w:r>
    </w:p>
    <w:p>
      <w:pPr>
        <w:pStyle w:val="Normal"/>
        <w:widowControl/>
        <w:spacing w:lineRule="auto" w:line="240" w:before="0" w:after="0"/>
        <w:textAlignment w:val="baseline"/>
        <w:rPr>
          <w:rFonts w:eastAsia="新細明體" w:cs="Segoe UI"/>
          <w:kern w:val="0"/>
          <w:sz w:val="18"/>
          <w:szCs w:val="18"/>
          <w14:ligatures w14:val="none"/>
        </w:rPr>
      </w:pPr>
      <w:r>
        <w:rPr>
          <w:rFonts w:eastAsia="新細明體" w:cs="Segoe UI"/>
          <w:kern w:val="0"/>
          <w14:ligatures w14:val="none"/>
        </w:rPr>
        <w:t>N/A </w:t>
      </w:r>
    </w:p>
    <w:p>
      <w:pPr>
        <w:pStyle w:val="3"/>
        <w:widowControl/>
        <w:rPr>
          <w:rFonts w:eastAsia="新細明體" w:cs="Segoe UI"/>
          <w:color w:val="0F4761"/>
          <w:kern w:val="0"/>
          <w:sz w:val="18"/>
          <w:szCs w:val="18"/>
          <w14:ligatures w14:val="none"/>
        </w:rPr>
      </w:pPr>
      <w:bookmarkStart w:id="49" w:name="_Toc207723202"/>
      <w:r>
        <w:rPr/>
        <w:t>Detailed Setting Steps</w:t>
      </w:r>
      <w:bookmarkEnd w:id="49"/>
      <w:r>
        <w:rPr/>
        <w:t> </w:t>
      </w:r>
    </w:p>
    <w:p>
      <w:pPr>
        <w:pStyle w:val="Normal"/>
        <w:widowControl/>
        <w:shd w:val="clear" w:color="auto" w:fill="FFFFFF" w:themeFill="background1"/>
        <w:spacing w:lineRule="auto" w:line="240" w:beforeAutospacing="1" w:afterAutospacing="1"/>
        <w:textAlignment w:val="baseline"/>
        <w:rPr>
          <w:rFonts w:eastAsia="新細明體" w:cs="Segoe UI"/>
          <w:kern w:val="0"/>
          <w:sz w:val="18"/>
          <w:szCs w:val="18"/>
          <w14:ligatures w14:val="none"/>
        </w:rPr>
      </w:pPr>
      <w:r>
        <w:rPr>
          <w:rFonts w:eastAsia="新細明體" w:cs="Segoe UI"/>
          <w:kern w:val="0"/>
          <w14:ligatures w14:val="none"/>
        </w:rPr>
        <w:t>N/A </w:t>
      </w:r>
    </w:p>
    <w:p>
      <w:pPr>
        <w:pStyle w:val="Normal"/>
        <w:widowControl/>
        <w:rPr>
          <w:rFonts w:eastAsia="新細明體" w:cs="Segoe UI"/>
        </w:rPr>
      </w:pPr>
      <w:r>
        <w:rPr>
          <w:rFonts w:eastAsia="新細明體" w:cs="Segoe UI"/>
        </w:rPr>
      </w:r>
      <w:r>
        <w:br w:type="page"/>
      </w:r>
    </w:p>
    <w:p>
      <w:pPr>
        <w:pStyle w:val="1"/>
        <w:widowControl/>
        <w:shd w:val="clear" w:color="auto" w:fill="FFFFFF" w:themeFill="background1"/>
        <w:spacing w:lineRule="auto" w:line="240" w:beforeAutospacing="1" w:afterAutospacing="1"/>
        <w:rPr>
          <w:rFonts w:ascii="Aptos" w:hAnsi="Aptos" w:asciiTheme="minorHAnsi" w:hAnsiTheme="minorHAnsi"/>
          <w:sz w:val="18"/>
          <w:szCs w:val="18"/>
        </w:rPr>
      </w:pPr>
      <w:bookmarkStart w:id="50" w:name="_Toc207723203"/>
      <w:r>
        <w:rPr>
          <w:rFonts w:ascii="Aptos" w:hAnsi="Aptos" w:asciiTheme="minorHAnsi" w:hAnsiTheme="minorHAnsi"/>
        </w:rPr>
        <w:t>FR2 – Use control</w:t>
      </w:r>
      <w:bookmarkEnd w:id="50"/>
      <w:r>
        <w:rPr>
          <w:rFonts w:ascii="Aptos" w:hAnsi="Aptos" w:asciiTheme="minorHAnsi" w:hAnsiTheme="minorHAnsi"/>
        </w:rPr>
        <w:t> </w:t>
      </w:r>
    </w:p>
    <w:p>
      <w:pPr>
        <w:pStyle w:val="2"/>
        <w:rPr>
          <w:rFonts w:ascii="Aptos" w:hAnsi="Aptos" w:asciiTheme="minorHAnsi" w:hAnsiTheme="minorHAnsi"/>
          <w:sz w:val="18"/>
          <w:szCs w:val="18"/>
        </w:rPr>
      </w:pPr>
      <w:bookmarkStart w:id="51" w:name="_Toc207723204"/>
      <w:r>
        <w:rPr>
          <w:rFonts w:ascii="Aptos" w:hAnsi="Aptos" w:asciiTheme="minorHAnsi" w:hAnsiTheme="minorHAnsi"/>
        </w:rPr>
        <w:t>CR 2.1 – Authorization enforcement</w:t>
      </w:r>
      <w:bookmarkEnd w:id="51"/>
      <w:r>
        <w:rPr>
          <w:rFonts w:ascii="Aptos" w:hAnsi="Aptos" w:asciiTheme="minorHAnsi" w:hAnsiTheme="minorHAnsi"/>
        </w:rPr>
        <w:t> </w:t>
      </w:r>
    </w:p>
    <w:p>
      <w:pPr>
        <w:pStyle w:val="Normal"/>
        <w:spacing w:before="0" w:after="0"/>
        <w:rPr>
          <w:rFonts w:ascii="Aptos" w:hAnsi="Aptos" w:eastAsia="Aptos" w:cs="Aptos"/>
        </w:rPr>
      </w:pPr>
      <w:r>
        <w:rPr>
          <w:rFonts w:eastAsia="Aptos" w:cs="Aptos"/>
        </w:rPr>
        <w:t>Authorization enforcement in Ubuntu 22.04 LTS ensures that all identified and authenticated users have access strictly based on their assigned roles and responsibilities, utilizing role-based access control (RBAC) mechanisms to maintain security and integrity.</w:t>
      </w:r>
    </w:p>
    <w:p>
      <w:pPr>
        <w:pStyle w:val="Normal"/>
        <w:widowControl/>
        <w:spacing w:lineRule="auto" w:line="240" w:before="0" w:after="0"/>
        <w:rPr>
          <w:rFonts w:eastAsia="新細明體" w:cs="Segoe UI"/>
        </w:rPr>
      </w:pPr>
      <w:r>
        <w:rPr/>
        <w:drawing>
          <wp:inline distT="0" distB="0" distL="0" distR="0">
            <wp:extent cx="5782945" cy="3321685"/>
            <wp:effectExtent l="0" t="0" r="0" b="0"/>
            <wp:docPr id="6" name="圖片 41" descr="C:\Users\charles.huang\AppData\Local\Microsoft\Windows\INetCache\Content.MSO\70CE96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41" descr="C:\Users\charles.huang\AppData\Local\Microsoft\Windows\INetCache\Content.MSO\70CE9658.tmp"/>
                    <pic:cNvPicPr>
                      <a:picLocks noChangeAspect="1" noChangeArrowheads="1"/>
                    </pic:cNvPicPr>
                  </pic:nvPicPr>
                  <pic:blipFill>
                    <a:blip r:embed="rId3"/>
                    <a:stretch>
                      <a:fillRect/>
                    </a:stretch>
                  </pic:blipFill>
                  <pic:spPr bwMode="auto">
                    <a:xfrm>
                      <a:off x="0" y="0"/>
                      <a:ext cx="5782945" cy="3321685"/>
                    </a:xfrm>
                    <a:prstGeom prst="rect">
                      <a:avLst/>
                    </a:prstGeom>
                  </pic:spPr>
                </pic:pic>
              </a:graphicData>
            </a:graphic>
          </wp:inline>
        </w:drawing>
      </w:r>
    </w:p>
    <w:p>
      <w:pPr>
        <w:pStyle w:val="3"/>
        <w:widowControl/>
        <w:rPr>
          <w:rFonts w:eastAsia="新細明體" w:cs="Segoe UI"/>
          <w:sz w:val="18"/>
          <w:szCs w:val="18"/>
        </w:rPr>
      </w:pPr>
      <w:bookmarkStart w:id="52" w:name="_Toc207723205"/>
      <w:r>
        <w:rPr/>
        <w:t>Statement</w:t>
      </w:r>
      <w:bookmarkEnd w:id="52"/>
      <w:r>
        <w:rPr/>
        <w:t> </w:t>
      </w:r>
    </w:p>
    <w:p>
      <w:pPr>
        <w:pStyle w:val="Normal"/>
        <w:widowControl/>
        <w:rPr/>
      </w:pPr>
      <w:r>
        <w:rPr>
          <w:color w:val="0D0D0D" w:themeColor="text1" w:themeTint="f2"/>
        </w:rPr>
        <w:t>To comply with IEC 62443-4-2 CR 2.1 Authorization Enforcement, Ubuntu 22.04 LTS will implement a robust authorization enforcement mechanism that ensures all identified and authenticated users have access based on their assigned responsibilities. This mechanism will utilize role-based access control (RBAC) and associated enforcement mechanisms to maintain security and integrity.</w:t>
      </w:r>
    </w:p>
    <w:p>
      <w:pPr>
        <w:pStyle w:val="3"/>
        <w:widowControl/>
        <w:rPr>
          <w:rFonts w:eastAsia="新細明體" w:cs="Segoe UI"/>
          <w:sz w:val="18"/>
          <w:szCs w:val="18"/>
        </w:rPr>
      </w:pPr>
      <w:bookmarkStart w:id="53" w:name="_Toc207723206"/>
      <w:r>
        <w:rPr/>
        <w:t>Evidence</w:t>
      </w:r>
      <w:bookmarkEnd w:id="53"/>
      <w:r>
        <w:rPr/>
        <w:t> </w:t>
      </w:r>
    </w:p>
    <w:p>
      <w:pPr>
        <w:pStyle w:val="Normal"/>
        <w:widowControl/>
        <w:spacing w:lineRule="auto" w:line="240" w:before="0" w:after="0"/>
        <w:rPr/>
      </w:pPr>
      <w:r>
        <w:rPr>
          <w:color w:val="0D0D0D" w:themeColor="text1" w:themeTint="f2"/>
        </w:rPr>
        <w:t xml:space="preserve">Ubuntu 22.04 LTS inherently supports role-based access control (RBAC) through groups and user permissions. By configuring users and roles appropriately, we can ensure that authorization enforcement is implemented in alignment with IEC 62443-4-2 CR 2.1 requirements. The built-in </w:t>
      </w:r>
      <w:r>
        <w:rPr>
          <w:b/>
          <w:bCs/>
          <w:color w:val="0D0D0D" w:themeColor="text1" w:themeTint="f2"/>
        </w:rPr>
        <w:t>sudo</w:t>
      </w:r>
      <w:r>
        <w:rPr>
          <w:color w:val="0D0D0D" w:themeColor="text1" w:themeTint="f2"/>
        </w:rPr>
        <w:t xml:space="preserve">, </w:t>
      </w:r>
      <w:r>
        <w:rPr>
          <w:b/>
          <w:bCs/>
          <w:color w:val="0D0D0D" w:themeColor="text1" w:themeTint="f2"/>
        </w:rPr>
        <w:t>usermod</w:t>
      </w:r>
      <w:r>
        <w:rPr>
          <w:color w:val="0D0D0D" w:themeColor="text1" w:themeTint="f2"/>
        </w:rPr>
        <w:t xml:space="preserve">, </w:t>
      </w:r>
      <w:r>
        <w:rPr>
          <w:b/>
          <w:bCs/>
          <w:color w:val="0D0D0D" w:themeColor="text1" w:themeTint="f2"/>
        </w:rPr>
        <w:t>groupadd</w:t>
      </w:r>
      <w:r>
        <w:rPr>
          <w:color w:val="0D0D0D" w:themeColor="text1" w:themeTint="f2"/>
        </w:rPr>
        <w:t xml:space="preserve">, and </w:t>
      </w:r>
      <w:r>
        <w:rPr>
          <w:b/>
          <w:bCs/>
          <w:color w:val="0D0D0D" w:themeColor="text1" w:themeTint="f2"/>
        </w:rPr>
        <w:t>chmod</w:t>
      </w:r>
      <w:r>
        <w:rPr>
          <w:color w:val="0D0D0D" w:themeColor="text1" w:themeTint="f2"/>
        </w:rPr>
        <w:t xml:space="preserve"> utilities will be employed to manage user permissions and roles effectively.</w:t>
      </w:r>
    </w:p>
    <w:p>
      <w:pPr>
        <w:pStyle w:val="3"/>
        <w:widowControl/>
        <w:spacing w:lineRule="auto" w:line="240" w:before="160" w:after="0"/>
        <w:rPr>
          <w:rFonts w:eastAsia="新細明體" w:cs="Segoe UI"/>
          <w:sz w:val="18"/>
          <w:szCs w:val="18"/>
        </w:rPr>
      </w:pPr>
      <w:bookmarkStart w:id="54" w:name="_Toc207723207"/>
      <w:r>
        <w:rPr/>
        <w:t>Detailed Setting Steps</w:t>
      </w:r>
      <w:bookmarkEnd w:id="54"/>
      <w:r>
        <w:rPr/>
        <w:t> </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ascii="新細明體" w:hAnsi="新細明體" w:cs="Aptos" w:asciiTheme="minorEastAsia" w:hAnsiTheme="minorEastAsia"/>
          <w:color w:val="0F4761" w:themeColor="accent1" w:themeShade="bf"/>
          <w:sz w:val="28"/>
          <w:szCs w:val="28"/>
        </w:rPr>
        <w:t xml:space="preserve">  </w:t>
      </w:r>
      <w:r>
        <w:rPr>
          <w:rFonts w:eastAsia="Aptos" w:cs="Aptos"/>
          <w:color w:val="0F4761" w:themeColor="accent1" w:themeShade="bf"/>
          <w:sz w:val="28"/>
          <w:szCs w:val="28"/>
        </w:rPr>
        <w:t>1. Install Required Packages:</w:t>
      </w:r>
    </w:p>
    <w:p>
      <w:pPr>
        <w:pStyle w:val="ListParagraph"/>
        <w:widowControl/>
        <w:numPr>
          <w:ilvl w:val="1"/>
          <w:numId w:val="266"/>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 xml:space="preserve">Ensure that the necessary packages are installed. This includes </w:t>
      </w:r>
      <w:r>
        <w:rPr>
          <w:rFonts w:eastAsia="Aptos" w:cs="Aptos"/>
          <w:b/>
          <w:bCs/>
          <w:color w:val="000000" w:themeColor="text1"/>
        </w:rPr>
        <w:t>sudo</w:t>
      </w:r>
      <w:r>
        <w:rPr>
          <w:rFonts w:eastAsia="Aptos" w:cs="Aptos"/>
          <w:color w:val="000000" w:themeColor="text1"/>
        </w:rPr>
        <w:t xml:space="preserve"> for role-based access control and user management tools.</w:t>
      </w:r>
    </w:p>
    <w:p>
      <w:pPr>
        <w:pStyle w:val="ListParagraph"/>
        <w:widowControl/>
        <w:numPr>
          <w:ilvl w:val="1"/>
          <w:numId w:val="266"/>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 xml:space="preserve">Install the packages by using </w:t>
      </w:r>
      <w:r>
        <w:rPr>
          <w:rFonts w:eastAsia="Aptos" w:cs="Aptos"/>
          <w:b/>
          <w:bCs/>
          <w:color w:val="000000" w:themeColor="text1"/>
        </w:rPr>
        <w:t xml:space="preserve">apt update </w:t>
      </w:r>
      <w:r>
        <w:rPr>
          <w:rFonts w:eastAsia="Aptos" w:cs="Aptos"/>
          <w:color w:val="000000" w:themeColor="text1"/>
        </w:rPr>
        <w:t xml:space="preserve">and </w:t>
      </w:r>
      <w:r>
        <w:rPr>
          <w:rFonts w:eastAsia="Aptos" w:cs="Aptos"/>
          <w:b/>
          <w:bCs/>
          <w:color w:val="000000" w:themeColor="text1"/>
        </w:rPr>
        <w:t xml:space="preserve">apt install sudo </w:t>
      </w:r>
      <w:r>
        <w:rPr>
          <w:rFonts w:eastAsia="Aptos" w:cs="Aptos"/>
          <w:color w:val="000000" w:themeColor="text1"/>
        </w:rPr>
        <w:t>commands.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ascii="新細明體" w:hAnsi="新細明體" w:cs="Aptos" w:asciiTheme="minorEastAsia" w:hAnsiTheme="minorEastAsia"/>
          <w:color w:val="0F4761" w:themeColor="accent1" w:themeShade="bf"/>
          <w:sz w:val="28"/>
          <w:szCs w:val="28"/>
        </w:rPr>
        <w:t xml:space="preserve">  </w:t>
      </w:r>
      <w:r>
        <w:rPr>
          <w:rFonts w:eastAsia="Aptos" w:cs="Aptos"/>
          <w:color w:val="0F4761" w:themeColor="accent1" w:themeShade="bf"/>
          <w:sz w:val="28"/>
          <w:szCs w:val="28"/>
        </w:rPr>
        <w:t>2. Create User Groups:</w:t>
      </w:r>
    </w:p>
    <w:p>
      <w:pPr>
        <w:pStyle w:val="ListParagraph"/>
        <w:widowControl/>
        <w:numPr>
          <w:ilvl w:val="1"/>
          <w:numId w:val="265"/>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Create groups corresponding to different roles.</w:t>
      </w:r>
    </w:p>
    <w:p>
      <w:pPr>
        <w:pStyle w:val="ListParagraph"/>
        <w:widowControl/>
        <w:numPr>
          <w:ilvl w:val="1"/>
          <w:numId w:val="265"/>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rPr>
        <w:t>Create the groups by using</w:t>
      </w:r>
      <w:r>
        <w:rPr>
          <w:rFonts w:eastAsia="Aptos" w:cs="Aptos"/>
          <w:b/>
          <w:bCs/>
          <w:color w:val="000000" w:themeColor="text1"/>
        </w:rPr>
        <w:t xml:space="preserve"> groupadd admin, groupadd operator groupadd viewer </w:t>
      </w:r>
      <w:r>
        <w:rPr>
          <w:rFonts w:eastAsia="Aptos" w:cs="Aptos"/>
          <w:color w:val="000000" w:themeColor="text1"/>
        </w:rPr>
        <w:t xml:space="preserve">commands with </w:t>
      </w:r>
      <w:r>
        <w:rPr>
          <w:rFonts w:eastAsia="Aptos" w:cs="Aptos"/>
          <w:b/>
          <w:bCs/>
          <w:color w:val="000000" w:themeColor="text1"/>
        </w:rPr>
        <w:t>sudo</w:t>
      </w:r>
      <w:r>
        <w:rPr>
          <w:rFonts w:eastAsia="Aptos" w:cs="Aptos"/>
          <w:color w:val="000000" w:themeColor="text1"/>
        </w:rPr>
        <w:t xml:space="preserve"> privileges.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ascii="新細明體" w:hAnsi="新細明體" w:cs="Aptos" w:asciiTheme="minorEastAsia" w:hAnsiTheme="minorEastAsia"/>
          <w:color w:val="0F4761" w:themeColor="accent1" w:themeShade="bf"/>
          <w:sz w:val="28"/>
          <w:szCs w:val="28"/>
        </w:rPr>
        <w:t xml:space="preserve">  </w:t>
      </w:r>
      <w:r>
        <w:rPr>
          <w:rFonts w:eastAsia="Aptos" w:cs="Aptos"/>
          <w:color w:val="0F4761" w:themeColor="accent1" w:themeShade="bf"/>
          <w:sz w:val="28"/>
          <w:szCs w:val="28"/>
        </w:rPr>
        <w:t>3. Assign Users to Groups:</w:t>
      </w:r>
    </w:p>
    <w:p>
      <w:pPr>
        <w:pStyle w:val="ListParagraph"/>
        <w:widowControl/>
        <w:numPr>
          <w:ilvl w:val="1"/>
          <w:numId w:val="264"/>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Add users to the appropriate groups based on their responsibilities.</w:t>
      </w:r>
    </w:p>
    <w:p>
      <w:pPr>
        <w:pStyle w:val="ListParagraph"/>
        <w:widowControl/>
        <w:numPr>
          <w:ilvl w:val="1"/>
          <w:numId w:val="264"/>
        </w:numPr>
        <w:shd w:val="clear" w:color="auto" w:fill="FFFFFF" w:themeFill="background1"/>
        <w:spacing w:lineRule="auto" w:line="259" w:before="240" w:after="240"/>
        <w:contextualSpacing/>
        <w:rPr>
          <w:rFonts w:ascii="Aptos" w:hAnsi="Aptos" w:eastAsia="Aptos" w:cs="Aptos"/>
          <w:b/>
          <w:b/>
          <w:bCs/>
          <w:color w:val="000000" w:themeColor="text1"/>
        </w:rPr>
      </w:pPr>
      <w:r>
        <w:rPr>
          <w:rFonts w:eastAsia="Aptos" w:cs="Aptos"/>
          <w:color w:val="000000" w:themeColor="text1"/>
        </w:rPr>
        <w:t xml:space="preserve">Add the users to appropriate groups by using </w:t>
      </w:r>
      <w:r>
        <w:rPr>
          <w:rFonts w:eastAsia="Aptos" w:cs="Aptos"/>
          <w:b/>
          <w:bCs/>
          <w:color w:val="000000" w:themeColor="text1"/>
        </w:rPr>
        <w:t xml:space="preserve">usermod -aG admin user1, usermod -aG operator user2 </w:t>
      </w:r>
      <w:r>
        <w:rPr>
          <w:rFonts w:eastAsia="Aptos" w:cs="Aptos"/>
          <w:color w:val="000000" w:themeColor="text1"/>
        </w:rPr>
        <w:t xml:space="preserve">and </w:t>
      </w:r>
      <w:r>
        <w:rPr>
          <w:rFonts w:eastAsia="Aptos" w:cs="Aptos"/>
          <w:b/>
          <w:bCs/>
          <w:color w:val="000000" w:themeColor="text1"/>
        </w:rPr>
        <w:t xml:space="preserve">usermod -aG viewer user3 </w:t>
      </w:r>
      <w:r>
        <w:rPr>
          <w:rFonts w:eastAsia="Aptos" w:cs="Aptos"/>
          <w:color w:val="000000" w:themeColor="text1"/>
        </w:rPr>
        <w:t>with sudo privileges.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ascii="新細明體" w:hAnsi="新細明體" w:cs="Aptos" w:asciiTheme="minorEastAsia" w:hAnsiTheme="minorEastAsia"/>
          <w:color w:val="0F4761" w:themeColor="accent1" w:themeShade="bf"/>
          <w:sz w:val="28"/>
          <w:szCs w:val="28"/>
        </w:rPr>
        <w:t xml:space="preserve">  </w:t>
      </w:r>
      <w:r>
        <w:rPr>
          <w:rFonts w:eastAsia="Aptos" w:cs="Aptos"/>
          <w:color w:val="0F4761" w:themeColor="accent1" w:themeShade="bf"/>
          <w:sz w:val="28"/>
          <w:szCs w:val="28"/>
        </w:rPr>
        <w:t>4. Configure File Permissions:</w:t>
      </w:r>
    </w:p>
    <w:p>
      <w:pPr>
        <w:pStyle w:val="ListParagraph"/>
        <w:widowControl/>
        <w:numPr>
          <w:ilvl w:val="1"/>
          <w:numId w:val="263"/>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 xml:space="preserve">Set file permissions to ensure that only users with the appropriate roles can access or modify certain files by using </w:t>
      </w:r>
    </w:p>
    <w:p>
      <w:pPr>
        <w:pStyle w:val="ListParagraph"/>
        <w:widowControl/>
        <w:shd w:val="clear" w:color="auto" w:fill="FFFFFF" w:themeFill="background1"/>
        <w:spacing w:lineRule="auto" w:line="259" w:before="240" w:after="240"/>
        <w:contextualSpacing/>
        <w:rPr>
          <w:rFonts w:ascii="Aptos" w:hAnsi="Aptos" w:eastAsia="Aptos" w:cs="Aptos"/>
          <w:color w:val="000000" w:themeColor="text1"/>
          <w:lang w:val="fr-FR"/>
        </w:rPr>
      </w:pPr>
      <w:r>
        <w:rPr>
          <w:rFonts w:ascii="Aptos" w:hAnsi="Aptos" w:cs="Aptos" w:eastAsia="Aptos"/>
          <w:b/>
          <w:bCs/>
          <w:color w:val="000000" w:themeColor="text1"/>
        </w:rPr>
        <w:t xml:space="preserve">            </w:t>
      </w:r>
      <w:r>
        <w:rPr>
          <w:rFonts w:eastAsia="Aptos" w:cs="Aptos"/>
          <w:b/>
          <w:bCs/>
          <w:color w:val="000000" w:themeColor="text1"/>
          <w:lang w:val="fr-FR"/>
        </w:rPr>
        <w:t>chown root:admin /etc/important_file,</w:t>
      </w:r>
    </w:p>
    <w:p>
      <w:pPr>
        <w:pStyle w:val="ListParagraph"/>
        <w:widowControl/>
        <w:shd w:val="clear" w:color="auto" w:fill="FFFFFF" w:themeFill="background1"/>
        <w:spacing w:lineRule="auto" w:line="259" w:before="240" w:after="240"/>
        <w:contextualSpacing/>
        <w:rPr>
          <w:rFonts w:ascii="Aptos" w:hAnsi="Aptos" w:eastAsia="Aptos" w:cs="Aptos"/>
          <w:color w:val="000000" w:themeColor="text1"/>
        </w:rPr>
      </w:pPr>
      <w:r>
        <w:rPr>
          <w:rFonts w:ascii="Aptos" w:hAnsi="Aptos" w:cs="Aptos" w:eastAsia="Aptos"/>
          <w:b/>
          <w:bCs/>
          <w:color w:val="000000" w:themeColor="text1"/>
          <w:lang w:val="fr-FR"/>
        </w:rPr>
        <w:t xml:space="preserve">            </w:t>
      </w:r>
      <w:r>
        <w:rPr>
          <w:rFonts w:eastAsia="Aptos" w:cs="Aptos"/>
          <w:b/>
          <w:bCs/>
          <w:color w:val="000000" w:themeColor="text1"/>
        </w:rPr>
        <w:t>chmod 770 /etc/important_file,</w:t>
      </w:r>
    </w:p>
    <w:p>
      <w:pPr>
        <w:pStyle w:val="ListParagraph"/>
        <w:widowControl/>
        <w:shd w:val="clear" w:color="auto" w:fill="FFFFFF" w:themeFill="background1"/>
        <w:spacing w:lineRule="auto" w:line="259" w:before="240" w:after="240"/>
        <w:contextualSpacing/>
        <w:rPr>
          <w:rFonts w:ascii="Aptos" w:hAnsi="Aptos" w:eastAsia="Aptos" w:cs="Aptos"/>
          <w:color w:val="000000" w:themeColor="text1"/>
        </w:rPr>
      </w:pPr>
      <w:r>
        <w:rPr>
          <w:rFonts w:ascii="Aptos" w:hAnsi="Aptos" w:cs="Aptos" w:eastAsia="Aptos"/>
          <w:b/>
          <w:bCs/>
          <w:color w:val="000000" w:themeColor="text1"/>
        </w:rPr>
        <w:t xml:space="preserve">            </w:t>
      </w:r>
      <w:r>
        <w:rPr>
          <w:rFonts w:eastAsia="Aptos" w:cs="Aptos"/>
          <w:b/>
          <w:bCs/>
          <w:color w:val="000000" w:themeColor="text1"/>
        </w:rPr>
        <w:t>chown root:operator /var/log/operation.log,</w:t>
      </w:r>
    </w:p>
    <w:p>
      <w:pPr>
        <w:pStyle w:val="ListParagraph"/>
        <w:widowControl/>
        <w:shd w:val="clear" w:color="auto" w:fill="FFFFFF" w:themeFill="background1"/>
        <w:spacing w:lineRule="auto" w:line="259" w:before="240" w:after="240"/>
        <w:contextualSpacing/>
        <w:rPr>
          <w:rFonts w:ascii="Aptos" w:hAnsi="Aptos" w:eastAsia="Aptos" w:cs="Aptos"/>
          <w:color w:val="000000" w:themeColor="text1"/>
        </w:rPr>
      </w:pPr>
      <w:r>
        <w:rPr>
          <w:rFonts w:ascii="Aptos" w:hAnsi="Aptos" w:cs="Aptos" w:eastAsia="Aptos"/>
          <w:b/>
          <w:bCs/>
          <w:color w:val="000000" w:themeColor="text1"/>
        </w:rPr>
        <w:t xml:space="preserve">            </w:t>
      </w:r>
      <w:r>
        <w:rPr>
          <w:rFonts w:eastAsia="Aptos" w:cs="Aptos"/>
          <w:b/>
          <w:bCs/>
          <w:color w:val="000000" w:themeColor="text1"/>
        </w:rPr>
        <w:t>chmod 750 /var/log/operation.log,</w:t>
      </w:r>
    </w:p>
    <w:p>
      <w:pPr>
        <w:pStyle w:val="ListParagraph"/>
        <w:widowControl/>
        <w:shd w:val="clear" w:color="auto" w:fill="FFFFFF" w:themeFill="background1"/>
        <w:spacing w:lineRule="auto" w:line="259" w:before="240" w:after="240"/>
        <w:contextualSpacing/>
        <w:jc w:val="center"/>
        <w:rPr>
          <w:rFonts w:ascii="Aptos" w:hAnsi="Aptos" w:eastAsia="Aptos" w:cs="Aptos"/>
          <w:color w:val="000000" w:themeColor="text1"/>
        </w:rPr>
      </w:pPr>
      <w:r>
        <w:rPr>
          <w:rFonts w:ascii="Aptos" w:hAnsi="Aptos" w:cs="Aptos" w:eastAsia="Aptos"/>
          <w:b/>
          <w:bCs/>
          <w:color w:val="000000" w:themeColor="text1"/>
        </w:rPr>
        <w:t xml:space="preserve">         </w:t>
      </w:r>
      <w:r>
        <w:rPr>
          <w:rFonts w:eastAsia="Aptos" w:cs="Aptos"/>
          <w:b/>
          <w:bCs/>
          <w:color w:val="000000" w:themeColor="text1"/>
        </w:rPr>
        <w:t xml:space="preserve">chown root: viewer /usr/local/share/view_only,chmod 740,      /usr/local/share/view_only </w:t>
      </w:r>
      <w:r>
        <w:rPr>
          <w:rFonts w:eastAsia="Aptos" w:cs="Aptos"/>
          <w:color w:val="000000" w:themeColor="text1"/>
        </w:rPr>
        <w:t xml:space="preserve">commands with </w:t>
      </w:r>
      <w:r>
        <w:rPr>
          <w:rFonts w:eastAsia="Aptos" w:cs="Aptos"/>
          <w:b/>
          <w:bCs/>
          <w:color w:val="000000" w:themeColor="text1"/>
        </w:rPr>
        <w:t xml:space="preserve">sudo </w:t>
      </w:r>
      <w:r>
        <w:rPr>
          <w:rFonts w:eastAsia="Aptos" w:cs="Aptos"/>
          <w:color w:val="000000" w:themeColor="text1"/>
        </w:rPr>
        <w:t>privileges.</w:t>
      </w:r>
    </w:p>
    <w:p>
      <w:pPr>
        <w:pStyle w:val="Normal"/>
        <w:widowControl/>
        <w:shd w:val="clear" w:color="auto" w:fill="FFFFFF" w:themeFill="background1"/>
        <w:spacing w:lineRule="auto" w:line="259" w:before="240" w:after="240"/>
        <w:rPr>
          <w:rFonts w:ascii="Aptos" w:hAnsi="Aptos" w:eastAsia="Aptos" w:cs="Aptos"/>
          <w:color w:val="000000" w:themeColor="text1"/>
          <w:sz w:val="28"/>
          <w:szCs w:val="28"/>
        </w:rPr>
      </w:pPr>
      <w:r>
        <w:rPr>
          <w:rFonts w:eastAsia="Aptos" w:cs="Aptos"/>
          <w:color w:val="0F4761" w:themeColor="accent1" w:themeShade="bf"/>
          <w:sz w:val="28"/>
          <w:szCs w:val="28"/>
        </w:rPr>
        <w:t>5. Sudoers Configuration:</w:t>
      </w:r>
      <w:r>
        <w:rPr>
          <w:rFonts w:eastAsia="Aptos" w:cs="Aptos"/>
          <w:color w:val="000000" w:themeColor="text1"/>
          <w:sz w:val="28"/>
          <w:szCs w:val="28"/>
        </w:rPr>
        <w:t xml:space="preserve"> </w:t>
      </w:r>
    </w:p>
    <w:p>
      <w:pPr>
        <w:pStyle w:val="ListParagraph"/>
        <w:widowControl/>
        <w:numPr>
          <w:ilvl w:val="1"/>
          <w:numId w:val="262"/>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 xml:space="preserve">Edit the </w:t>
      </w:r>
      <w:r>
        <w:rPr>
          <w:rFonts w:eastAsia="Aptos" w:cs="Aptos"/>
          <w:b/>
          <w:bCs/>
          <w:color w:val="000000" w:themeColor="text1"/>
        </w:rPr>
        <w:t>/etc/sudoers</w:t>
      </w:r>
      <w:r>
        <w:rPr>
          <w:rFonts w:eastAsia="Aptos" w:cs="Aptos"/>
          <w:color w:val="000000" w:themeColor="text1"/>
        </w:rPr>
        <w:t xml:space="preserve"> file to define what commands can be run by users in each group by using </w:t>
      </w:r>
      <w:r>
        <w:rPr>
          <w:rFonts w:eastAsia="Aptos" w:cs="Aptos"/>
          <w:b/>
          <w:bCs/>
          <w:color w:val="000000" w:themeColor="text1"/>
        </w:rPr>
        <w:t xml:space="preserve">sudo visudo </w:t>
      </w:r>
      <w:r>
        <w:rPr>
          <w:rFonts w:eastAsia="Aptos" w:cs="Aptos"/>
          <w:color w:val="000000" w:themeColor="text1"/>
        </w:rPr>
        <w:t>command</w:t>
      </w:r>
    </w:p>
    <w:p>
      <w:pPr>
        <w:pStyle w:val="ListParagraph"/>
        <w:widowControl/>
        <w:numPr>
          <w:ilvl w:val="1"/>
          <w:numId w:val="262"/>
        </w:numPr>
        <w:shd w:val="clear" w:color="auto" w:fill="FFFFFF" w:themeFill="background1"/>
        <w:spacing w:lineRule="auto" w:line="259" w:before="240" w:after="240"/>
        <w:contextualSpacing/>
        <w:rPr>
          <w:rFonts w:ascii="Aptos" w:hAnsi="Aptos" w:eastAsia="Aptos" w:cs="Aptos"/>
          <w:color w:val="000000" w:themeColor="text1"/>
        </w:rPr>
      </w:pPr>
      <w:r>
        <w:rPr>
          <w:rFonts w:ascii="Aptos" w:hAnsi="Aptos" w:cs="Aptos" w:eastAsia="Aptos"/>
          <w:color w:val="000000" w:themeColor="text1"/>
        </w:rPr>
        <w:t xml:space="preserve"> </w:t>
      </w:r>
      <w:r>
        <w:rPr>
          <w:rFonts w:eastAsia="Aptos" w:cs="Aptos"/>
          <w:color w:val="000000" w:themeColor="text1"/>
        </w:rPr>
        <w:t>Add the following lines to set permissions:</w:t>
      </w:r>
    </w:p>
    <w:p>
      <w:pPr>
        <w:pStyle w:val="Normal"/>
        <w:widowControl/>
        <w:shd w:val="clear" w:color="auto" w:fill="FFFFFF" w:themeFill="background1"/>
        <w:spacing w:lineRule="auto" w:line="259" w:before="0" w:after="0"/>
        <w:rPr>
          <w:rFonts w:ascii="Consolas" w:hAnsi="Consolas" w:cs="Consolas"/>
          <w:color w:val="000000" w:themeColor="text1"/>
        </w:rPr>
      </w:pPr>
      <w:r>
        <w:rPr>
          <w:rFonts w:ascii="Aptos" w:hAnsi="Aptos" w:cs="Aptos" w:eastAsia="Aptos"/>
          <w:b/>
          <w:bCs/>
          <w:color w:val="000000" w:themeColor="text1"/>
        </w:rPr>
        <w:t xml:space="preserve">                        </w:t>
      </w:r>
      <w:r>
        <w:rPr>
          <w:b/>
          <w:bCs/>
          <w:color w:val="000000" w:themeColor="text1"/>
        </w:rPr>
        <w:t>%admin ALL=(ALL) ALL</w:t>
      </w:r>
      <w:r>
        <w:rPr/>
        <w:br/>
      </w:r>
      <w:r>
        <w:rPr>
          <w:b/>
          <w:bCs/>
          <w:color w:val="000000" w:themeColor="text1"/>
        </w:rPr>
        <w:t xml:space="preserve">                        %operator ALL=NOPASSWD: /usr/bin/systemctl</w:t>
      </w:r>
      <w:r>
        <w:rPr/>
        <w:br/>
      </w:r>
      <w:r>
        <w:rPr>
          <w:b/>
          <w:bCs/>
          <w:color w:val="000000" w:themeColor="text1"/>
        </w:rPr>
        <w:t xml:space="preserve">                       %viewer ALL=NOPASSWD: /bin/cat</w:t>
      </w:r>
    </w:p>
    <w:p>
      <w:pPr>
        <w:pStyle w:val="2"/>
        <w:rPr>
          <w:rFonts w:ascii="Aptos" w:hAnsi="Aptos" w:asciiTheme="minorHAnsi" w:hAnsiTheme="minorHAnsi"/>
          <w:sz w:val="18"/>
          <w:szCs w:val="18"/>
        </w:rPr>
      </w:pPr>
      <w:bookmarkStart w:id="55" w:name="_Toc207723208"/>
      <w:r>
        <w:rPr>
          <w:rFonts w:ascii="Aptos" w:hAnsi="Aptos" w:asciiTheme="minorHAnsi" w:hAnsiTheme="minorHAnsi"/>
        </w:rPr>
        <w:t>CR 2.1 (1) – Authorization enforcement for all users (humans, software processes and devices)</w:t>
      </w:r>
      <w:bookmarkEnd w:id="55"/>
      <w:r>
        <w:rPr>
          <w:rFonts w:ascii="Aptos" w:hAnsi="Aptos" w:asciiTheme="minorHAnsi" w:hAnsiTheme="minorHAnsi"/>
        </w:rPr>
        <w:t> </w:t>
      </w:r>
    </w:p>
    <w:p>
      <w:pPr>
        <w:pStyle w:val="Normal"/>
        <w:spacing w:lineRule="auto" w:line="240" w:before="0" w:after="0"/>
        <w:jc w:val="both"/>
        <w:rPr>
          <w:rFonts w:ascii="Aptos" w:hAnsi="Aptos" w:eastAsia="Aptos" w:cs="Aptos"/>
        </w:rPr>
      </w:pPr>
      <w:r>
        <w:rPr>
          <w:rFonts w:eastAsia="Aptos" w:cs="Aptos"/>
          <w:b/>
          <w:bCs/>
        </w:rPr>
        <w:t>Authorization enforcement for all users (humans, software processes, and devices)</w:t>
      </w:r>
      <w:r>
        <w:rPr>
          <w:rFonts w:eastAsia="Aptos" w:cs="Aptos"/>
        </w:rPr>
        <w:t>: A mechanism that ensures access is granted based on assigned responsibilities and the principle of least privilege, using built-in functions of the Ubuntu 22.04 LTS operating system.</w:t>
      </w:r>
    </w:p>
    <w:p>
      <w:pPr>
        <w:pStyle w:val="3"/>
        <w:rPr>
          <w:rFonts w:ascii="Aptos" w:hAnsi="Aptos" w:eastAsia="Aptos" w:cs="Aptos"/>
        </w:rPr>
      </w:pPr>
      <w:bookmarkStart w:id="56" w:name="_Toc207723209"/>
      <w:r>
        <w:rPr>
          <w:rFonts w:eastAsia="Aptos" w:cs="Aptos"/>
        </w:rPr>
        <w:t>Statement</w:t>
      </w:r>
      <w:bookmarkEnd w:id="56"/>
    </w:p>
    <w:p>
      <w:pPr>
        <w:pStyle w:val="Normal"/>
        <w:jc w:val="both"/>
        <w:rPr>
          <w:rFonts w:ascii="Aptos" w:hAnsi="Aptos" w:eastAsia="Aptos" w:cs="Aptos"/>
        </w:rPr>
      </w:pPr>
      <w:r>
        <w:rPr>
          <w:rFonts w:eastAsia="Aptos" w:cs="Aptos"/>
        </w:rPr>
        <w:t>To comply with the IEC 62443 4-2 CR 2.1 Authorization enforcement for all users (humans, software processes, and devices) using the Ubuntu 22.04 LTS operating system, built-in functions are utilized to provide a robust and efficient authorization enforcement mechanism based on assigned responsibilities and least privilege.</w:t>
      </w:r>
    </w:p>
    <w:p>
      <w:pPr>
        <w:pStyle w:val="3"/>
        <w:widowControl/>
        <w:rPr>
          <w:rFonts w:ascii="Aptos" w:hAnsi="Aptos" w:eastAsia="Aptos" w:cs="Aptos"/>
          <w:sz w:val="24"/>
          <w:szCs w:val="24"/>
        </w:rPr>
      </w:pPr>
      <w:bookmarkStart w:id="57" w:name="_Toc207723210"/>
      <w:r>
        <w:rPr>
          <w:rFonts w:eastAsia="Aptos" w:cs="Aptos"/>
        </w:rPr>
        <w:t>Evidence</w:t>
      </w:r>
      <w:bookmarkEnd w:id="57"/>
    </w:p>
    <w:p>
      <w:pPr>
        <w:pStyle w:val="Normal"/>
        <w:widowControl/>
        <w:rPr/>
      </w:pPr>
      <w:r>
        <w:rPr/>
        <w:t xml:space="preserve">The Ubuntu 22.04 LTS operating system includes various built-in tools and functionalities to support the enforcement of authorization mechanisms. These include user and group management tools, access control lists (ACLs), and role-based access control (RBAC) configurations.These tools help ensure that only identified and authenticated users can perform operations according to their defined roles and privileges.The default assigned responsibilities and least privilege settings are as follows:                                                                                                       </w:t>
      </w:r>
    </w:p>
    <w:p>
      <w:pPr>
        <w:pStyle w:val="Normal"/>
        <w:widowControl/>
        <w:spacing w:lineRule="auto" w:line="240" w:beforeAutospacing="1" w:afterAutospacing="1"/>
        <w:ind w:left="360" w:hanging="0"/>
        <w:jc w:val="both"/>
        <w:rPr>
          <w:color w:val="000000" w:themeColor="text1"/>
        </w:rPr>
      </w:pPr>
      <w:r>
        <w:rPr>
          <w:b/>
          <w:bCs/>
          <w:color w:val="000000" w:themeColor="text1"/>
        </w:rPr>
        <w:t>Regular user Accounts</w:t>
      </w:r>
      <w:r>
        <w:rPr>
          <w:color w:val="000000" w:themeColor="text1"/>
        </w:rPr>
        <w:t>: Regular user accounts can use most software and change system settings that don't affect other users or the security of the PC.</w:t>
      </w:r>
    </w:p>
    <w:p>
      <w:pPr>
        <w:pStyle w:val="Normal"/>
        <w:widowControl/>
        <w:shd w:val="clear" w:color="auto" w:fill="FFFFFF" w:themeFill="background1"/>
        <w:spacing w:lineRule="auto" w:line="240" w:beforeAutospacing="1" w:afterAutospacing="1"/>
        <w:ind w:left="360" w:hanging="0"/>
        <w:jc w:val="both"/>
        <w:rPr/>
      </w:pPr>
      <w:r>
        <w:rPr>
          <w:b/>
          <w:bCs/>
          <w:color w:val="000000" w:themeColor="text1"/>
        </w:rPr>
        <w:t>SUDO</w:t>
      </w:r>
      <w:r>
        <w:rPr>
          <w:color w:val="000000" w:themeColor="text1"/>
        </w:rPr>
        <w:t xml:space="preserve">:In Ubuntu 22.04 LTS User account control (UAC) </w:t>
      </w:r>
      <w:r>
        <w:rPr/>
        <w:t xml:space="preserve">equivalent notifications are managed using </w:t>
      </w:r>
      <w:r>
        <w:rPr>
          <w:b/>
          <w:bCs/>
        </w:rPr>
        <w:t xml:space="preserve">Sudo </w:t>
      </w:r>
      <w:r>
        <w:rPr/>
        <w:t>Authentication.</w:t>
      </w:r>
    </w:p>
    <w:p>
      <w:pPr>
        <w:pStyle w:val="ListParagraph"/>
        <w:widowControl/>
        <w:numPr>
          <w:ilvl w:val="1"/>
          <w:numId w:val="184"/>
        </w:numPr>
        <w:shd w:val="clear" w:color="auto" w:fill="FFFFFF" w:themeFill="background1"/>
        <w:spacing w:lineRule="auto" w:line="240" w:beforeAutospacing="1" w:after="0"/>
        <w:contextualSpacing/>
        <w:jc w:val="both"/>
        <w:rPr>
          <w:rFonts w:ascii="Aptos" w:hAnsi="Aptos" w:eastAsia="Aptos" w:cs="Aptos"/>
        </w:rPr>
      </w:pPr>
      <w:r>
        <w:rPr>
          <w:rFonts w:eastAsia="Aptos" w:cs="Aptos"/>
        </w:rPr>
        <w:t>When you perform an action that requires elevated privileges (e.g., installing software, changing system settings), Ubuntu prompts you for your password. This is like the UAC prompt in Windows.</w:t>
      </w:r>
    </w:p>
    <w:p>
      <w:pPr>
        <w:pStyle w:val="ListParagraph"/>
        <w:widowControl/>
        <w:numPr>
          <w:ilvl w:val="1"/>
          <w:numId w:val="184"/>
        </w:numPr>
        <w:shd w:val="clear" w:color="auto" w:fill="FFFFFF" w:themeFill="background1"/>
        <w:spacing w:lineRule="auto" w:line="240" w:before="0" w:afterAutospacing="1"/>
        <w:contextualSpacing/>
        <w:jc w:val="both"/>
        <w:rPr>
          <w:rFonts w:ascii="Aptos" w:hAnsi="Aptos" w:eastAsia="Aptos" w:cs="Aptos"/>
        </w:rPr>
      </w:pPr>
      <w:r>
        <w:rPr>
          <w:rFonts w:eastAsia="Aptos" w:cs="Aptos"/>
        </w:rPr>
        <w:t xml:space="preserve">This prompt appears for actions executed through both the command line (using </w:t>
      </w:r>
      <w:r>
        <w:rPr>
          <w:rFonts w:eastAsia="Aptos" w:cs="Aptos"/>
          <w:b/>
          <w:bCs/>
        </w:rPr>
        <w:t>sudo</w:t>
      </w:r>
      <w:r>
        <w:rPr>
          <w:rFonts w:eastAsia="Aptos" w:cs="Aptos"/>
        </w:rPr>
        <w:t>) and the graphical interface (when using applications like Software Updater or System Settings).</w:t>
      </w:r>
    </w:p>
    <w:p>
      <w:pPr>
        <w:pStyle w:val="2"/>
        <w:widowControl/>
        <w:rPr>
          <w:color w:val="0E2740"/>
          <w:sz w:val="32"/>
          <w:szCs w:val="32"/>
        </w:rPr>
      </w:pPr>
      <w:bookmarkStart w:id="58" w:name="_Toc207723211"/>
      <w:r>
        <w:rPr>
          <w:sz w:val="32"/>
          <w:szCs w:val="32"/>
        </w:rPr>
        <w:t>Detailed Setting Steps:</w:t>
      </w:r>
      <w:bookmarkEnd w:id="58"/>
    </w:p>
    <w:p>
      <w:pPr>
        <w:pStyle w:val="Normal"/>
        <w:spacing w:before="240" w:after="240"/>
        <w:rPr>
          <w:rFonts w:ascii="Aptos" w:hAnsi="Aptos" w:eastAsia="Aptos" w:cs="Aptos"/>
        </w:rPr>
      </w:pPr>
      <w:r>
        <w:rPr>
          <w:rFonts w:eastAsia="Aptos" w:cs="Aptos"/>
        </w:rPr>
        <w:t>we are looking for a way to fine-tune this behavior without installing additional tools, we can consider the following:</w:t>
      </w:r>
    </w:p>
    <w:p>
      <w:pPr>
        <w:pStyle w:val="Normal"/>
        <w:spacing w:before="240" w:after="240"/>
        <w:rPr>
          <w:color w:val="0F4761" w:themeColor="accent1" w:themeShade="bf"/>
          <w:sz w:val="28"/>
          <w:szCs w:val="28"/>
        </w:rPr>
      </w:pPr>
      <w:r>
        <w:rPr>
          <w:color w:val="0F4761" w:themeColor="accent1" w:themeShade="bf"/>
          <w:sz w:val="28"/>
          <w:szCs w:val="28"/>
        </w:rPr>
        <w:t>1. Modifying sudo Timeout</w:t>
      </w:r>
    </w:p>
    <w:p>
      <w:pPr>
        <w:pStyle w:val="Normal"/>
        <w:rPr/>
      </w:pPr>
      <w:r>
        <w:rPr/>
        <w:t xml:space="preserve"> </w:t>
      </w:r>
      <w:r>
        <w:rPr/>
        <w:t>By default, once we authenticate with sudo, the authentication lasts for 15 minutes. we can adjust this timeout period.</w:t>
      </w:r>
    </w:p>
    <w:p>
      <w:pPr>
        <w:pStyle w:val="ListParagraph"/>
        <w:numPr>
          <w:ilvl w:val="0"/>
          <w:numId w:val="183"/>
        </w:numPr>
        <w:spacing w:before="0" w:after="0"/>
        <w:contextualSpacing/>
        <w:rPr/>
      </w:pPr>
      <w:r>
        <w:rPr/>
        <w:t>To change the timeout, we can edit the</w:t>
      </w:r>
      <w:r>
        <w:rPr>
          <w:b/>
          <w:bCs/>
        </w:rPr>
        <w:t xml:space="preserve"> sudoers</w:t>
      </w:r>
      <w:r>
        <w:rPr/>
        <w:t xml:space="preserve"> file:</w:t>
      </w:r>
    </w:p>
    <w:p>
      <w:pPr>
        <w:pStyle w:val="Normal"/>
        <w:spacing w:before="0" w:after="0"/>
        <w:rPr/>
      </w:pPr>
      <w:r>
        <w:rPr>
          <w:b/>
          <w:bCs/>
        </w:rPr>
        <w:t xml:space="preserve">             </w:t>
      </w:r>
      <w:r>
        <w:rPr/>
        <w:t xml:space="preserve"> </w:t>
      </w:r>
      <w:r>
        <w:rPr/>
        <w:t xml:space="preserve">open the file by using </w:t>
      </w:r>
      <w:r>
        <w:rPr>
          <w:b/>
          <w:bCs/>
        </w:rPr>
        <w:t xml:space="preserve">sudo visudo </w:t>
      </w:r>
      <w:r>
        <w:rPr/>
        <w:t>command.</w:t>
        <w:br/>
        <w:t xml:space="preserve">            Add the following line to set the timeout (in minutes):</w:t>
      </w:r>
    </w:p>
    <w:p>
      <w:pPr>
        <w:pStyle w:val="Normal"/>
        <w:spacing w:before="0" w:after="0"/>
        <w:rPr>
          <w:b/>
          <w:b/>
          <w:bCs/>
        </w:rPr>
      </w:pPr>
      <w:r>
        <w:rPr>
          <w:b/>
          <w:bCs/>
        </w:rPr>
        <w:t xml:space="preserve">              </w:t>
      </w:r>
      <w:r>
        <w:rPr>
          <w:b/>
          <w:bCs/>
        </w:rPr>
        <w:t>Defaults timestamp_timeout=5</w:t>
      </w:r>
    </w:p>
    <w:p>
      <w:pPr>
        <w:pStyle w:val="Normal"/>
        <w:spacing w:before="0" w:after="0"/>
        <w:rPr>
          <w:b/>
          <w:b/>
          <w:bCs/>
        </w:rPr>
      </w:pPr>
      <w:r>
        <w:rPr>
          <w:b/>
          <w:bCs/>
        </w:rPr>
      </w:r>
    </w:p>
    <w:p>
      <w:pPr>
        <w:pStyle w:val="Norma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2.User and Group Management</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Add Users and Groups:</w:t>
      </w:r>
    </w:p>
    <w:p>
      <w:pPr>
        <w:pStyle w:val="Normal"/>
        <w:spacing w:lineRule="auto" w:line="259" w:before="0" w:after="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To add a new user:  </w:t>
      </w:r>
    </w:p>
    <w:p>
      <w:pPr>
        <w:pStyle w:val="ListParagraph"/>
        <w:numPr>
          <w:ilvl w:val="0"/>
          <w:numId w:val="202"/>
        </w:numPr>
        <w:spacing w:lineRule="auto" w:line="259" w:before="0" w:after="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Now add new user by using   </w:t>
      </w:r>
      <w:r>
        <w:rPr>
          <w:rFonts w:eastAsia="Aptos" w:cs="Aptos"/>
          <w:b/>
          <w:bCs/>
          <w:color w:val="000000" w:themeColor="text1"/>
          <w:lang w:val="en-IN"/>
        </w:rPr>
        <w:t xml:space="preserve">adduser newuser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priviliges</w:t>
      </w:r>
      <w:r>
        <w:rPr/>
        <w:br/>
      </w:r>
      <w:r>
        <w:rPr>
          <w:rFonts w:eastAsia="Aptos" w:cs="Aptos"/>
          <w:color w:val="000000" w:themeColor="text1"/>
          <w:lang w:val="en-IN"/>
        </w:rPr>
        <w:t>To add a new group:</w:t>
      </w:r>
    </w:p>
    <w:p>
      <w:pPr>
        <w:pStyle w:val="ListParagraph"/>
        <w:numPr>
          <w:ilvl w:val="0"/>
          <w:numId w:val="201"/>
        </w:numPr>
        <w:spacing w:lineRule="auto" w:line="259" w:before="0" w:after="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Now add a new group by using  </w:t>
      </w:r>
      <w:r>
        <w:rPr>
          <w:rFonts w:eastAsia="Aptos" w:cs="Aptos"/>
          <w:b/>
          <w:bCs/>
          <w:color w:val="000000" w:themeColor="text1"/>
          <w:lang w:val="en-IN"/>
        </w:rPr>
        <w:t xml:space="preserve">addgroup newgroup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priviliges.</w:t>
      </w:r>
    </w:p>
    <w:p>
      <w:pPr>
        <w:pStyle w:val="Normal"/>
        <w:spacing w:lineRule="auto" w:line="259" w:before="0" w:after="0"/>
        <w:rPr>
          <w:rFonts w:ascii="Aptos" w:hAnsi="Aptos" w:cs="Aptos"/>
          <w:color w:val="000000" w:themeColor="text1"/>
        </w:rPr>
      </w:pPr>
      <w:r>
        <w:rPr>
          <w:rFonts w:eastAsia="Aptos" w:cs="Aptos"/>
          <w:b/>
          <w:bCs/>
          <w:color w:val="000000" w:themeColor="text1"/>
          <w:lang w:val="en-IN"/>
        </w:rPr>
        <w:t>Assign Users to Groups:</w:t>
      </w:r>
    </w:p>
    <w:p>
      <w:pPr>
        <w:pStyle w:val="Normal"/>
        <w:spacing w:lineRule="auto" w:line="259" w:before="0" w:after="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To add a user to a group:</w:t>
      </w:r>
    </w:p>
    <w:p>
      <w:pPr>
        <w:pStyle w:val="ListParagraph"/>
        <w:numPr>
          <w:ilvl w:val="0"/>
          <w:numId w:val="200"/>
        </w:numPr>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Now assign the user to a group by using </w:t>
      </w:r>
      <w:r>
        <w:rPr>
          <w:rFonts w:eastAsia="Aptos" w:cs="Aptos"/>
          <w:b/>
          <w:bCs/>
          <w:color w:val="000000" w:themeColor="text1"/>
          <w:lang w:val="en-IN"/>
        </w:rPr>
        <w:t xml:space="preserve">usermod -aG groupname username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priviliges.</w:t>
      </w:r>
    </w:p>
    <w:p>
      <w:pPr>
        <w:pStyle w:val="Normal"/>
        <w:spacing w:lineRule="auto" w:line="259" w:before="0" w:after="0"/>
        <w:rPr>
          <w:rFonts w:ascii="Aptos" w:hAnsi="Aptos" w:eastAsia="Aptos" w:cs="Aptos"/>
          <w:color w:val="000000" w:themeColor="text1"/>
        </w:rPr>
      </w:pPr>
      <w:r>
        <w:rPr>
          <w:rFonts w:eastAsia="Aptos" w:cs="Aptos"/>
          <w:color w:val="000000" w:themeColor="text1"/>
        </w:rPr>
      </w:r>
    </w:p>
    <w:p>
      <w:pPr>
        <w:pStyle w:val="Norma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3.Configuring Access Control Lists (ACLs)</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Install ACL Package:</w:t>
      </w:r>
    </w:p>
    <w:p>
      <w:pPr>
        <w:pStyle w:val="ListParagraph"/>
        <w:numPr>
          <w:ilvl w:val="0"/>
          <w:numId w:val="199"/>
        </w:numPr>
        <w:spacing w:lineRule="auto" w:line="259" w:before="240" w:after="240"/>
        <w:contextualSpacing/>
        <w:rPr>
          <w:rFonts w:ascii="Aptos" w:hAnsi="Aptos" w:eastAsia="Aptos" w:cs="Aptos"/>
          <w:color w:val="000000" w:themeColor="text1"/>
        </w:rPr>
      </w:pPr>
      <w:r>
        <w:rPr>
          <w:rFonts w:eastAsia="Aptos" w:cs="Aptos"/>
          <w:color w:val="000000" w:themeColor="text1"/>
          <w:lang w:val="en-IN"/>
        </w:rPr>
        <w:t xml:space="preserve">Now install the ACL package by using </w:t>
      </w:r>
      <w:r>
        <w:rPr>
          <w:rFonts w:eastAsia="Aptos" w:cs="Aptos"/>
          <w:b/>
          <w:bCs/>
          <w:color w:val="000000" w:themeColor="text1"/>
          <w:lang w:val="en-IN"/>
        </w:rPr>
        <w:t xml:space="preserve">apt-get install acl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priviliges.</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Enable ACL on Filesystem:</w:t>
      </w:r>
    </w:p>
    <w:p>
      <w:pPr>
        <w:pStyle w:val="Normal"/>
        <w:spacing w:lineRule="auto" w:line="259" w:before="0" w:after="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Modify </w:t>
      </w:r>
      <w:r>
        <w:rPr>
          <w:rFonts w:eastAsia="Aptos" w:cs="Aptos"/>
          <w:b/>
          <w:bCs/>
          <w:color w:val="000000" w:themeColor="text1"/>
          <w:lang w:val="en-IN"/>
        </w:rPr>
        <w:t>/etc/fstab</w:t>
      </w:r>
      <w:r>
        <w:rPr>
          <w:rFonts w:eastAsia="Aptos" w:cs="Aptos"/>
          <w:color w:val="000000" w:themeColor="text1"/>
          <w:lang w:val="en-IN"/>
        </w:rPr>
        <w:t xml:space="preserve"> to include acl for the desired filesystem.</w:t>
      </w:r>
    </w:p>
    <w:p>
      <w:pPr>
        <w:pStyle w:val="Normal"/>
        <w:spacing w:lineRule="auto" w:line="259" w:before="0" w:after="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Remount the filesystem:</w:t>
      </w:r>
    </w:p>
    <w:p>
      <w:pPr>
        <w:pStyle w:val="ListParagraph"/>
        <w:numPr>
          <w:ilvl w:val="0"/>
          <w:numId w:val="198"/>
        </w:numPr>
        <w:spacing w:lineRule="auto" w:line="259" w:before="0" w:after="0"/>
        <w:contextualSpacing/>
        <w:rPr>
          <w:rFonts w:ascii="Aptos" w:hAnsi="Aptos" w:eastAsia="Aptos" w:cs="Aptos"/>
          <w:b/>
          <w:b/>
          <w:bCs/>
          <w:color w:val="000000" w:themeColor="text1"/>
        </w:rPr>
      </w:pPr>
      <w:r>
        <w:rPr>
          <w:rFonts w:eastAsia="Aptos" w:cs="Aptos"/>
          <w:color w:val="000000" w:themeColor="text1"/>
        </w:rPr>
        <w:t xml:space="preserve">Now remount the acl file system by using </w:t>
      </w:r>
      <w:r>
        <w:rPr>
          <w:rFonts w:eastAsia="Aptos" w:cs="Aptos"/>
          <w:b/>
          <w:bCs/>
          <w:color w:val="000000" w:themeColor="text1"/>
        </w:rPr>
        <w:t xml:space="preserve">mount -o remount,acl / </w:t>
      </w:r>
      <w:r>
        <w:rPr>
          <w:rFonts w:eastAsia="Aptos" w:cs="Aptos"/>
          <w:color w:val="000000" w:themeColor="text1"/>
        </w:rPr>
        <w:t xml:space="preserve">command with </w:t>
      </w:r>
      <w:r>
        <w:rPr>
          <w:rFonts w:eastAsia="Aptos" w:cs="Aptos"/>
          <w:b/>
          <w:bCs/>
          <w:color w:val="000000" w:themeColor="text1"/>
        </w:rPr>
        <w:t xml:space="preserve">sudo </w:t>
      </w:r>
      <w:r>
        <w:rPr>
          <w:rFonts w:eastAsia="Aptos" w:cs="Aptos"/>
          <w:color w:val="000000" w:themeColor="text1"/>
        </w:rPr>
        <w:t>priviliges.</w:t>
      </w:r>
      <w:r>
        <w:rPr>
          <w:rFonts w:eastAsia="Aptos" w:cs="Aptos"/>
          <w:b/>
          <w:bCs/>
          <w:color w:val="000000" w:themeColor="text1"/>
        </w:rPr>
        <w:t xml:space="preserve">  </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Set ACLs on Files and Directories:</w:t>
      </w:r>
    </w:p>
    <w:p>
      <w:pPr>
        <w:pStyle w:val="Normal"/>
        <w:spacing w:lineRule="auto" w:line="259" w:before="0" w:after="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To set ACLs:</w:t>
      </w:r>
    </w:p>
    <w:p>
      <w:pPr>
        <w:pStyle w:val="ListParagraph"/>
        <w:numPr>
          <w:ilvl w:val="0"/>
          <w:numId w:val="197"/>
        </w:numPr>
        <w:spacing w:lineRule="auto" w:line="259" w:before="0" w:after="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Now set ACLs on files and directories by using </w:t>
      </w:r>
      <w:r>
        <w:rPr>
          <w:rFonts w:eastAsia="Aptos" w:cs="Aptos"/>
          <w:b/>
          <w:bCs/>
          <w:color w:val="000000" w:themeColor="text1"/>
          <w:lang w:val="en-IN"/>
        </w:rPr>
        <w:t xml:space="preserve">setfacl -m u:username:rwx /path/to/directory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priviliges.</w:t>
      </w:r>
    </w:p>
    <w:p>
      <w:pPr>
        <w:pStyle w:val="ListParagraph"/>
        <w:spacing w:lineRule="auto" w:line="259" w:before="0" w:after="0"/>
        <w:contextualSpacing/>
        <w:rPr>
          <w:rFonts w:ascii="Aptos" w:hAnsi="Aptos" w:eastAsia="Aptos" w:cs="Aptos"/>
          <w:color w:val="000000" w:themeColor="text1"/>
        </w:rPr>
      </w:pPr>
      <w:r>
        <w:rPr>
          <w:rFonts w:eastAsia="Aptos" w:cs="Aptos"/>
          <w:color w:val="000000" w:themeColor="text1"/>
        </w:rPr>
      </w:r>
    </w:p>
    <w:p>
      <w:pPr>
        <w:pStyle w:val="Norma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4.Role-Based Access Control (RBAC)</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Define Roles and Permissions:</w:t>
      </w:r>
    </w:p>
    <w:p>
      <w:pPr>
        <w:pStyle w:val="ListParagraph"/>
        <w:numPr>
          <w:ilvl w:val="0"/>
          <w:numId w:val="205"/>
        </w:numPr>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Create a role definition file </w:t>
      </w:r>
      <w:r>
        <w:rPr>
          <w:rFonts w:eastAsia="Aptos" w:cs="Aptos"/>
          <w:b/>
          <w:bCs/>
          <w:color w:val="000000" w:themeColor="text1"/>
          <w:lang w:val="en-IN"/>
        </w:rPr>
        <w:t>(e.g., /etc/security/roles.conf)</w:t>
      </w:r>
      <w:r>
        <w:rPr>
          <w:rFonts w:eastAsia="Aptos" w:cs="Aptos"/>
          <w:color w:val="000000" w:themeColor="text1"/>
          <w:lang w:val="en-IN"/>
        </w:rPr>
        <w:t xml:space="preserve"> and define roles with associated permissions.</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Assign Roles to Users:</w:t>
      </w:r>
    </w:p>
    <w:p>
      <w:pPr>
        <w:pStyle w:val="ListParagraph"/>
        <w:numPr>
          <w:ilvl w:val="0"/>
          <w:numId w:val="204"/>
        </w:numPr>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Modify the role assignment file </w:t>
      </w:r>
      <w:r>
        <w:rPr>
          <w:rFonts w:eastAsia="Aptos" w:cs="Aptos"/>
          <w:b/>
          <w:bCs/>
          <w:color w:val="000000" w:themeColor="text1"/>
          <w:lang w:val="en-IN"/>
        </w:rPr>
        <w:t>(e.g., /etc/security/user_roles.conf)</w:t>
      </w:r>
      <w:r>
        <w:rPr>
          <w:rFonts w:eastAsia="Aptos" w:cs="Aptos"/>
          <w:color w:val="000000" w:themeColor="text1"/>
          <w:lang w:val="en-IN"/>
        </w:rPr>
        <w:t xml:space="preserve"> to map users to roles.</w:t>
      </w:r>
    </w:p>
    <w:p>
      <w:pPr>
        <w:pStyle w:val="ListParagraph"/>
        <w:spacing w:lineRule="auto" w:line="259" w:before="0" w:after="0"/>
        <w:contextualSpacing/>
        <w:rPr>
          <w:rFonts w:ascii="Aptos" w:hAnsi="Aptos" w:eastAsia="Aptos" w:cs="Aptos"/>
          <w:color w:val="000000" w:themeColor="text1"/>
        </w:rPr>
      </w:pPr>
      <w:r>
        <w:rPr>
          <w:rFonts w:eastAsia="Aptos" w:cs="Aptos"/>
          <w:color w:val="000000" w:themeColor="text1"/>
        </w:rPr>
      </w:r>
    </w:p>
    <w:p>
      <w:pPr>
        <w:pStyle w:val="Normal"/>
        <w:widowControl/>
        <w:shd w:val="clear" w:color="auto" w:fill="FFFFFF" w:themeFill="background1"/>
        <w:spacing w:lineRule="auto" w:line="259" w:beforeAutospacing="1" w:afterAutospacing="1"/>
        <w:rPr>
          <w:color w:val="0F4761" w:themeColor="accent1" w:themeShade="bf"/>
          <w:sz w:val="28"/>
          <w:szCs w:val="28"/>
        </w:rPr>
      </w:pPr>
      <w:r>
        <w:rPr>
          <w:color w:val="0F4761" w:themeColor="accent1" w:themeShade="bf"/>
          <w:sz w:val="28"/>
          <w:szCs w:val="28"/>
        </w:rPr>
        <w:t>5. Set device permissions to restrict access based on user roles and least privilege follow these steps below.</w:t>
      </w:r>
    </w:p>
    <w:p>
      <w:pPr>
        <w:pStyle w:val="Normal"/>
        <w:widowControl/>
        <w:shd w:val="clear" w:color="auto" w:fill="FFFFFF" w:themeFill="background1"/>
        <w:spacing w:lineRule="auto" w:line="259" w:beforeAutospacing="1" w:afterAutospacing="1"/>
        <w:rPr>
          <w:color w:val="0F4761" w:themeColor="accent1" w:themeShade="bf"/>
          <w:sz w:val="28"/>
          <w:szCs w:val="28"/>
        </w:rPr>
      </w:pPr>
      <w:r>
        <w:rPr>
          <w:color w:val="0F4761" w:themeColor="accent1" w:themeShade="bf"/>
          <w:sz w:val="28"/>
          <w:szCs w:val="28"/>
        </w:rPr>
      </w:r>
    </w:p>
    <w:p>
      <w:pPr>
        <w:pStyle w:val="ListParagraph"/>
        <w:widowControl/>
        <w:numPr>
          <w:ilvl w:val="0"/>
          <w:numId w:val="203"/>
        </w:numPr>
        <w:shd w:val="clear" w:color="auto" w:fill="FFFFFF" w:themeFill="background1"/>
        <w:spacing w:lineRule="auto" w:line="240" w:beforeAutospacing="1" w:afterAutospacing="1"/>
        <w:contextualSpacing/>
        <w:rPr>
          <w:b/>
          <w:b/>
          <w:bCs/>
        </w:rPr>
      </w:pPr>
      <w:r>
        <w:rPr>
          <w:b/>
          <w:bCs/>
        </w:rPr>
        <w:t>Identify the Device File</w:t>
      </w:r>
    </w:p>
    <w:p>
      <w:pPr>
        <w:pStyle w:val="Normal"/>
        <w:widowControl/>
        <w:shd w:val="clear" w:color="auto" w:fill="FFFFFF" w:themeFill="background1"/>
        <w:spacing w:lineRule="auto" w:line="240" w:beforeAutospacing="1" w:afterAutospacing="1"/>
        <w:ind w:left="1080" w:firstLine="240"/>
        <w:rPr>
          <w:rFonts w:ascii="Aptos" w:hAnsi="Aptos" w:cs="Aptos"/>
          <w:b/>
          <w:b/>
          <w:bCs/>
          <w:color w:val="000000" w:themeColor="text1"/>
        </w:rPr>
      </w:pPr>
      <w:r>
        <w:rPr>
          <w:rFonts w:cs="Aptos"/>
          <w:b/>
          <w:bCs/>
          <w:color w:val="000000" w:themeColor="text1"/>
        </w:rPr>
        <w:t xml:space="preserve">a. </w:t>
      </w:r>
      <w:r>
        <w:rPr>
          <w:rFonts w:eastAsia="Aptos" w:cs="Aptos"/>
          <w:b/>
          <w:bCs/>
          <w:color w:val="000000" w:themeColor="text1"/>
        </w:rPr>
        <w:t>Open Terminal (Ctrl+alt+t).</w:t>
      </w:r>
    </w:p>
    <w:p>
      <w:pPr>
        <w:pStyle w:val="Normal"/>
        <w:widowControl/>
        <w:shd w:val="clear" w:color="auto" w:fill="FFFFFF" w:themeFill="background1"/>
        <w:spacing w:lineRule="auto" w:line="240" w:beforeAutospacing="1" w:afterAutospacing="1"/>
        <w:ind w:left="1080" w:firstLine="240"/>
        <w:rPr>
          <w:rFonts w:ascii="Aptos" w:hAnsi="Aptos" w:cs="Aptos"/>
          <w:color w:val="000000" w:themeColor="text1"/>
        </w:rPr>
      </w:pPr>
      <w:r>
        <w:rPr>
          <w:rFonts w:eastAsia="Aptos" w:cs="Aptos"/>
          <w:b/>
          <w:bCs/>
          <w:color w:val="000000" w:themeColor="text1"/>
        </w:rPr>
        <w:t>b. List Devices:</w:t>
      </w:r>
      <w:r>
        <w:rPr>
          <w:rFonts w:eastAsia="Aptos" w:cs="Aptos"/>
          <w:color w:val="000000" w:themeColor="text1"/>
        </w:rPr>
        <w:t xml:space="preserve"> Use the </w:t>
      </w:r>
      <w:r>
        <w:rPr>
          <w:rFonts w:eastAsia="Aptos" w:cs="Aptos"/>
          <w:b/>
          <w:bCs/>
          <w:color w:val="000000" w:themeColor="text1"/>
        </w:rPr>
        <w:t>ls</w:t>
      </w:r>
      <w:r>
        <w:rPr>
          <w:rFonts w:eastAsia="Aptos" w:cs="Aptos"/>
          <w:color w:val="000000" w:themeColor="text1"/>
        </w:rPr>
        <w:t xml:space="preserve"> command to find the device file.</w:t>
      </w:r>
    </w:p>
    <w:p>
      <w:pPr>
        <w:pStyle w:val="Normal"/>
        <w:widowControl/>
        <w:shd w:val="clear" w:color="auto" w:fill="FFFFFF" w:themeFill="background1"/>
        <w:spacing w:lineRule="auto" w:line="240" w:beforeAutospacing="1" w:afterAutospacing="1"/>
        <w:ind w:left="1080" w:hanging="0"/>
        <w:jc w:val="center"/>
        <w:rPr>
          <w:rFonts w:ascii="Aptos" w:hAnsi="Aptos" w:eastAsia="Aptos" w:cs="Aptos"/>
          <w:color w:val="000000" w:themeColor="text1"/>
        </w:rPr>
      </w:pPr>
      <w:r>
        <w:rPr>
          <w:rFonts w:eastAsia="Aptos" w:cs="Aptos"/>
          <w:b/>
          <w:bCs/>
          <w:color w:val="000000" w:themeColor="text1"/>
        </w:rPr>
        <w:t xml:space="preserve">c. </w:t>
      </w:r>
      <w:r>
        <w:rPr>
          <w:rFonts w:eastAsia="Aptos" w:cs="Aptos"/>
          <w:color w:val="000000" w:themeColor="text1"/>
        </w:rPr>
        <w:t xml:space="preserve">For example, to find USB devices: by using </w:t>
      </w:r>
      <w:r>
        <w:rPr>
          <w:rFonts w:eastAsia="Aptos" w:cs="Aptos"/>
          <w:b/>
          <w:bCs/>
          <w:color w:val="000000" w:themeColor="text1"/>
        </w:rPr>
        <w:t xml:space="preserve">ls -l /dev/ | grep   usb </w:t>
      </w:r>
      <w:r>
        <w:rPr>
          <w:rFonts w:eastAsia="Aptos" w:cs="Aptos"/>
          <w:color w:val="000000" w:themeColor="text1"/>
        </w:rPr>
        <w:t xml:space="preserve">command. </w:t>
      </w:r>
    </w:p>
    <w:p>
      <w:pPr>
        <w:pStyle w:val="Normal"/>
        <w:widowControl/>
        <w:shd w:val="clear" w:color="auto" w:fill="FFFFFF" w:themeFill="background1"/>
        <w:spacing w:lineRule="auto" w:line="240" w:beforeAutospacing="1" w:afterAutospacing="1"/>
        <w:ind w:left="1080" w:hanging="0"/>
        <w:jc w:val="center"/>
        <w:rPr>
          <w:rFonts w:ascii="Aptos" w:hAnsi="Aptos" w:eastAsia="Aptos" w:cs="Aptos"/>
          <w:color w:val="000000" w:themeColor="text1"/>
        </w:rPr>
      </w:pPr>
      <w:r>
        <w:rPr>
          <w:rFonts w:eastAsia="Aptos" w:cs="Aptos"/>
          <w:color w:val="000000" w:themeColor="text1"/>
        </w:rPr>
      </w:r>
    </w:p>
    <w:p>
      <w:pPr>
        <w:pStyle w:val="Normal"/>
        <w:widowControl/>
        <w:shd w:val="clear" w:color="auto" w:fill="FFFFFF" w:themeFill="background1"/>
        <w:spacing w:lineRule="auto" w:line="240" w:beforeAutospacing="1" w:afterAutospacing="1"/>
        <w:rPr>
          <w:rFonts w:ascii="Aptos" w:hAnsi="Aptos" w:eastAsia="Aptos" w:cs="Aptos"/>
          <w:color w:val="000000" w:themeColor="text1"/>
        </w:rPr>
      </w:pPr>
      <w:r>
        <w:rPr>
          <w:rFonts w:ascii="Aptos" w:hAnsi="Aptos" w:cs="Aptos" w:eastAsia="Aptos"/>
          <w:color w:val="000000" w:themeColor="text1"/>
        </w:rPr>
        <w:t xml:space="preserve">        </w:t>
      </w:r>
      <w:r>
        <w:rPr>
          <w:rFonts w:ascii="Aptos" w:hAnsi="Aptos" w:cs="Aptos" w:eastAsia="Aptos"/>
          <w:b/>
          <w:bCs/>
          <w:color w:val="000000" w:themeColor="text1"/>
        </w:rPr>
        <w:t xml:space="preserve">               </w:t>
      </w:r>
      <w:r>
        <w:rPr>
          <w:rFonts w:eastAsia="Aptos" w:cs="Aptos"/>
          <w:b/>
          <w:bCs/>
          <w:color w:val="000000" w:themeColor="text1"/>
        </w:rPr>
        <w:t>OR</w:t>
      </w:r>
    </w:p>
    <w:p>
      <w:pPr>
        <w:pStyle w:val="Normal"/>
        <w:widowControl/>
        <w:shd w:val="clear" w:color="auto" w:fill="FFFFFF" w:themeFill="background1"/>
        <w:spacing w:lineRule="auto" w:line="240" w:beforeAutospacing="1" w:afterAutospacing="1"/>
        <w:rPr>
          <w:rFonts w:ascii="Aptos" w:hAnsi="Aptos" w:eastAsia="Aptos" w:cs="Aptos"/>
          <w:b/>
          <w:b/>
          <w:bCs/>
          <w:color w:val="000000" w:themeColor="text1"/>
        </w:rPr>
      </w:pPr>
      <w:r>
        <w:rPr>
          <w:rFonts w:eastAsia="Aptos" w:cs="Aptos"/>
          <w:b/>
          <w:bCs/>
          <w:color w:val="000000" w:themeColor="text1"/>
        </w:rPr>
      </w:r>
    </w:p>
    <w:p>
      <w:pPr>
        <w:pStyle w:val="Normal"/>
        <w:widowControl/>
        <w:shd w:val="clear" w:color="auto" w:fill="FFFFFF" w:themeFill="background1"/>
        <w:spacing w:lineRule="auto" w:line="240" w:beforeAutospacing="1" w:afterAutospacing="1"/>
        <w:jc w:val="center"/>
        <w:rPr>
          <w:rFonts w:ascii="Aptos" w:hAnsi="Aptos" w:eastAsia="Aptos" w:cs="Aptos"/>
          <w:color w:val="000000" w:themeColor="text1"/>
        </w:rPr>
      </w:pPr>
      <w:r>
        <w:rPr>
          <w:rFonts w:ascii="Aptos" w:hAnsi="Aptos" w:cs="Aptos" w:eastAsia="Aptos"/>
          <w:b/>
          <w:bCs/>
          <w:color w:val="000000" w:themeColor="text1"/>
        </w:rPr>
        <w:t xml:space="preserve">           </w:t>
      </w:r>
      <w:r>
        <w:rPr>
          <w:rFonts w:eastAsia="Aptos" w:cs="Aptos"/>
          <w:b/>
          <w:bCs/>
          <w:color w:val="000000" w:themeColor="text1"/>
        </w:rPr>
        <w:t>d</w:t>
      </w:r>
      <w:r>
        <w:rPr>
          <w:rFonts w:eastAsia="Aptos" w:cs="Aptos"/>
          <w:color w:val="000000" w:themeColor="text1"/>
        </w:rPr>
        <w:t xml:space="preserve">. For disk devices: by using </w:t>
      </w:r>
      <w:r>
        <w:rPr>
          <w:rFonts w:eastAsia="Aptos" w:cs="Aptos"/>
          <w:b/>
          <w:bCs/>
          <w:color w:val="000000" w:themeColor="text1"/>
        </w:rPr>
        <w:t xml:space="preserve">ls -l /dev/ | grep sd </w:t>
      </w:r>
      <w:r>
        <w:rPr>
          <w:rFonts w:eastAsia="Aptos" w:cs="Aptos"/>
          <w:color w:val="000000" w:themeColor="text1"/>
        </w:rPr>
        <w:t xml:space="preserve">command </w:t>
      </w:r>
      <w:r>
        <w:rPr/>
        <w:br/>
      </w:r>
      <w:r>
        <w:rPr>
          <w:rFonts w:eastAsia="Aptos" w:cs="Aptos"/>
          <w:color w:val="000000" w:themeColor="text1"/>
        </w:rPr>
        <w:t xml:space="preserve">                     This command will list the device files with their permissions and</w:t>
      </w:r>
      <w:r>
        <w:rPr>
          <w:rFonts w:cs="Aptos"/>
          <w:color w:val="000000" w:themeColor="text1"/>
        </w:rPr>
        <w:t xml:space="preserve"> </w:t>
      </w:r>
      <w:r>
        <w:rPr>
          <w:rFonts w:eastAsia="Aptos" w:cs="Aptos"/>
          <w:color w:val="000000" w:themeColor="text1"/>
        </w:rPr>
        <w:t>ownership.</w:t>
      </w:r>
    </w:p>
    <w:p>
      <w:pPr>
        <w:pStyle w:val="ListParagraph"/>
        <w:widowControl/>
        <w:numPr>
          <w:ilvl w:val="0"/>
          <w:numId w:val="261"/>
        </w:numPr>
        <w:shd w:val="clear" w:color="auto" w:fill="FFFFFF" w:themeFill="background1"/>
        <w:spacing w:lineRule="auto" w:line="240" w:beforeAutospacing="1" w:afterAutospacing="1"/>
        <w:contextualSpacing/>
        <w:rPr>
          <w:rFonts w:ascii="Aptos" w:hAnsi="Aptos" w:cs="Aptos"/>
          <w:color w:val="000000" w:themeColor="text1"/>
        </w:rPr>
      </w:pPr>
      <w:r>
        <w:rPr>
          <w:b/>
          <w:bCs/>
        </w:rPr>
        <w:t>Create a User Group (if necessary)</w:t>
      </w:r>
    </w:p>
    <w:p>
      <w:pPr>
        <w:pStyle w:val="Normal"/>
        <w:widowControl/>
        <w:shd w:val="clear" w:color="auto" w:fill="FFFFFF" w:themeFill="background1"/>
        <w:spacing w:lineRule="auto" w:line="240" w:beforeAutospacing="1" w:afterAutospacing="1"/>
        <w:ind w:left="1080" w:hanging="0"/>
        <w:rPr>
          <w:rFonts w:ascii="Aptos" w:hAnsi="Aptos" w:eastAsia="Aptos" w:cs="Aptos"/>
          <w:color w:val="000000" w:themeColor="text1"/>
        </w:rPr>
      </w:pPr>
      <w:r>
        <w:rPr>
          <w:rFonts w:eastAsia="Aptos" w:cs="Aptos"/>
          <w:b/>
          <w:bCs/>
          <w:color w:val="000000" w:themeColor="text1"/>
        </w:rPr>
        <w:t>Add a New Group:</w:t>
      </w:r>
      <w:r>
        <w:rPr>
          <w:rFonts w:eastAsia="Aptos" w:cs="Aptos"/>
          <w:color w:val="000000" w:themeColor="text1"/>
        </w:rPr>
        <w:t xml:space="preserve"> If you need a specific group for device access: by using </w:t>
      </w:r>
      <w:r>
        <w:rPr>
          <w:rFonts w:eastAsia="Aptos" w:cs="Aptos"/>
          <w:b/>
          <w:bCs/>
          <w:color w:val="000000" w:themeColor="text1"/>
        </w:rPr>
        <w:t xml:space="preserve">  groupadd devicegroup </w:t>
      </w:r>
      <w:r>
        <w:rPr>
          <w:rFonts w:eastAsia="Aptos" w:cs="Aptos"/>
          <w:color w:val="000000" w:themeColor="text1"/>
        </w:rPr>
        <w:t>command.</w:t>
      </w:r>
    </w:p>
    <w:p>
      <w:pPr>
        <w:pStyle w:val="Normal"/>
        <w:shd w:val="clear" w:color="auto" w:fill="FFFFFF" w:themeFill="background1"/>
        <w:spacing w:lineRule="auto" w:line="240" w:before="120" w:after="120"/>
        <w:rPr>
          <w:rFonts w:ascii="Aptos" w:hAnsi="Aptos" w:cs="Aptos"/>
          <w:color w:val="000000" w:themeColor="text1"/>
          <w:sz w:val="21"/>
          <w:szCs w:val="21"/>
        </w:rPr>
      </w:pPr>
      <w:r>
        <w:rPr>
          <w:rFonts w:ascii="Aptos" w:hAnsi="Aptos" w:cs="Aptos" w:eastAsia="Aptos"/>
          <w:color w:val="000000" w:themeColor="text1"/>
        </w:rPr>
        <w:t xml:space="preserve">    </w:t>
      </w:r>
      <w:r>
        <w:rPr>
          <w:rFonts w:ascii="Aptos" w:hAnsi="Aptos" w:cs="Aptos" w:eastAsia="Aptos"/>
          <w:color w:val="000000" w:themeColor="text1"/>
          <w:sz w:val="21"/>
          <w:szCs w:val="21"/>
        </w:rPr>
        <w:t xml:space="preserve">  </w:t>
      </w:r>
      <w:r>
        <w:rPr/>
        <w:tab/>
      </w:r>
      <w:r>
        <w:rPr>
          <w:rFonts w:eastAsia="Aptos" w:cs="Aptos"/>
          <w:color w:val="000000" w:themeColor="text1"/>
          <w:sz w:val="21"/>
          <w:szCs w:val="21"/>
        </w:rPr>
        <w:t xml:space="preserve">               Note:Replace </w:t>
      </w:r>
      <w:r>
        <w:rPr>
          <w:rFonts w:eastAsia="Aptos" w:cs="Aptos"/>
          <w:b/>
          <w:bCs/>
          <w:color w:val="000000" w:themeColor="text1"/>
          <w:sz w:val="21"/>
          <w:szCs w:val="21"/>
        </w:rPr>
        <w:t>devicegroup</w:t>
      </w:r>
      <w:r>
        <w:rPr>
          <w:rFonts w:eastAsia="Aptos" w:cs="Aptos"/>
          <w:color w:val="000000" w:themeColor="text1"/>
          <w:sz w:val="21"/>
          <w:szCs w:val="21"/>
        </w:rPr>
        <w:t xml:space="preserve"> with our preferred group name.</w:t>
      </w:r>
    </w:p>
    <w:p>
      <w:pPr>
        <w:pStyle w:val="Normal"/>
        <w:widowControl/>
        <w:shd w:val="clear" w:color="auto" w:fill="FFFFFF" w:themeFill="background1"/>
        <w:spacing w:lineRule="auto" w:line="240" w:beforeAutospacing="1" w:afterAutospacing="1"/>
        <w:ind w:left="480" w:hanging="0"/>
        <w:rPr>
          <w:rFonts w:ascii="Aptos" w:hAnsi="Aptos" w:eastAsia="Aptos" w:cs="Aptos"/>
          <w:color w:val="000000" w:themeColor="text1"/>
          <w:sz w:val="21"/>
          <w:szCs w:val="21"/>
        </w:rPr>
      </w:pPr>
      <w:r>
        <w:rPr>
          <w:b/>
          <w:bCs/>
        </w:rPr>
        <w:t>Add Users to the Group</w:t>
      </w:r>
    </w:p>
    <w:p>
      <w:pPr>
        <w:pStyle w:val="ListParagraph"/>
        <w:shd w:val="clear" w:color="auto" w:fill="FFFFFF" w:themeFill="background1"/>
        <w:spacing w:lineRule="auto" w:line="240" w:before="120" w:after="120"/>
        <w:ind w:left="720" w:firstLine="240"/>
        <w:contextualSpacing/>
        <w:rPr>
          <w:rFonts w:ascii="Aptos" w:hAnsi="Aptos" w:eastAsia="Aptos" w:cs="Aptos"/>
          <w:b/>
          <w:b/>
          <w:bCs/>
          <w:color w:val="000000" w:themeColor="text1"/>
        </w:rPr>
      </w:pPr>
      <w:r>
        <w:rPr>
          <w:rFonts w:eastAsia="Aptos" w:cs="Aptos"/>
          <w:b/>
          <w:bCs/>
          <w:color w:val="000000" w:themeColor="text1"/>
        </w:rPr>
        <w:t xml:space="preserve">Add Users to the Group: </w:t>
      </w:r>
      <w:r>
        <w:rPr>
          <w:rFonts w:eastAsia="Aptos" w:cs="Aptos"/>
          <w:color w:val="000000" w:themeColor="text1"/>
        </w:rPr>
        <w:t xml:space="preserve">By using </w:t>
      </w:r>
      <w:r>
        <w:rPr>
          <w:rFonts w:eastAsia="Aptos" w:cs="Aptos"/>
          <w:b/>
          <w:bCs/>
          <w:color w:val="000000" w:themeColor="text1"/>
        </w:rPr>
        <w:t xml:space="preserve">usermod -aG devicegroup username </w:t>
      </w:r>
      <w:r>
        <w:rPr>
          <w:rFonts w:eastAsia="Aptos" w:cs="Aptos"/>
          <w:color w:val="000000" w:themeColor="text1"/>
        </w:rPr>
        <w:t>command.</w:t>
      </w:r>
    </w:p>
    <w:p>
      <w:pPr>
        <w:pStyle w:val="Normal"/>
        <w:shd w:val="clear" w:color="auto" w:fill="FFFFFF" w:themeFill="background1"/>
        <w:spacing w:lineRule="auto" w:line="240" w:before="0" w:after="0"/>
        <w:jc w:val="center"/>
        <w:rPr>
          <w:rFonts w:ascii="Aptos" w:hAnsi="Aptos" w:cs="Aptos"/>
          <w:color w:val="000000" w:themeColor="text1"/>
          <w:sz w:val="21"/>
          <w:szCs w:val="21"/>
        </w:rPr>
      </w:pPr>
      <w:r>
        <w:rPr>
          <w:rFonts w:ascii="Aptos" w:hAnsi="Aptos" w:cs="Aptos" w:eastAsia="Aptos"/>
          <w:color w:val="000000" w:themeColor="text1"/>
          <w:sz w:val="21"/>
          <w:szCs w:val="21"/>
        </w:rPr>
        <w:t xml:space="preserve">        </w:t>
      </w:r>
      <w:r>
        <w:rPr>
          <w:rFonts w:eastAsia="Aptos" w:cs="Aptos"/>
          <w:color w:val="000000" w:themeColor="text1"/>
          <w:sz w:val="21"/>
          <w:szCs w:val="21"/>
        </w:rPr>
        <w:t xml:space="preserve">Note:Replace </w:t>
      </w:r>
      <w:r>
        <w:rPr>
          <w:rFonts w:eastAsia="Aptos" w:cs="Aptos"/>
          <w:b/>
          <w:bCs/>
          <w:color w:val="000000" w:themeColor="text1"/>
          <w:sz w:val="21"/>
          <w:szCs w:val="21"/>
        </w:rPr>
        <w:t>devicegroup</w:t>
      </w:r>
      <w:r>
        <w:rPr>
          <w:rFonts w:eastAsia="Aptos" w:cs="Aptos"/>
          <w:color w:val="000000" w:themeColor="text1"/>
          <w:sz w:val="21"/>
          <w:szCs w:val="21"/>
        </w:rPr>
        <w:t xml:space="preserve"> with our group name and username with the user's name. Repeat this step for each user that needs access.</w:t>
      </w:r>
    </w:p>
    <w:p>
      <w:pPr>
        <w:pStyle w:val="Normal"/>
        <w:shd w:val="clear" w:color="auto" w:fill="FFFFFF" w:themeFill="background1"/>
        <w:spacing w:lineRule="auto" w:line="240" w:before="0" w:after="0"/>
        <w:jc w:val="center"/>
        <w:rPr>
          <w:rFonts w:ascii="Aptos" w:hAnsi="Aptos" w:eastAsia="Aptos" w:cs="Aptos"/>
          <w:color w:val="000000" w:themeColor="text1"/>
          <w:sz w:val="21"/>
          <w:szCs w:val="21"/>
        </w:rPr>
      </w:pPr>
      <w:r>
        <w:rPr>
          <w:rFonts w:eastAsia="Aptos" w:cs="Aptos"/>
          <w:color w:val="000000" w:themeColor="text1"/>
          <w:sz w:val="21"/>
          <w:szCs w:val="21"/>
        </w:rPr>
      </w:r>
    </w:p>
    <w:p>
      <w:pPr>
        <w:pStyle w:val="Normal"/>
        <w:shd w:val="clear" w:color="auto" w:fill="FFFFFF" w:themeFill="background1"/>
        <w:spacing w:lineRule="auto" w:line="240" w:before="0" w:after="0"/>
        <w:jc w:val="center"/>
        <w:rPr>
          <w:rFonts w:ascii="Aptos" w:hAnsi="Aptos" w:eastAsia="Aptos" w:cs="Aptos"/>
          <w:color w:val="000000" w:themeColor="text1"/>
          <w:sz w:val="21"/>
          <w:szCs w:val="21"/>
        </w:rPr>
      </w:pPr>
      <w:r>
        <w:rPr>
          <w:rFonts w:eastAsia="Aptos" w:cs="Aptos"/>
          <w:color w:val="000000" w:themeColor="text1"/>
          <w:sz w:val="21"/>
          <w:szCs w:val="21"/>
        </w:rPr>
      </w:r>
    </w:p>
    <w:p>
      <w:pPr>
        <w:pStyle w:val="ListParagraph"/>
        <w:widowControl/>
        <w:numPr>
          <w:ilvl w:val="0"/>
          <w:numId w:val="260"/>
        </w:numPr>
        <w:shd w:val="clear" w:color="auto" w:fill="FFFFFF" w:themeFill="background1"/>
        <w:spacing w:lineRule="auto" w:line="240" w:beforeAutospacing="1" w:afterAutospacing="1"/>
        <w:contextualSpacing/>
        <w:rPr>
          <w:rFonts w:ascii="Aptos" w:hAnsi="Aptos" w:eastAsia="Aptos" w:cs="Aptos"/>
          <w:color w:val="000000" w:themeColor="text1"/>
          <w:sz w:val="21"/>
          <w:szCs w:val="21"/>
        </w:rPr>
      </w:pPr>
      <w:r>
        <w:rPr>
          <w:b/>
          <w:bCs/>
        </w:rPr>
        <w:t>Change Group Ownership of the Device File</w:t>
      </w:r>
    </w:p>
    <w:p>
      <w:pPr>
        <w:pStyle w:val="Normal"/>
        <w:shd w:val="clear" w:color="auto" w:fill="FFFFFF" w:themeFill="background1"/>
        <w:spacing w:before="120" w:after="120"/>
        <w:jc w:val="center"/>
        <w:rPr>
          <w:rFonts w:ascii="Aptos" w:hAnsi="Aptos" w:eastAsia="Aptos" w:cs="Aptos"/>
          <w:color w:val="000000" w:themeColor="text1"/>
        </w:rPr>
      </w:pPr>
      <w:r>
        <w:rPr>
          <w:rFonts w:ascii="Aptos" w:hAnsi="Aptos" w:cs="Aptos" w:eastAsia="Aptos"/>
          <w:b/>
          <w:bCs/>
          <w:color w:val="000000" w:themeColor="text1"/>
        </w:rPr>
        <w:t xml:space="preserve">     </w:t>
      </w:r>
      <w:r>
        <w:rPr>
          <w:rFonts w:eastAsia="Aptos" w:cs="Aptos"/>
          <w:b/>
          <w:bCs/>
          <w:color w:val="000000" w:themeColor="text1"/>
        </w:rPr>
        <w:t xml:space="preserve">Change Group Ownership: </w:t>
      </w:r>
      <w:r>
        <w:rPr>
          <w:rFonts w:eastAsia="Aptos" w:cs="Aptos"/>
          <w:color w:val="000000" w:themeColor="text1"/>
        </w:rPr>
        <w:t>By Using</w:t>
      </w:r>
      <w:r>
        <w:rPr>
          <w:rFonts w:eastAsia="Aptos" w:cs="Aptos"/>
          <w:b/>
          <w:bCs/>
          <w:color w:val="000000" w:themeColor="text1"/>
        </w:rPr>
        <w:t xml:space="preserve"> chgrp devicegroup /dev/devicefile   </w:t>
      </w:r>
      <w:r>
        <w:rPr>
          <w:rFonts w:eastAsia="Aptos" w:cs="Aptos"/>
          <w:color w:val="000000" w:themeColor="text1"/>
        </w:rPr>
        <w:t xml:space="preserve">command </w:t>
      </w:r>
    </w:p>
    <w:p>
      <w:pPr>
        <w:pStyle w:val="Normal"/>
        <w:shd w:val="clear" w:color="auto" w:fill="FFFFFF" w:themeFill="background1"/>
        <w:spacing w:before="0" w:after="0"/>
        <w:ind w:firstLine="360"/>
        <w:jc w:val="center"/>
        <w:rPr>
          <w:rFonts w:ascii="Aptos" w:hAnsi="Aptos" w:cs="Aptos"/>
          <w:color w:val="000000" w:themeColor="text1"/>
          <w:sz w:val="21"/>
          <w:szCs w:val="21"/>
        </w:rPr>
      </w:pPr>
      <w:r>
        <w:rPr>
          <w:rFonts w:ascii="Aptos" w:hAnsi="Aptos" w:cs="Aptos" w:eastAsia="Aptos"/>
          <w:color w:val="000000" w:themeColor="text1"/>
          <w:sz w:val="21"/>
          <w:szCs w:val="21"/>
        </w:rPr>
        <w:t xml:space="preserve">                  </w:t>
      </w:r>
      <w:r>
        <w:rPr>
          <w:rFonts w:eastAsia="Aptos" w:cs="Aptos"/>
          <w:color w:val="000000" w:themeColor="text1"/>
          <w:sz w:val="21"/>
          <w:szCs w:val="21"/>
        </w:rPr>
        <w:t xml:space="preserve">Note:Replace </w:t>
      </w:r>
      <w:r>
        <w:rPr>
          <w:rFonts w:eastAsia="Aptos" w:cs="Aptos"/>
          <w:b/>
          <w:bCs/>
          <w:color w:val="000000" w:themeColor="text1"/>
          <w:sz w:val="21"/>
          <w:szCs w:val="21"/>
        </w:rPr>
        <w:t>devicegroup</w:t>
      </w:r>
      <w:r>
        <w:rPr>
          <w:rFonts w:eastAsia="Aptos" w:cs="Aptos"/>
          <w:color w:val="000000" w:themeColor="text1"/>
          <w:sz w:val="21"/>
          <w:szCs w:val="21"/>
        </w:rPr>
        <w:t xml:space="preserve"> with our group name and </w:t>
      </w:r>
      <w:r>
        <w:rPr>
          <w:rFonts w:eastAsia="Aptos" w:cs="Aptos"/>
          <w:b/>
          <w:bCs/>
          <w:color w:val="000000" w:themeColor="text1"/>
          <w:sz w:val="21"/>
          <w:szCs w:val="21"/>
        </w:rPr>
        <w:t>/dev/devicefile</w:t>
      </w:r>
      <w:r>
        <w:rPr>
          <w:rFonts w:eastAsia="Aptos" w:cs="Aptos"/>
          <w:color w:val="000000" w:themeColor="text1"/>
          <w:sz w:val="21"/>
          <w:szCs w:val="21"/>
        </w:rPr>
        <w:t xml:space="preserve"> with the actual device file (e.g., </w:t>
      </w:r>
      <w:r>
        <w:rPr>
          <w:rFonts w:eastAsia="Aptos" w:cs="Aptos"/>
          <w:b/>
          <w:bCs/>
          <w:color w:val="000000" w:themeColor="text1"/>
          <w:sz w:val="21"/>
          <w:szCs w:val="21"/>
        </w:rPr>
        <w:t>/dev/sdb</w:t>
      </w:r>
      <w:r>
        <w:rPr>
          <w:rFonts w:eastAsia="Aptos" w:cs="Aptos"/>
          <w:color w:val="000000" w:themeColor="text1"/>
          <w:sz w:val="21"/>
          <w:szCs w:val="21"/>
        </w:rPr>
        <w:t>).</w:t>
      </w:r>
    </w:p>
    <w:p>
      <w:pPr>
        <w:pStyle w:val="ListParagraph"/>
        <w:widowControl/>
        <w:numPr>
          <w:ilvl w:val="0"/>
          <w:numId w:val="259"/>
        </w:numPr>
        <w:shd w:val="clear" w:color="auto" w:fill="FFFFFF" w:themeFill="background1"/>
        <w:spacing w:lineRule="auto" w:line="240" w:beforeAutospacing="1" w:afterAutospacing="1"/>
        <w:contextualSpacing/>
        <w:rPr>
          <w:rFonts w:ascii="Aptos" w:hAnsi="Aptos" w:eastAsia="Aptos" w:cs="Aptos"/>
          <w:color w:val="000000" w:themeColor="text1"/>
          <w:sz w:val="21"/>
          <w:szCs w:val="21"/>
        </w:rPr>
      </w:pPr>
      <w:r>
        <w:rPr>
          <w:b/>
          <w:bCs/>
        </w:rPr>
        <w:t>Set Permissions for the Device File</w:t>
      </w:r>
    </w:p>
    <w:p>
      <w:pPr>
        <w:pStyle w:val="ListParagraph"/>
        <w:shd w:val="clear" w:color="auto" w:fill="FFFFFF" w:themeFill="background1"/>
        <w:spacing w:before="120" w:after="120"/>
        <w:contextualSpacing/>
        <w:jc w:val="center"/>
        <w:rPr>
          <w:rFonts w:ascii="Aptos" w:hAnsi="Aptos" w:eastAsia="Aptos" w:cs="Aptos"/>
          <w:color w:val="000000" w:themeColor="text1"/>
        </w:rPr>
      </w:pPr>
      <w:r>
        <w:rPr>
          <w:rFonts w:ascii="Aptos" w:hAnsi="Aptos" w:cs="Aptos" w:eastAsia="Aptos"/>
          <w:b/>
          <w:bCs/>
          <w:color w:val="000000" w:themeColor="text1"/>
        </w:rPr>
        <w:t xml:space="preserve">   </w:t>
      </w:r>
      <w:r>
        <w:rPr>
          <w:rFonts w:eastAsia="Aptos" w:cs="Aptos"/>
          <w:b/>
          <w:bCs/>
          <w:color w:val="000000" w:themeColor="text1"/>
        </w:rPr>
        <w:t xml:space="preserve">Change Permissions: </w:t>
      </w:r>
      <w:r>
        <w:rPr>
          <w:rFonts w:eastAsia="Aptos" w:cs="Aptos"/>
          <w:color w:val="000000" w:themeColor="text1"/>
        </w:rPr>
        <w:t>By using</w:t>
      </w:r>
      <w:r>
        <w:rPr>
          <w:rFonts w:eastAsia="Aptos" w:cs="Aptos"/>
          <w:b/>
          <w:bCs/>
          <w:color w:val="000000" w:themeColor="text1"/>
        </w:rPr>
        <w:t xml:space="preserve"> chmod 660 /dev/devicefile </w:t>
      </w:r>
      <w:r>
        <w:rPr>
          <w:rFonts w:eastAsia="Aptos" w:cs="Aptos"/>
          <w:color w:val="000000" w:themeColor="text1"/>
        </w:rPr>
        <w:t>command.</w:t>
      </w:r>
    </w:p>
    <w:p>
      <w:pPr>
        <w:pStyle w:val="Normal"/>
        <w:shd w:val="clear" w:color="auto" w:fill="FFFFFF" w:themeFill="background1"/>
        <w:spacing w:before="0" w:after="0"/>
        <w:jc w:val="center"/>
        <w:rPr>
          <w:rFonts w:ascii="Aptos" w:hAnsi="Aptos" w:cs="Aptos"/>
          <w:color w:val="000000" w:themeColor="text1"/>
        </w:rPr>
      </w:pPr>
      <w:r>
        <w:rPr>
          <w:rFonts w:ascii="Aptos" w:hAnsi="Aptos" w:cs="Aptos" w:eastAsia="Aptos"/>
          <w:color w:val="000000" w:themeColor="text1"/>
        </w:rPr>
        <w:t xml:space="preserve">         </w:t>
      </w:r>
      <w:r>
        <w:rPr>
          <w:rFonts w:eastAsia="Aptos" w:cs="Aptos"/>
          <w:color w:val="000000" w:themeColor="text1"/>
        </w:rPr>
        <w:t>This command sets the permissions to</w:t>
      </w:r>
      <w:r>
        <w:rPr>
          <w:rFonts w:eastAsia="Aptos" w:cs="Aptos"/>
          <w:b/>
          <w:bCs/>
          <w:color w:val="000000" w:themeColor="text1"/>
        </w:rPr>
        <w:t xml:space="preserve"> rw-rw----,</w:t>
      </w:r>
      <w:r>
        <w:rPr>
          <w:rFonts w:eastAsia="Aptos" w:cs="Aptos"/>
          <w:color w:val="000000" w:themeColor="text1"/>
        </w:rPr>
        <w:t xml:space="preserve"> allowing only the owner and the group to read and write the device.</w:t>
      </w:r>
    </w:p>
    <w:p>
      <w:pPr>
        <w:pStyle w:val="ListParagraph"/>
        <w:numPr>
          <w:ilvl w:val="0"/>
          <w:numId w:val="196"/>
        </w:numPr>
        <w:shd w:val="clear" w:color="auto" w:fill="FFFFFF" w:themeFill="background1"/>
        <w:spacing w:lineRule="auto" w:line="240" w:before="0" w:after="0"/>
        <w:contextualSpacing/>
        <w:rPr>
          <w:rFonts w:ascii="Aptos" w:hAnsi="Aptos" w:eastAsia="Aptos" w:cs="Aptos"/>
          <w:color w:val="000000" w:themeColor="text1"/>
        </w:rPr>
      </w:pPr>
      <w:r>
        <w:rPr>
          <w:b/>
          <w:bCs/>
        </w:rPr>
        <w:t>Persisting Changes (Optional):</w:t>
      </w:r>
    </w:p>
    <w:p>
      <w:pPr>
        <w:pStyle w:val="ListParagraph"/>
        <w:numPr>
          <w:ilvl w:val="1"/>
          <w:numId w:val="258"/>
        </w:numPr>
        <w:shd w:val="clear" w:color="auto" w:fill="FFFFFF" w:themeFill="background1"/>
        <w:spacing w:lineRule="auto" w:line="240" w:before="0" w:after="0"/>
        <w:contextualSpacing/>
        <w:rPr>
          <w:rFonts w:ascii="Aptos" w:hAnsi="Aptos" w:eastAsia="Aptos" w:cs="Aptos"/>
          <w:color w:val="000000" w:themeColor="text1"/>
        </w:rPr>
      </w:pPr>
      <w:r>
        <w:rPr>
          <w:rFonts w:eastAsia="Aptos" w:cs="Aptos"/>
          <w:color w:val="000000" w:themeColor="text1"/>
        </w:rPr>
        <w:t xml:space="preserve">Device files in </w:t>
      </w:r>
      <w:r>
        <w:rPr>
          <w:rFonts w:eastAsia="Aptos" w:cs="Aptos"/>
          <w:b/>
          <w:bCs/>
          <w:color w:val="000000" w:themeColor="text1"/>
        </w:rPr>
        <w:t>/dev</w:t>
      </w:r>
      <w:r>
        <w:rPr>
          <w:rFonts w:eastAsia="Aptos" w:cs="Aptos"/>
          <w:color w:val="000000" w:themeColor="text1"/>
        </w:rPr>
        <w:t xml:space="preserve"> are recreated at boot, so these changes might not persist after a reboot. To make the changes persistent:</w:t>
      </w:r>
    </w:p>
    <w:p>
      <w:pPr>
        <w:pStyle w:val="ListParagraph"/>
        <w:numPr>
          <w:ilvl w:val="1"/>
          <w:numId w:val="258"/>
        </w:numPr>
        <w:shd w:val="clear" w:color="auto" w:fill="FFFFFF" w:themeFill="background1"/>
        <w:spacing w:lineRule="auto" w:line="240" w:before="0" w:after="0"/>
        <w:contextualSpacing/>
        <w:rPr>
          <w:rFonts w:ascii="Aptos" w:hAnsi="Aptos" w:eastAsia="Aptos" w:cs="Aptos"/>
          <w:b/>
          <w:b/>
          <w:bCs/>
          <w:color w:val="000000" w:themeColor="text1"/>
        </w:rPr>
      </w:pPr>
      <w:r>
        <w:rPr>
          <w:rFonts w:eastAsia="Aptos" w:cs="Aptos"/>
          <w:b/>
          <w:bCs/>
          <w:color w:val="000000" w:themeColor="text1"/>
        </w:rPr>
        <w:t>Create a Udev Rule:</w:t>
      </w:r>
      <w:r>
        <w:rPr>
          <w:rFonts w:eastAsia="Aptos" w:cs="Aptos"/>
          <w:color w:val="000000" w:themeColor="text1"/>
        </w:rPr>
        <w:t xml:space="preserve"> Create a new rule file in </w:t>
      </w:r>
      <w:r>
        <w:rPr>
          <w:rFonts w:eastAsia="Aptos" w:cs="Aptos"/>
          <w:b/>
          <w:bCs/>
          <w:color w:val="000000" w:themeColor="text1"/>
        </w:rPr>
        <w:t>/etc/udev/rules.d/</w:t>
      </w:r>
      <w:r>
        <w:rPr>
          <w:rFonts w:eastAsia="Aptos" w:cs="Aptos"/>
          <w:color w:val="000000" w:themeColor="text1"/>
        </w:rPr>
        <w:t xml:space="preserve">. For example: open the file  </w:t>
      </w:r>
      <w:r>
        <w:rPr>
          <w:rFonts w:eastAsia="Aptos" w:cs="Aptos"/>
          <w:b/>
          <w:bCs/>
          <w:color w:val="000000" w:themeColor="text1"/>
        </w:rPr>
        <w:t>/etc/udev/rules.d/99-device.rules</w:t>
      </w:r>
      <w:r>
        <w:rPr>
          <w:rFonts w:eastAsia="Aptos" w:cs="Aptos"/>
          <w:color w:val="000000" w:themeColor="text1"/>
        </w:rPr>
        <w:t xml:space="preserve"> in Vi editor or nano editor tool. </w:t>
      </w:r>
    </w:p>
    <w:p>
      <w:pPr>
        <w:pStyle w:val="ListParagraph"/>
        <w:numPr>
          <w:ilvl w:val="1"/>
          <w:numId w:val="258"/>
        </w:numPr>
        <w:shd w:val="clear" w:color="auto" w:fill="FFFFFF" w:themeFill="background1"/>
        <w:spacing w:lineRule="auto" w:line="240" w:before="0" w:after="0"/>
        <w:contextualSpacing/>
        <w:rPr>
          <w:rFonts w:ascii="Aptos" w:hAnsi="Aptos" w:eastAsia="Aptos" w:cs="Aptos"/>
          <w:color w:val="000000" w:themeColor="text1"/>
        </w:rPr>
      </w:pPr>
      <w:r>
        <w:rPr>
          <w:rFonts w:eastAsia="Aptos" w:cs="Aptos"/>
          <w:b/>
          <w:bCs/>
          <w:color w:val="000000" w:themeColor="text1"/>
        </w:rPr>
        <w:t>Add the Rule:</w:t>
      </w:r>
      <w:r>
        <w:rPr>
          <w:rFonts w:eastAsia="Aptos" w:cs="Aptos"/>
          <w:color w:val="000000" w:themeColor="text1"/>
        </w:rPr>
        <w:t xml:space="preserve"> Add a line to set the group and permissions.</w:t>
      </w:r>
    </w:p>
    <w:p>
      <w:pPr>
        <w:pStyle w:val="ListParagraph"/>
        <w:shd w:val="clear" w:color="auto" w:fill="FFFFFF" w:themeFill="background1"/>
        <w:spacing w:lineRule="auto" w:line="240" w:before="0" w:after="0"/>
        <w:ind w:left="960" w:firstLine="480"/>
        <w:contextualSpacing/>
        <w:jc w:val="center"/>
        <w:rPr>
          <w:rFonts w:ascii="Aptos" w:hAnsi="Aptos" w:eastAsia="Aptos" w:cs="Aptos"/>
          <w:color w:val="000000" w:themeColor="text1"/>
          <w:sz w:val="21"/>
          <w:szCs w:val="21"/>
        </w:rPr>
      </w:pPr>
      <w:r>
        <w:rPr>
          <w:rFonts w:eastAsia="Aptos" w:cs="Aptos"/>
          <w:color w:val="000000" w:themeColor="text1"/>
        </w:rPr>
        <w:t xml:space="preserve">For example: </w:t>
      </w:r>
      <w:r>
        <w:rPr>
          <w:rFonts w:eastAsia="Aptos" w:cs="Aptos"/>
          <w:b/>
          <w:bCs/>
          <w:color w:val="000000" w:themeColor="text1"/>
        </w:rPr>
        <w:t>SUBSYSTEM=="block", KERNEL=="sdb",  GROUP="devicegroup", MODE="0660".</w:t>
      </w:r>
    </w:p>
    <w:p>
      <w:pPr>
        <w:pStyle w:val="ListParagraph"/>
        <w:shd w:val="clear" w:color="auto" w:fill="FFFFFF" w:themeFill="background1"/>
        <w:spacing w:lineRule="auto" w:line="240" w:before="0" w:after="0"/>
        <w:contextualSpacing/>
        <w:jc w:val="center"/>
        <w:rPr>
          <w:rFonts w:ascii="Aptos" w:hAnsi="Aptos" w:eastAsia="Aptos" w:cs="Aptos"/>
          <w:color w:val="000000" w:themeColor="text1"/>
          <w:sz w:val="21"/>
          <w:szCs w:val="21"/>
        </w:rPr>
      </w:pPr>
      <w:r>
        <w:rPr>
          <w:rFonts w:ascii="Aptos" w:hAnsi="Aptos" w:cs="Aptos" w:eastAsia="Aptos"/>
          <w:color w:val="000000" w:themeColor="text1"/>
          <w:sz w:val="21"/>
          <w:szCs w:val="21"/>
        </w:rPr>
        <w:t xml:space="preserve">                     </w:t>
      </w:r>
      <w:r>
        <w:rPr>
          <w:rFonts w:eastAsia="Aptos" w:cs="Aptos"/>
          <w:color w:val="000000" w:themeColor="text1"/>
          <w:sz w:val="21"/>
          <w:szCs w:val="21"/>
        </w:rPr>
        <w:t xml:space="preserve">Note:Replace </w:t>
      </w:r>
      <w:r>
        <w:rPr>
          <w:rFonts w:eastAsia="Aptos" w:cs="Aptos"/>
          <w:b/>
          <w:bCs/>
          <w:color w:val="000000" w:themeColor="text1"/>
          <w:sz w:val="21"/>
          <w:szCs w:val="21"/>
        </w:rPr>
        <w:t>block</w:t>
      </w:r>
      <w:r>
        <w:rPr>
          <w:rFonts w:eastAsia="Aptos" w:cs="Aptos"/>
          <w:color w:val="000000" w:themeColor="text1"/>
          <w:sz w:val="21"/>
          <w:szCs w:val="21"/>
        </w:rPr>
        <w:t xml:space="preserve"> and </w:t>
      </w:r>
      <w:r>
        <w:rPr>
          <w:rFonts w:eastAsia="Aptos" w:cs="Aptos"/>
          <w:b/>
          <w:bCs/>
          <w:color w:val="000000" w:themeColor="text1"/>
          <w:sz w:val="21"/>
          <w:szCs w:val="21"/>
        </w:rPr>
        <w:t>sdb</w:t>
      </w:r>
      <w:r>
        <w:rPr>
          <w:rFonts w:eastAsia="Aptos" w:cs="Aptos"/>
          <w:color w:val="000000" w:themeColor="text1"/>
          <w:sz w:val="21"/>
          <w:szCs w:val="21"/>
        </w:rPr>
        <w:t xml:space="preserve"> with the correct subsystem and device name, and </w:t>
      </w:r>
      <w:r>
        <w:rPr>
          <w:rFonts w:eastAsia="Aptos" w:cs="Aptos"/>
          <w:b/>
          <w:bCs/>
          <w:color w:val="000000" w:themeColor="text1"/>
          <w:sz w:val="21"/>
          <w:szCs w:val="21"/>
        </w:rPr>
        <w:t>devicegroup</w:t>
      </w:r>
      <w:r>
        <w:rPr>
          <w:rFonts w:eastAsia="Aptos" w:cs="Aptos"/>
          <w:color w:val="000000" w:themeColor="text1"/>
          <w:sz w:val="21"/>
          <w:szCs w:val="21"/>
        </w:rPr>
        <w:t xml:space="preserve"> with our group name.</w:t>
      </w:r>
    </w:p>
    <w:p>
      <w:pPr>
        <w:pStyle w:val="ListParagraph"/>
        <w:widowControl/>
        <w:numPr>
          <w:ilvl w:val="0"/>
          <w:numId w:val="257"/>
        </w:numPr>
        <w:shd w:val="clear" w:color="auto" w:fill="FFFFFF" w:themeFill="background1"/>
        <w:spacing w:lineRule="auto" w:line="240" w:beforeAutospacing="1" w:afterAutospacing="1"/>
        <w:contextualSpacing/>
        <w:rPr>
          <w:rFonts w:ascii="Aptos" w:hAnsi="Aptos" w:eastAsia="Aptos" w:cs="Aptos"/>
          <w:color w:val="000000" w:themeColor="text1"/>
        </w:rPr>
      </w:pPr>
      <w:r>
        <w:rPr>
          <w:rFonts w:eastAsia="Aptos" w:cs="Aptos"/>
          <w:b/>
          <w:bCs/>
          <w:color w:val="000000" w:themeColor="text1"/>
        </w:rPr>
        <w:t xml:space="preserve">Reload </w:t>
      </w:r>
      <w:r>
        <w:rPr>
          <w:b/>
          <w:bCs/>
        </w:rPr>
        <w:t>Udev</w:t>
      </w:r>
      <w:r>
        <w:rPr>
          <w:rFonts w:eastAsia="Aptos" w:cs="Aptos"/>
          <w:b/>
          <w:bCs/>
          <w:color w:val="000000" w:themeColor="text1"/>
        </w:rPr>
        <w:t xml:space="preserve"> Rules:</w:t>
      </w:r>
    </w:p>
    <w:p>
      <w:pPr>
        <w:pStyle w:val="ListParagraph"/>
        <w:widowControl/>
        <w:shd w:val="clear" w:color="auto" w:fill="FFFFFF" w:themeFill="background1"/>
        <w:spacing w:lineRule="auto" w:line="240" w:beforeAutospacing="1" w:afterAutospacing="1"/>
        <w:contextualSpacing/>
        <w:rPr>
          <w:rFonts w:ascii="Aptos" w:hAnsi="Aptos" w:eastAsia="Aptos" w:cs="Aptos"/>
          <w:color w:val="000000" w:themeColor="text1"/>
        </w:rPr>
      </w:pPr>
      <w:r>
        <w:rPr>
          <w:rFonts w:eastAsia="Aptos" w:cs="Aptos"/>
          <w:color w:val="000000" w:themeColor="text1"/>
        </w:rPr>
        <w:t>By using</w:t>
      </w:r>
      <w:r>
        <w:rPr>
          <w:rFonts w:eastAsia="Aptos" w:cs="Aptos"/>
          <w:b/>
          <w:bCs/>
          <w:color w:val="000000" w:themeColor="text1"/>
        </w:rPr>
        <w:t xml:space="preserve"> udevadm control --reload-rules</w:t>
      </w:r>
      <w:r>
        <w:rPr>
          <w:rFonts w:eastAsia="Aptos" w:cs="Aptos"/>
          <w:color w:val="000000" w:themeColor="text1"/>
        </w:rPr>
        <w:t xml:space="preserve"> and </w:t>
      </w:r>
      <w:r>
        <w:rPr>
          <w:rFonts w:eastAsia="Aptos" w:cs="Aptos"/>
          <w:b/>
          <w:bCs/>
          <w:color w:val="000000" w:themeColor="text1"/>
        </w:rPr>
        <w:t xml:space="preserve"> udevadm trigger </w:t>
      </w:r>
      <w:r>
        <w:rPr>
          <w:rFonts w:eastAsia="Aptos" w:cs="Aptos"/>
          <w:color w:val="000000" w:themeColor="text1"/>
        </w:rPr>
        <w:t xml:space="preserve">commands with sudo privileges reload the Udev rules. </w:t>
      </w:r>
    </w:p>
    <w:p>
      <w:pPr>
        <w:pStyle w:val="2"/>
        <w:widowControl/>
        <w:spacing w:lineRule="auto" w:line="240" w:before="160" w:after="0"/>
        <w:rPr>
          <w:rFonts w:ascii="Aptos" w:hAnsi="Aptos" w:eastAsia="新細明體" w:cs="Arial" w:asciiTheme="minorHAnsi" w:cstheme="minorBidi" w:eastAsiaTheme="minorEastAsia" w:hAnsiTheme="minorHAnsi"/>
          <w:sz w:val="32"/>
          <w:szCs w:val="32"/>
        </w:rPr>
      </w:pPr>
      <w:bookmarkStart w:id="59" w:name="_Toc207723212"/>
      <w:r>
        <w:rPr>
          <w:rFonts w:ascii="Aptos" w:hAnsi="Aptos" w:asciiTheme="minorHAnsi" w:hAnsiTheme="minorHAnsi"/>
        </w:rPr>
        <w:t>CR 2.1 (2) – Permission mapping to roles</w:t>
      </w:r>
      <w:bookmarkEnd w:id="59"/>
      <w:r>
        <w:rPr>
          <w:rFonts w:ascii="Aptos" w:hAnsi="Aptos" w:asciiTheme="minorHAnsi" w:hAnsiTheme="minorHAnsi"/>
        </w:rPr>
        <w:t> </w:t>
      </w:r>
    </w:p>
    <w:p>
      <w:pPr>
        <w:pStyle w:val="Normal"/>
        <w:widowControl/>
        <w:rPr/>
      </w:pPr>
      <w:r>
        <w:rPr/>
      </w:r>
    </w:p>
    <w:p>
      <w:pPr>
        <w:pStyle w:val="Normal"/>
        <w:widowControl/>
        <w:spacing w:lineRule="auto" w:line="240" w:before="0" w:after="0"/>
        <w:jc w:val="both"/>
        <w:rPr>
          <w:rFonts w:ascii="Aptos" w:hAnsi="Aptos" w:eastAsia="Aptos" w:cs="Aptos"/>
          <w:color w:val="000000" w:themeColor="text1"/>
        </w:rPr>
      </w:pPr>
      <w:r>
        <w:rPr>
          <w:rFonts w:eastAsia="Aptos" w:cs="Aptos"/>
        </w:rPr>
        <w:t>Permission mapping to roles involves defining and modifying the assignment of permissions to specific roles for all human users, utilizing the built-in capabilities of the Ubuntu 22.04 LTS operating system to comply with security standards for industrial control systems.</w:t>
      </w:r>
    </w:p>
    <w:p>
      <w:pPr>
        <w:pStyle w:val="3"/>
        <w:rPr>
          <w:rFonts w:ascii="Aptos" w:hAnsi="Aptos" w:eastAsia="Aptos" w:cs="Aptos"/>
        </w:rPr>
      </w:pPr>
      <w:bookmarkStart w:id="60" w:name="_Toc207723213"/>
      <w:r>
        <w:rPr>
          <w:rFonts w:eastAsia="Aptos" w:cs="Aptos"/>
        </w:rPr>
        <w:t>Statement</w:t>
      </w:r>
      <w:bookmarkEnd w:id="60"/>
    </w:p>
    <w:p>
      <w:pPr>
        <w:pStyle w:val="Normal"/>
        <w:spacing w:before="240" w:after="240"/>
        <w:rPr>
          <w:rFonts w:ascii="Aptos" w:hAnsi="Aptos" w:eastAsia="Aptos" w:cs="Aptos"/>
        </w:rPr>
      </w:pPr>
      <w:r>
        <w:rPr>
          <w:rFonts w:eastAsia="Aptos" w:cs="Aptos"/>
        </w:rPr>
        <w:t>To comply with IEC 62443 4-2 CR 2.1 RE(2) for Permission Mapping to Roles, the Ubuntu 22.04 LTS operating system must utilize its built-in capabilities to define and modify the mapping of permissions to roles for all human users. This ensures that the system adheres to the security standards required for industrial control systems.</w:t>
      </w:r>
    </w:p>
    <w:p>
      <w:pPr>
        <w:pStyle w:val="Normal"/>
        <w:widowControl/>
        <w:shd w:val="clear" w:color="auto" w:fill="FFFFFF" w:themeFill="background1"/>
        <w:spacing w:lineRule="auto" w:line="240" w:beforeAutospacing="1" w:after="0"/>
        <w:rPr>
          <w:color w:val="000000" w:themeColor="text1"/>
        </w:rPr>
      </w:pPr>
      <w:r>
        <w:rPr>
          <w:color w:val="000000" w:themeColor="text1"/>
        </w:rPr>
        <w:t>By default, Ubuntu 22.04 LTS has several predefined roles with specific permissions:</w:t>
      </w:r>
    </w:p>
    <w:p>
      <w:pPr>
        <w:pStyle w:val="ListParagraph"/>
        <w:widowControl/>
        <w:numPr>
          <w:ilvl w:val="0"/>
          <w:numId w:val="185"/>
        </w:numPr>
        <w:shd w:val="clear" w:color="auto" w:fill="FFFFFF" w:themeFill="background1"/>
        <w:spacing w:lineRule="auto" w:line="240" w:beforeAutospacing="1" w:after="0"/>
        <w:contextualSpacing/>
        <w:rPr>
          <w:color w:val="000000" w:themeColor="text1"/>
        </w:rPr>
      </w:pPr>
      <w:r>
        <w:rPr>
          <w:b/>
          <w:bCs/>
          <w:color w:val="000000" w:themeColor="text1"/>
        </w:rPr>
        <w:t xml:space="preserve">Root user: </w:t>
      </w:r>
      <w:r>
        <w:rPr>
          <w:color w:val="000000" w:themeColor="text1"/>
        </w:rPr>
        <w:t>Full control over the system, including installing software, changing system settings, and accessing all files.</w:t>
      </w:r>
    </w:p>
    <w:p>
      <w:pPr>
        <w:pStyle w:val="ListParagraph"/>
        <w:widowControl/>
        <w:numPr>
          <w:ilvl w:val="0"/>
          <w:numId w:val="185"/>
        </w:numPr>
        <w:shd w:val="clear" w:color="auto" w:fill="FFFFFF" w:themeFill="background1"/>
        <w:spacing w:lineRule="auto" w:line="240" w:before="0" w:after="0"/>
        <w:contextualSpacing/>
        <w:rPr>
          <w:color w:val="000000" w:themeColor="text1"/>
        </w:rPr>
      </w:pPr>
      <w:r>
        <w:rPr>
          <w:b/>
          <w:bCs/>
          <w:color w:val="000000" w:themeColor="text1"/>
        </w:rPr>
        <w:t>Regular users:</w:t>
      </w:r>
      <w:r>
        <w:rPr>
          <w:color w:val="000000" w:themeColor="text1"/>
        </w:rPr>
        <w:t xml:space="preserve"> Limited control, typically Can run applications, change their own settings, and access their own files but cannot make system-wide changes or install software without sudo privileges.</w:t>
      </w:r>
    </w:p>
    <w:p>
      <w:pPr>
        <w:pStyle w:val="ListParagraph"/>
        <w:widowControl/>
        <w:numPr>
          <w:ilvl w:val="0"/>
          <w:numId w:val="185"/>
        </w:numPr>
        <w:shd w:val="clear" w:color="auto" w:fill="FFFFFF" w:themeFill="background1"/>
        <w:spacing w:lineRule="auto" w:line="240" w:before="0" w:after="0"/>
        <w:contextualSpacing/>
        <w:rPr>
          <w:color w:val="000000" w:themeColor="text1"/>
        </w:rPr>
      </w:pPr>
      <w:r>
        <w:rPr>
          <w:rStyle w:val="Strong"/>
          <w:color w:val="000000" w:themeColor="text1"/>
        </w:rPr>
        <w:t>Guest users</w:t>
      </w:r>
      <w:r>
        <w:rPr>
          <w:color w:val="000000" w:themeColor="text1"/>
        </w:rPr>
        <w:t>: Very limited control and permissions, typically Can log in temporarily and use a restricted environment, usually without the ability to access files on the main system or make any significant changes.</w:t>
      </w:r>
    </w:p>
    <w:p>
      <w:pPr>
        <w:pStyle w:val="ListParagraph"/>
        <w:widowControl/>
        <w:numPr>
          <w:ilvl w:val="0"/>
          <w:numId w:val="185"/>
        </w:numPr>
        <w:shd w:val="clear" w:color="auto" w:fill="FFFFFF" w:themeFill="background1"/>
        <w:spacing w:lineRule="auto" w:line="240" w:before="0" w:afterAutospacing="1"/>
        <w:contextualSpacing/>
        <w:rPr/>
      </w:pPr>
      <w:r>
        <w:rPr/>
        <w:t>Additionally, various groups like</w:t>
      </w:r>
      <w:r>
        <w:rPr>
          <w:b/>
          <w:bCs/>
        </w:rPr>
        <w:t xml:space="preserve"> sudo, adm,</w:t>
      </w:r>
      <w:r>
        <w:rPr/>
        <w:t xml:space="preserve"> and</w:t>
      </w:r>
      <w:r>
        <w:rPr>
          <w:b/>
          <w:bCs/>
        </w:rPr>
        <w:t xml:space="preserve"> dialout </w:t>
      </w:r>
      <w:r>
        <w:rPr/>
        <w:t>offer more granular control over specific system functions</w:t>
      </w:r>
    </w:p>
    <w:p>
      <w:pPr>
        <w:pStyle w:val="Normal"/>
        <w:widowControl/>
        <w:shd w:val="clear" w:color="auto" w:fill="FFFFFF" w:themeFill="background1"/>
        <w:spacing w:lineRule="auto" w:line="240" w:beforeAutospacing="1" w:after="0"/>
        <w:ind w:left="720" w:hanging="0"/>
        <w:rPr>
          <w:color w:val="000000" w:themeColor="text1"/>
        </w:rPr>
      </w:pPr>
      <w:r>
        <w:rPr>
          <w:color w:val="000000" w:themeColor="text1"/>
        </w:rPr>
        <w:t>The system default settings will typically assign new users the</w:t>
      </w:r>
      <w:r>
        <w:rPr>
          <w:b/>
          <w:bCs/>
          <w:color w:val="000000" w:themeColor="text1"/>
        </w:rPr>
        <w:t xml:space="preserve"> Regular users </w:t>
      </w:r>
      <w:r>
        <w:rPr>
          <w:color w:val="000000" w:themeColor="text1"/>
        </w:rPr>
        <w:t>role, providing a balance between functionality and security while preventing unauthorized changes to the system.</w:t>
      </w:r>
    </w:p>
    <w:p>
      <w:pPr>
        <w:pStyle w:val="3"/>
        <w:widowControl/>
        <w:rPr>
          <w:rFonts w:ascii="Aptos" w:hAnsi="Aptos" w:eastAsia="Aptos" w:cs="Aptos"/>
        </w:rPr>
      </w:pPr>
      <w:bookmarkStart w:id="61" w:name="_Toc207723214"/>
      <w:r>
        <w:rPr>
          <w:rFonts w:eastAsia="Aptos" w:cs="Aptos"/>
        </w:rPr>
        <w:t>Evidence</w:t>
      </w:r>
      <w:bookmarkEnd w:id="61"/>
    </w:p>
    <w:p>
      <w:pPr>
        <w:pStyle w:val="Normal"/>
        <w:widowControl/>
        <w:spacing w:lineRule="auto" w:line="240" w:before="240" w:after="240"/>
        <w:jc w:val="both"/>
        <w:rPr/>
      </w:pPr>
      <w:r>
        <w:rPr/>
        <w:t>Ubuntu 22.04 LTS provides robust mechanisms to manage user roles and permissions using built-in tools such as sudo, groups, and usermod. These tools allow administrators to assign specific permissions to roles without relying on fixed hierarchies, thus meeting the requirements of IEC 62443 4-2 CR 2.1 RE (2). The following procedures demonstrate how Ubuntu 22.04 LTS supports role-based access control, allowing for fine-grained permission management.</w:t>
      </w:r>
    </w:p>
    <w:p>
      <w:pPr>
        <w:pStyle w:val="3"/>
        <w:widowControl/>
        <w:spacing w:lineRule="auto" w:line="240" w:before="240" w:after="240"/>
        <w:jc w:val="both"/>
        <w:rPr>
          <w:rFonts w:eastAsia="新細明體" w:cs="Arial" w:cstheme="minorBidi" w:eastAsiaTheme="minorEastAsia"/>
          <w:sz w:val="24"/>
          <w:szCs w:val="24"/>
        </w:rPr>
      </w:pPr>
      <w:bookmarkStart w:id="62" w:name="_Toc207723215"/>
      <w:r>
        <w:rPr>
          <w:rFonts w:eastAsia="Aptos" w:cs="Aptos"/>
        </w:rPr>
        <w:t>Detailed Setting Steps</w:t>
      </w:r>
      <w:bookmarkEnd w:id="62"/>
    </w:p>
    <w:p>
      <w:pPr>
        <w:pStyle w:val="Normal"/>
        <w:widowContro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rPr>
        <w:t xml:space="preserve">1. Install and configure </w:t>
      </w:r>
      <w:r>
        <w:rPr>
          <w:rFonts w:eastAsia="Aptos" w:cs="Aptos"/>
          <w:b/>
          <w:bCs/>
          <w:color w:val="0F4761" w:themeColor="accent1" w:themeShade="bf"/>
          <w:sz w:val="28"/>
          <w:szCs w:val="28"/>
        </w:rPr>
        <w:t>sudo</w:t>
      </w:r>
      <w:r>
        <w:rPr>
          <w:rFonts w:eastAsia="Aptos" w:cs="Aptos"/>
          <w:color w:val="0F4761" w:themeColor="accent1" w:themeShade="bf"/>
          <w:sz w:val="28"/>
          <w:szCs w:val="28"/>
        </w:rPr>
        <w:t>:</w:t>
      </w:r>
    </w:p>
    <w:p>
      <w:pPr>
        <w:pStyle w:val="ListParagraph"/>
        <w:widowControl/>
        <w:numPr>
          <w:ilvl w:val="0"/>
          <w:numId w:val="195"/>
        </w:numPr>
        <w:shd w:val="clear" w:color="auto" w:fill="FFFFFF" w:themeFill="background1"/>
        <w:spacing w:lineRule="auto" w:line="259" w:before="240" w:after="240"/>
        <w:contextualSpacing/>
        <w:rPr>
          <w:rFonts w:ascii="Aptos" w:hAnsi="Aptos" w:eastAsia="Aptos" w:cs="Aptos"/>
          <w:color w:val="153D63" w:themeColor="text2" w:themeTint="e6"/>
          <w:sz w:val="28"/>
          <w:szCs w:val="28"/>
        </w:rPr>
      </w:pPr>
      <w:r>
        <w:rPr>
          <w:color w:val="000000" w:themeColor="text1"/>
        </w:rPr>
        <w:t xml:space="preserve">Ensure that the </w:t>
      </w:r>
      <w:r>
        <w:rPr>
          <w:b/>
          <w:bCs/>
          <w:color w:val="000000" w:themeColor="text1"/>
        </w:rPr>
        <w:t xml:space="preserve">sudo </w:t>
      </w:r>
      <w:r>
        <w:rPr>
          <w:color w:val="000000" w:themeColor="text1"/>
        </w:rPr>
        <w:t>package is installed to manage permissions effectively.</w:t>
      </w:r>
      <w:r>
        <w:rPr>
          <w:rFonts w:eastAsia="Aptos" w:cs="Aptos"/>
          <w:color w:val="000000" w:themeColor="text1"/>
          <w:sz w:val="28"/>
          <w:szCs w:val="28"/>
        </w:rPr>
        <w:t xml:space="preserve"> </w:t>
      </w:r>
      <w:r>
        <w:rPr>
          <w:rFonts w:eastAsia="Aptos" w:cs="Aptos"/>
          <w:color w:val="153D63" w:themeColor="text2" w:themeTint="e6"/>
          <w:sz w:val="28"/>
          <w:szCs w:val="28"/>
        </w:rPr>
        <w:t xml:space="preserve">  </w:t>
      </w:r>
    </w:p>
    <w:p>
      <w:pPr>
        <w:pStyle w:val="ListParagraph"/>
        <w:widowControl/>
        <w:numPr>
          <w:ilvl w:val="0"/>
          <w:numId w:val="195"/>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rPr>
        <w:t xml:space="preserve">Install the packages by using </w:t>
      </w:r>
      <w:r>
        <w:rPr>
          <w:rFonts w:eastAsia="Aptos" w:cs="Aptos"/>
          <w:b/>
          <w:bCs/>
          <w:color w:val="000000" w:themeColor="text1"/>
        </w:rPr>
        <w:t xml:space="preserve">apt update </w:t>
      </w:r>
      <w:r>
        <w:rPr>
          <w:rFonts w:eastAsia="Aptos" w:cs="Aptos"/>
          <w:color w:val="000000" w:themeColor="text1"/>
        </w:rPr>
        <w:t xml:space="preserve">and </w:t>
      </w:r>
      <w:r>
        <w:rPr>
          <w:rFonts w:eastAsia="Aptos" w:cs="Aptos"/>
          <w:b/>
          <w:bCs/>
          <w:color w:val="000000" w:themeColor="text1"/>
        </w:rPr>
        <w:t xml:space="preserve">apt install sudo </w:t>
      </w:r>
      <w:r>
        <w:rPr>
          <w:rFonts w:eastAsia="Aptos" w:cs="Aptos"/>
          <w:color w:val="000000" w:themeColor="text1"/>
        </w:rPr>
        <w:t>commands.</w:t>
      </w:r>
    </w:p>
    <w:p>
      <w:pPr>
        <w:pStyle w:val="Normal"/>
        <w:widowControl/>
        <w:spacing w:lineRule="auto" w:line="259" w:before="240" w:after="240"/>
        <w:jc w:val="both"/>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2.Define roles and assign permissions:</w:t>
      </w:r>
    </w:p>
    <w:p>
      <w:pPr>
        <w:pStyle w:val="ListParagraph"/>
        <w:widowControl/>
        <w:numPr>
          <w:ilvl w:val="0"/>
          <w:numId w:val="194"/>
        </w:numPr>
        <w:spacing w:lineRule="auto" w:line="259" w:before="240" w:after="240"/>
        <w:contextualSpacing/>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Create groups to represent different roles and assign users to these groups.</w:t>
      </w:r>
    </w:p>
    <w:p>
      <w:pPr>
        <w:pStyle w:val="Normal"/>
        <w:widowControl/>
        <w:spacing w:lineRule="auto" w:line="259" w:before="0" w:after="0"/>
        <w:jc w:val="both"/>
        <w:rPr>
          <w:rFonts w:ascii="Aptos" w:hAnsi="Aptos" w:eastAsia="Aptos" w:cs="Aptos"/>
          <w:b/>
          <w:b/>
          <w:bCs/>
          <w:color w:val="000000" w:themeColor="text1"/>
          <w:lang w:val="en-IN"/>
        </w:rPr>
      </w:pPr>
      <w:r>
        <w:rPr>
          <w:rFonts w:ascii="Aptos" w:hAnsi="Aptos" w:cs="Aptos" w:eastAsia="Aptos"/>
          <w:b/>
          <w:bCs/>
          <w:color w:val="000000" w:themeColor="text1"/>
          <w:lang w:val="en-IN"/>
        </w:rPr>
        <w:t xml:space="preserve">              </w:t>
      </w:r>
      <w:r>
        <w:rPr>
          <w:rFonts w:eastAsia="Aptos" w:cs="Aptos"/>
          <w:b/>
          <w:bCs/>
          <w:color w:val="000000" w:themeColor="text1"/>
          <w:lang w:val="en-IN"/>
        </w:rPr>
        <w:t># Create groups for different roles</w:t>
      </w:r>
    </w:p>
    <w:p>
      <w:pPr>
        <w:pStyle w:val="Normal"/>
        <w:widowControl/>
        <w:numPr>
          <w:ilvl w:val="1"/>
          <w:numId w:val="193"/>
        </w:numPr>
        <w:spacing w:lineRule="auto" w:line="259" w:before="0" w:after="0"/>
        <w:jc w:val="both"/>
        <w:rPr>
          <w:rFonts w:ascii="Aptos" w:hAnsi="Aptos" w:eastAsia="Aptos" w:cs="Aptos"/>
          <w:color w:val="000000" w:themeColor="text1"/>
        </w:rPr>
      </w:pPr>
      <w:r>
        <w:rPr>
          <w:rFonts w:eastAsia="Aptos" w:cs="Aptos"/>
          <w:color w:val="000000" w:themeColor="text1"/>
          <w:lang w:val="en-IN"/>
        </w:rPr>
        <w:t xml:space="preserve">Now create the groups for different roles by using </w:t>
      </w:r>
      <w:r>
        <w:rPr>
          <w:rFonts w:eastAsia="Aptos" w:cs="Aptos"/>
          <w:b/>
          <w:bCs/>
          <w:color w:val="000000" w:themeColor="text1"/>
          <w:lang w:val="en-IN"/>
        </w:rPr>
        <w:t xml:space="preserve">groupadd admin, groupadd operator, groupadd viewer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0" w:after="0"/>
        <w:ind w:left="720" w:hanging="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 Assign users to roles</w:t>
      </w:r>
    </w:p>
    <w:p>
      <w:pPr>
        <w:pStyle w:val="ListParagraph"/>
        <w:widowControl/>
        <w:numPr>
          <w:ilvl w:val="1"/>
          <w:numId w:val="192"/>
        </w:numPr>
        <w:spacing w:lineRule="auto" w:line="259" w:before="0" w:after="0"/>
        <w:contextualSpacing/>
        <w:jc w:val="both"/>
        <w:rPr>
          <w:rFonts w:ascii="Aptos" w:hAnsi="Aptos" w:eastAsia="Aptos" w:cs="Aptos"/>
          <w:color w:val="000000" w:themeColor="text1"/>
          <w:lang w:val="en-IN"/>
        </w:rPr>
      </w:pPr>
      <w:r>
        <w:rPr>
          <w:rFonts w:eastAsia="Aptos" w:cs="Aptos"/>
          <w:color w:val="000000" w:themeColor="text1"/>
        </w:rPr>
        <w:t xml:space="preserve">Now Assign users to different roles by using </w:t>
      </w:r>
      <w:r>
        <w:rPr>
          <w:rFonts w:eastAsia="Aptos" w:cs="Aptos"/>
          <w:b/>
          <w:bCs/>
          <w:color w:val="000000" w:themeColor="text1"/>
          <w:lang w:val="en-IN"/>
        </w:rPr>
        <w:t xml:space="preserve">usermod -aG admin alice, usermod -aG operator bob, usermod -aG viewer charlie </w:t>
      </w:r>
      <w:r>
        <w:rPr>
          <w:rFonts w:eastAsia="Aptos" w:cs="Aptos"/>
          <w:color w:val="000000" w:themeColor="text1"/>
          <w:lang w:val="en-IN"/>
        </w:rPr>
        <w:t xml:space="preserve"> commands with</w:t>
      </w:r>
      <w:r>
        <w:rPr>
          <w:rFonts w:eastAsia="Aptos" w:cs="Aptos"/>
          <w:b/>
          <w:bCs/>
          <w:color w:val="000000" w:themeColor="text1"/>
          <w:lang w:val="en-IN"/>
        </w:rPr>
        <w:t xml:space="preserve"> sudo </w:t>
      </w:r>
      <w:r>
        <w:rPr>
          <w:rFonts w:eastAsia="Aptos" w:cs="Aptos"/>
          <w:color w:val="000000" w:themeColor="text1"/>
          <w:lang w:val="en-IN"/>
        </w:rPr>
        <w:t>priviliges.</w:t>
      </w:r>
    </w:p>
    <w:p>
      <w:pPr>
        <w:pStyle w:val="Normal"/>
        <w:widowControl/>
        <w:spacing w:lineRule="auto" w:line="259" w:before="0" w:after="0"/>
        <w:ind w:left="480" w:hanging="0"/>
        <w:jc w:val="both"/>
        <w:rPr>
          <w:rFonts w:ascii="Aptos" w:hAnsi="Aptos" w:eastAsia="Aptos" w:cs="Aptos"/>
          <w:color w:val="000000" w:themeColor="text1"/>
          <w:lang w:val="en-IN"/>
        </w:rPr>
      </w:pPr>
      <w:r>
        <w:rPr>
          <w:rFonts w:eastAsia="Aptos" w:cs="Aptos"/>
          <w:color w:val="000000" w:themeColor="text1"/>
          <w:lang w:val="en-IN"/>
        </w:rPr>
      </w:r>
    </w:p>
    <w:p>
      <w:pPr>
        <w:pStyle w:val="Normal"/>
        <w:widowControl/>
        <w:spacing w:lineRule="auto" w:line="259" w:before="0" w:after="0"/>
        <w:ind w:left="480" w:hanging="0"/>
        <w:jc w:val="both"/>
        <w:rPr>
          <w:rFonts w:ascii="Aptos" w:hAnsi="Aptos" w:eastAsia="Aptos" w:cs="Aptos"/>
          <w:color w:val="000000" w:themeColor="text1"/>
          <w:lang w:val="en-IN"/>
        </w:rPr>
      </w:pPr>
      <w:r>
        <w:rPr>
          <w:rFonts w:eastAsia="Aptos" w:cs="Aptos"/>
          <w:color w:val="000000" w:themeColor="text1"/>
          <w:lang w:val="en-IN"/>
        </w:rPr>
      </w:r>
    </w:p>
    <w:p>
      <w:pPr>
        <w:pStyle w:val="Normal"/>
        <w:widowControl/>
        <w:spacing w:lineRule="auto" w:line="259" w:before="240" w:after="240"/>
        <w:jc w:val="both"/>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 xml:space="preserve">3.Configure sudo for role-based permissions: </w:t>
      </w:r>
    </w:p>
    <w:p>
      <w:pPr>
        <w:pStyle w:val="ListParagraph"/>
        <w:widowControl/>
        <w:numPr>
          <w:ilvl w:val="0"/>
          <w:numId w:val="191"/>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 xml:space="preserve">Modify the </w:t>
      </w:r>
      <w:r>
        <w:rPr>
          <w:rFonts w:eastAsia="Aptos" w:cs="Aptos"/>
          <w:b/>
          <w:bCs/>
          <w:color w:val="000000" w:themeColor="text1"/>
          <w:lang w:val="en-IN"/>
        </w:rPr>
        <w:t>/etc/sudoers</w:t>
      </w:r>
      <w:r>
        <w:rPr>
          <w:rFonts w:eastAsia="Aptos" w:cs="Aptos"/>
          <w:color w:val="000000" w:themeColor="text1"/>
          <w:lang w:val="en-IN"/>
        </w:rPr>
        <w:t xml:space="preserve"> file to define specific permissions for each role.</w:t>
      </w:r>
    </w:p>
    <w:p>
      <w:pPr>
        <w:pStyle w:val="ListParagraph"/>
        <w:widowControl/>
        <w:numPr>
          <w:ilvl w:val="0"/>
          <w:numId w:val="191"/>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 xml:space="preserve">Now open the file </w:t>
      </w:r>
      <w:r>
        <w:rPr>
          <w:rFonts w:eastAsia="Aptos" w:cs="Aptos"/>
          <w:b/>
          <w:bCs/>
          <w:color w:val="000000" w:themeColor="text1"/>
          <w:lang w:val="en-IN"/>
        </w:rPr>
        <w:t>sudo visudo</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Add the following lines to assign different permissions to each group:</w:t>
      </w:r>
    </w:p>
    <w:p>
      <w:pPr>
        <w:pStyle w:val="Normal"/>
        <w:widowControl/>
        <w:spacing w:lineRule="auto" w:line="259" w:before="0" w:after="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 Allow admin group full access</w:t>
      </w:r>
      <w:r>
        <w:rPr/>
        <w:br/>
      </w:r>
      <w:r>
        <w:rPr>
          <w:rFonts w:eastAsia="Aptos" w:cs="Aptos"/>
          <w:b/>
          <w:bCs/>
          <w:color w:val="000000" w:themeColor="text1"/>
          <w:lang w:val="en-IN"/>
        </w:rPr>
        <w:t xml:space="preserve">            %admin ALL=(ALL) ALL</w:t>
      </w:r>
      <w:r>
        <w:rPr/>
        <w:br/>
      </w:r>
      <w:r>
        <w:rPr>
          <w:rFonts w:eastAsia="Aptos" w:cs="Aptos"/>
          <w:b/>
          <w:bCs/>
          <w:color w:val="000000" w:themeColor="text1"/>
          <w:lang w:val="en-IN"/>
        </w:rPr>
        <w:t xml:space="preserve">            # Allow operator group to restart services, but nothing else</w:t>
      </w:r>
      <w:r>
        <w:rPr/>
        <w:br/>
      </w:r>
      <w:r>
        <w:rPr>
          <w:rFonts w:eastAsia="Aptos" w:cs="Aptos"/>
          <w:b/>
          <w:bCs/>
          <w:color w:val="000000" w:themeColor="text1"/>
          <w:lang w:val="en-IN"/>
        </w:rPr>
        <w:t xml:space="preserve">            %operator ALL=NOPASSWD: /bin/systemctl restart *</w:t>
      </w:r>
      <w:r>
        <w:rPr/>
        <w:br/>
      </w:r>
      <w:r>
        <w:rPr>
          <w:rFonts w:eastAsia="Aptos" w:cs="Aptos"/>
          <w:b/>
          <w:bCs/>
          <w:color w:val="000000" w:themeColor="text1"/>
          <w:lang w:val="en-IN"/>
        </w:rPr>
        <w:t xml:space="preserve">            # Allow viewer group to view logs, but no modifications</w:t>
      </w:r>
      <w:r>
        <w:rPr/>
        <w:br/>
      </w:r>
      <w:r>
        <w:rPr>
          <w:rFonts w:eastAsia="Aptos" w:cs="Aptos"/>
          <w:b/>
          <w:bCs/>
          <w:color w:val="000000" w:themeColor="text1"/>
          <w:lang w:val="en-IN"/>
        </w:rPr>
        <w:t xml:space="preserve">            %viewer ALL=NOPASSWD: /bin/journalctl</w:t>
      </w:r>
    </w:p>
    <w:p>
      <w:pPr>
        <w:pStyle w:val="Normal"/>
        <w:widowControl/>
        <w:spacing w:lineRule="auto" w:line="259" w:before="240" w:after="240"/>
        <w:jc w:val="both"/>
        <w:rPr>
          <w:rFonts w:ascii="Aptos" w:hAnsi="Aptos" w:eastAsia="Aptos" w:cs="Aptos"/>
          <w:color w:val="000000" w:themeColor="text1"/>
        </w:rPr>
      </w:pPr>
      <w:r>
        <w:rPr>
          <w:rFonts w:eastAsia="Aptos" w:cs="Aptos"/>
          <w:b/>
          <w:bCs/>
          <w:color w:val="000000" w:themeColor="text1"/>
          <w:lang w:val="en-IN"/>
        </w:rPr>
        <w:t>Verify the group memberships</w:t>
      </w:r>
      <w:r>
        <w:rPr>
          <w:rFonts w:eastAsia="Aptos" w:cs="Aptos"/>
          <w:color w:val="000000" w:themeColor="text1"/>
          <w:lang w:val="en-IN"/>
        </w:rPr>
        <w:t xml:space="preserve">: </w:t>
      </w:r>
    </w:p>
    <w:p>
      <w:pPr>
        <w:pStyle w:val="ListParagraph"/>
        <w:widowControl/>
        <w:numPr>
          <w:ilvl w:val="0"/>
          <w:numId w:val="190"/>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Ensure that users are correctly assigned to their respective roles.</w:t>
      </w:r>
    </w:p>
    <w:p>
      <w:pPr>
        <w:pStyle w:val="ListParagraph"/>
        <w:widowControl/>
        <w:numPr>
          <w:ilvl w:val="0"/>
          <w:numId w:val="190"/>
        </w:numPr>
        <w:spacing w:lineRule="auto" w:line="259" w:before="100" w:after="100"/>
        <w:contextualSpacing/>
        <w:jc w:val="both"/>
        <w:pPrChange w:id="0" w:author="Winston.Huang" w:date="2025-07-09T17:51:00Z">
          <w:pPr>
            <w:pStyle w:val="ListParagraph"/>
            <w:numPr>
              <w:ilvl w:val="0"/>
              <w:numId w:val="190"/>
            </w:numPr>
            <w:jc w:val="both"/>
            <w:widowControl/>
            <w:ind w:left="720" w:hanging="360"/>
            <w:contextualSpacing/>
            <w:spacing w:lineRule="auto" w:line="259" w:before="240" w:after="240"/>
          </w:pPr>
        </w:pPrChange>
        <w:rPr>
          <w:rFonts w:ascii="Aptos" w:hAnsi="Aptos" w:eastAsia="Aptos" w:cs="Aptos"/>
          <w:color w:val="000000" w:themeColor="text1"/>
          <w:lang w:val="en-IN"/>
          <w:del w:id="1604" w:author="Winston.Huang" w:date="2025-07-09T17:51:00Z"/>
        </w:rPr>
      </w:pPr>
      <w:r>
        <w:rPr>
          <w:rFonts w:eastAsia="Aptos" w:cs="Aptos"/>
          <w:color w:val="000000" w:themeColor="text1"/>
          <w:lang w:val="en-IN"/>
        </w:rPr>
        <w:t xml:space="preserve">Verify the group membership by using </w:t>
      </w:r>
      <w:r>
        <w:rPr>
          <w:rFonts w:eastAsia="Aptos" w:cs="Aptos"/>
          <w:b/>
          <w:bCs/>
          <w:color w:val="000000" w:themeColor="text1"/>
          <w:lang w:val="en-IN"/>
        </w:rPr>
        <w:t xml:space="preserve">id alice, id bob, id charlie </w:t>
      </w:r>
      <w:r>
        <w:rPr>
          <w:rFonts w:eastAsia="Aptos" w:cs="Aptos"/>
          <w:color w:val="000000" w:themeColor="text1"/>
          <w:lang w:val="en-IN"/>
        </w:rPr>
        <w:t>commands.</w:t>
      </w:r>
    </w:p>
    <w:p>
      <w:pPr>
        <w:pStyle w:val="2"/>
        <w:widowControl/>
        <w:numPr>
          <w:ilvl w:val="0"/>
          <w:numId w:val="190"/>
        </w:numPr>
        <w:shd w:val="clear" w:color="auto" w:fill="FFFFFF" w:themeFill="background1"/>
        <w:spacing w:lineRule="auto" w:line="259" w:before="100" w:after="100"/>
        <w:jc w:val="both"/>
        <w:pPrChange w:id="0" w:author="Winston.Huang" w:date="2025-07-09T17:51:00Z">
          <w:pPr>
            <w:pStyle w:val="Heading2"/>
            <w:widowControl/>
            <w:spacing w:lineRule="auto" w:line="259" w:before="240" w:after="240"/>
            <w:shd w:val="clear" w:color="auto" w:fill="FFFFFF" w:themeFill="background1"/>
          </w:pPr>
        </w:pPrChange>
        <w:rPr>
          <w:b/>
          <w:b/>
          <w:bCs/>
          <w:color w:val="000000" w:themeColor="text1"/>
          <w:lang w:val="en-IN"/>
          <w:del w:id="1605" w:author="Winston.Huang" w:date="2025-07-09T17:51:00Z"/>
        </w:rPr>
      </w:pPr>
      <w:bookmarkStart w:id="63" w:name="_Toc205398551"/>
      <w:r>
        <w:rPr/>
        <w:t>C</w:t>
      </w:r>
      <w:r>
        <w:rPr/>
        <w:t>R 2.2 – Wireless use control</w:t>
      </w:r>
      <w:bookmarkEnd w:id="63"/>
    </w:p>
    <w:p>
      <w:pPr>
        <w:pStyle w:val="Normal"/>
        <w:widowControl/>
        <w:spacing w:before="100" w:after="100"/>
        <w:jc w:val="both"/>
        <w:pPrChange w:id="0" w:author="Winston.Huang" w:date="2025-07-09T17:51:00Z">
          <w:pPr>
            <w:jc w:val="both"/>
            <w:widowControl/>
          </w:pPr>
        </w:pPrChange>
        <w:rPr>
          <w:rFonts w:ascii="Aptos" w:hAnsi="Aptos" w:eastAsia="Aptos" w:cs="Aptos"/>
          <w:del w:id="1606" w:author="Winston.Huang" w:date="2025-07-09T17:51:00Z"/>
        </w:rPr>
      </w:pPr>
      <w:r>
        <w:rPr>
          <w:rFonts w:eastAsia="Aptos" w:cs="Aptos"/>
          <w:b/>
          <w:bCs/>
        </w:rPr>
        <w:t>Wireless Use Control:</w:t>
      </w:r>
      <w:r>
        <w:rPr>
          <w:rFonts w:eastAsia="Aptos" w:cs="Aptos"/>
        </w:rPr>
        <w:t xml:space="preserve"> Managing and restricting the use of wireless interfaces through built-in functionalities to ensure authorized use, monitoring, and adherence to industry standards.</w:t>
      </w:r>
    </w:p>
    <w:p>
      <w:pPr>
        <w:pStyle w:val="3"/>
        <w:widowControl/>
        <w:shd w:val="clear" w:color="auto" w:fill="FFFFFF" w:themeFill="background1"/>
        <w:spacing w:lineRule="auto" w:line="240" w:beforeAutospacing="1" w:after="100"/>
        <w:jc w:val="both"/>
        <w:pPrChange w:id="0" w:author="Winston.Huang" w:date="2025-07-09T17:51:00Z">
          <w:pPr>
            <w:pStyle w:val="Heading3"/>
            <w:jc w:val="both"/>
            <w:widowControl/>
            <w:spacing w:lineRule="auto" w:line="240" w:beforeAutospacing="1" w:after="0"/>
            <w:shd w:val="clear" w:color="auto" w:fill="FFFFFF" w:themeFill="background1"/>
          </w:pPr>
        </w:pPrChange>
        <w:rPr>
          <w:rFonts w:eastAsia="新細明體" w:cs="Segoe UI"/>
          <w:sz w:val="18"/>
          <w:szCs w:val="18"/>
          <w:del w:id="1607" w:author="Winston.Huang" w:date="2025-07-09T17:51:00Z"/>
        </w:rPr>
      </w:pPr>
      <w:r>
        <w:rPr/>
        <w:t>Statement</w:t>
      </w:r>
      <w:r>
        <w:rPr>
          <w:rFonts w:eastAsia="新細明體" w:cs="Segoe UI"/>
        </w:rPr>
        <w:t> </w:t>
      </w:r>
    </w:p>
    <w:p>
      <w:pPr>
        <w:pStyle w:val="NormalWeb"/>
        <w:shd w:val="clear" w:color="auto" w:fill="FFFFFF" w:themeFill="background1"/>
        <w:spacing w:before="280" w:afterAutospacing="0" w:after="0"/>
        <w:jc w:val="both"/>
        <w:pPrChange w:id="0" w:author="Winston.Huang" w:date="2025-07-09T17:51:00Z">
          <w:pPr>
            <w:pStyle w:val="NormalWeb"/>
            <w:jc w:val="both"/>
            <w:spacing w:before="0" w:afterAutospacing="0" w:after="0"/>
            <w:shd w:val="clear" w:color="auto" w:fill="FFFFFF" w:themeFill="background1"/>
          </w:pPr>
        </w:pPrChange>
        <w:rPr>
          <w:rFonts w:ascii="Aptos" w:hAnsi="Aptos" w:eastAsia="新細明體" w:cs="Arial" w:asciiTheme="minorHAnsi" w:cstheme="minorBidi" w:eastAsiaTheme="minorEastAsia" w:hAnsiTheme="minorHAnsi"/>
          <w:del w:id="1608" w:author="Winston.Huang" w:date="2025-07-09T17:51:00Z"/>
        </w:rPr>
      </w:pPr>
      <w:r>
        <w:rPr>
          <w:rFonts w:eastAsia="新細明體" w:cs="Arial" w:ascii="Aptos" w:hAnsi="Aptos" w:asciiTheme="minorHAnsi" w:cstheme="minorBidi" w:eastAsiaTheme="minorEastAsia" w:hAnsiTheme="minorHAnsi"/>
          <w:color w:val="000000" w:themeColor="text1"/>
        </w:rPr>
        <w:t>To meet the verification requirements of IEC 62443-4-2 CR 2.2 Wireless Use Control, the use of wireless interfaces on Ubuntu 22.04 operating system is controlled through built-in functionalities. These functions provide the capability to integrate into systems that support usage authorization, monitoring, and restrictions according to commonly accepted industry practices.</w:t>
      </w:r>
    </w:p>
    <w:p>
      <w:pPr>
        <w:pStyle w:val="NormalWeb"/>
        <w:shd w:val="clear" w:color="auto" w:fill="FFFFFF" w:themeFill="background1"/>
        <w:spacing w:before="280" w:afterAutospacing="0" w:after="0"/>
        <w:jc w:val="both"/>
        <w:pPrChange w:id="0" w:author="Winston.Huang" w:date="2025-07-09T17:51:00Z">
          <w:pPr>
            <w:pStyle w:val="NormalWeb"/>
            <w:jc w:val="both"/>
            <w:spacing w:before="0" w:afterAutospacing="0" w:after="0"/>
            <w:shd w:val="clear" w:color="auto" w:fill="FFFFFF" w:themeFill="background1"/>
          </w:pPr>
        </w:pPrChange>
        <w:rPr>
          <w:rFonts w:ascii="Aptos" w:hAnsi="Aptos" w:eastAsia="新細明體" w:cs="Arial" w:asciiTheme="minorHAnsi" w:cstheme="minorBidi" w:eastAsiaTheme="minorEastAsia" w:hAnsiTheme="minorHAnsi"/>
          <w:color w:val="000000" w:themeColor="text1"/>
          <w:del w:id="1609" w:author="Winston.Huang" w:date="2025-07-09T17:51:00Z"/>
        </w:rPr>
      </w:pPr>
      <w:r>
        <w:rPr>
          <w:rFonts w:eastAsia="新細明體" w:cs="Arial" w:cstheme="minorBidi" w:eastAsiaTheme="minorEastAsia" w:ascii="Aptos" w:hAnsi="Aptos"/>
          <w:color w:val="000000" w:themeColor="text1"/>
        </w:rPr>
      </w:r>
    </w:p>
    <w:p>
      <w:pPr>
        <w:pStyle w:val="3"/>
        <w:widowControl/>
        <w:spacing w:before="100" w:after="100"/>
        <w:pPrChange w:id="0" w:author="Winston.Huang" w:date="2025-07-09T17:51:00Z">
          <w:pPr>
            <w:pStyle w:val="Heading3"/>
            <w:widowControl/>
          </w:pPr>
        </w:pPrChange>
        <w:rPr>
          <w:rFonts w:eastAsia="新細明體" w:cs="Segoe UI"/>
          <w:sz w:val="18"/>
          <w:szCs w:val="18"/>
          <w:del w:id="1610" w:author="Winston.Huang" w:date="2025-07-09T17:51:00Z"/>
        </w:rPr>
      </w:pPr>
      <w:r>
        <w:rPr/>
        <w:t>Evidence</w:t>
      </w:r>
      <w:r>
        <w:rPr>
          <w:rFonts w:eastAsia="新細明體" w:cs="Segoe UI"/>
        </w:rPr>
        <w:t> </w:t>
      </w:r>
    </w:p>
    <w:p>
      <w:pPr>
        <w:pStyle w:val="Normal"/>
        <w:spacing w:before="100" w:after="100"/>
        <w:jc w:val="both"/>
        <w:pPrChange w:id="0" w:author="Winston.Huang" w:date="2025-07-09T17:51:00Z">
          <w:pPr>
            <w:jc w:val="both"/>
          </w:pPr>
        </w:pPrChange>
        <w:rPr>
          <w:rFonts w:ascii="Aptos" w:hAnsi="Aptos" w:eastAsia="Aptos" w:cs="Aptos"/>
          <w:del w:id="1611" w:author="Winston.Huang" w:date="2025-07-09T17:51:00Z"/>
        </w:rPr>
      </w:pPr>
      <w:r>
        <w:rPr/>
        <w:t xml:space="preserve">Ubuntu 22.04 </w:t>
      </w:r>
      <w:r>
        <w:rPr/>
        <w:t xml:space="preserve">includes built-in features such as Ubuntu Uncomplicated Firewall (UFW) service, the Ubuntu built-in Wireless Network settings tool and Advanced Wireless Network Management Using nmcli </w:t>
      </w:r>
      <w:r>
        <w:rPr>
          <w:color w:val="000000" w:themeColor="text1"/>
        </w:rPr>
        <w:t>method. These tools allow for the control and monitoring of wireless interfaces. These features enable the implementation of usage authorization and restrictions, thereby supporting the compliance requirements of IEC 62443-4-2 CR 2.2 Wireless Use Control.</w:t>
      </w:r>
    </w:p>
    <w:p>
      <w:pPr>
        <w:pStyle w:val="3"/>
        <w:widowControl/>
        <w:spacing w:before="100" w:after="100"/>
        <w:pPrChange w:id="0" w:author="Winston.Huang" w:date="2025-07-09T17:51:00Z">
          <w:pPr>
            <w:pStyle w:val="Heading3"/>
            <w:widowControl/>
          </w:pPr>
        </w:pPrChange>
        <w:rPr>
          <w:rFonts w:eastAsia="新細明體" w:cs="Segoe UI"/>
          <w:sz w:val="18"/>
          <w:szCs w:val="18"/>
          <w:del w:id="1612" w:author="Winston.Huang" w:date="2025-07-09T17:51:00Z"/>
        </w:rPr>
      </w:pPr>
      <w:r>
        <w:rPr>
          <w:rFonts w:eastAsia="新細明體" w:cs="Segoe UI"/>
        </w:rPr>
        <w:t xml:space="preserve">Detailed </w:t>
      </w:r>
      <w:r>
        <w:rPr/>
        <w:t>Setting</w:t>
      </w:r>
      <w:r>
        <w:rPr>
          <w:rFonts w:eastAsia="新細明體" w:cs="Segoe UI"/>
        </w:rPr>
        <w:t xml:space="preserve"> Steps </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F4761" w:themeColor="accent1" w:themeShade="bf"/>
          <w:sz w:val="28"/>
          <w:szCs w:val="28"/>
          <w:del w:id="1613" w:author="Winston.Huang" w:date="2025-07-09T17:51:00Z"/>
        </w:rPr>
      </w:pPr>
      <w:r>
        <w:rPr>
          <w:rFonts w:eastAsia="Aptos" w:cs="Aptos"/>
          <w:color w:val="0F4761" w:themeColor="accent1" w:themeShade="bf"/>
          <w:sz w:val="28"/>
          <w:szCs w:val="28"/>
          <w:lang w:val="en-IN"/>
        </w:rPr>
        <w:t>1. Enable and Configure Firewall (Using UFW)</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14"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1: Open Terminal</w:t>
      </w:r>
    </w:p>
    <w:p>
      <w:pPr>
        <w:pStyle w:val="ListParagraph"/>
        <w:widowControl/>
        <w:numPr>
          <w:ilvl w:val="0"/>
          <w:numId w:val="71"/>
        </w:numPr>
        <w:spacing w:lineRule="auto" w:line="259" w:beforeAutospacing="1" w:afterAutospacing="1"/>
        <w:contextualSpacing/>
        <w:textAlignment w:val="baseline"/>
        <w:pPrChange w:id="0" w:author="Winston.Huang" w:date="2025-07-09T17:51:00Z">
          <w:pPr>
            <w:pStyle w:val="ListParagraph"/>
            <w:numPr>
              <w:ilvl w:val="0"/>
              <w:numId w:val="71"/>
            </w:numPr>
            <w:widowControl/>
            <w:textAlignment w:val="baseline"/>
            <w:ind w:left="720" w:hanging="360"/>
            <w:spacing w:lineRule="auto" w:line="259" w:beforeAutospacing="1" w:afterAutospacing="1"/>
          </w:pPr>
        </w:pPrChange>
        <w:rPr>
          <w:rFonts w:ascii="Aptos" w:hAnsi="Aptos" w:eastAsia="Aptos" w:cs="Aptos"/>
          <w:color w:val="000000" w:themeColor="text1"/>
          <w:del w:id="1615" w:author="Winston.Huang" w:date="2025-07-09T17:51:00Z"/>
        </w:rPr>
      </w:pPr>
      <w:r>
        <w:rPr>
          <w:rFonts w:ascii="Aptos" w:hAnsi="Aptos" w:cs="Aptos" w:eastAsia="Aptos"/>
          <w:b/>
          <w:bCs/>
          <w:color w:val="000000" w:themeColor="text1"/>
          <w:lang w:val="en-IN"/>
        </w:rPr>
        <w:t xml:space="preserve"> </w:t>
      </w:r>
      <w:r>
        <w:rPr>
          <w:rFonts w:eastAsia="Aptos" w:cs="Aptos"/>
          <w:color w:val="000000" w:themeColor="text1"/>
          <w:lang w:val="en-IN"/>
        </w:rPr>
        <w:t>Now Press Ctrl + Alt + T to open a terminal window.</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16"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2: Install UFW (If Not Already Installed)</w:t>
      </w:r>
    </w:p>
    <w:p>
      <w:pPr>
        <w:pStyle w:val="ListParagraph"/>
        <w:widowControl/>
        <w:numPr>
          <w:ilvl w:val="0"/>
          <w:numId w:val="70"/>
        </w:numPr>
        <w:spacing w:lineRule="auto" w:line="259" w:beforeAutospacing="1" w:afterAutospacing="1"/>
        <w:contextualSpacing/>
        <w:textAlignment w:val="baseline"/>
        <w:pPrChange w:id="0" w:author="Winston.Huang" w:date="2025-07-09T17:51:00Z">
          <w:pPr>
            <w:pStyle w:val="ListParagraph"/>
            <w:numPr>
              <w:ilvl w:val="0"/>
              <w:numId w:val="70"/>
            </w:numPr>
            <w:widowControl/>
            <w:textAlignment w:val="baseline"/>
            <w:ind w:left="720" w:hanging="360"/>
            <w:spacing w:lineRule="auto" w:line="259" w:beforeAutospacing="1" w:afterAutospacing="1"/>
          </w:pPr>
        </w:pPrChange>
        <w:rPr>
          <w:rFonts w:ascii="Aptos" w:hAnsi="Aptos" w:eastAsia="Aptos" w:cs="Aptos"/>
          <w:color w:val="000000" w:themeColor="text1"/>
          <w:del w:id="1617" w:author="Winston.Huang" w:date="2025-07-09T17:51:00Z"/>
        </w:rPr>
      </w:pPr>
      <w:r>
        <w:rPr>
          <w:rFonts w:ascii="Aptos" w:hAnsi="Aptos" w:cs="Aptos" w:eastAsia="Aptos"/>
          <w:color w:val="000000" w:themeColor="text1"/>
          <w:lang w:val="en-IN"/>
        </w:rPr>
        <w:t xml:space="preserve"> </w:t>
      </w:r>
      <w:r>
        <w:rPr>
          <w:rFonts w:eastAsia="Aptos" w:cs="Aptos"/>
          <w:color w:val="000000" w:themeColor="text1"/>
          <w:lang w:val="en-IN"/>
        </w:rPr>
        <w:t xml:space="preserve">Now install the UFW package by using  </w:t>
      </w:r>
      <w:r>
        <w:rPr>
          <w:rFonts w:eastAsia="Aptos" w:cs="Aptos"/>
          <w:b/>
          <w:bCs/>
          <w:color w:val="000000" w:themeColor="text1"/>
          <w:lang w:val="en-IN"/>
        </w:rPr>
        <w:t xml:space="preserve">apt update </w:t>
      </w:r>
      <w:r>
        <w:rPr>
          <w:rFonts w:eastAsia="Aptos" w:cs="Aptos"/>
          <w:color w:val="000000" w:themeColor="text1"/>
          <w:lang w:val="en-IN"/>
        </w:rPr>
        <w:t xml:space="preserve">and </w:t>
      </w:r>
      <w:r>
        <w:rPr>
          <w:rFonts w:eastAsia="Aptos" w:cs="Aptos"/>
          <w:b/>
          <w:bCs/>
          <w:color w:val="000000" w:themeColor="text1"/>
          <w:lang w:val="en-IN"/>
        </w:rPr>
        <w:t xml:space="preserve">apt install ufw </w:t>
      </w:r>
      <w:r>
        <w:rPr>
          <w:rFonts w:eastAsia="Aptos" w:cs="Aptos"/>
          <w:color w:val="000000" w:themeColor="text1"/>
          <w:lang w:val="en-IN"/>
        </w:rPr>
        <w:t>commands with</w:t>
      </w:r>
      <w:r>
        <w:rPr>
          <w:rFonts w:eastAsia="Aptos" w:cs="Aptos"/>
          <w:b/>
          <w:bCs/>
          <w:color w:val="000000" w:themeColor="text1"/>
          <w:lang w:val="en-IN"/>
        </w:rPr>
        <w:t xml:space="preserve"> sudo</w:t>
      </w:r>
      <w:r>
        <w:rPr>
          <w:rFonts w:eastAsia="Aptos" w:cs="Aptos"/>
          <w:color w:val="000000" w:themeColor="text1"/>
          <w:lang w:val="en-IN"/>
        </w:rPr>
        <w:t xml:space="preserve"> privileges.</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18"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3: Enable UFW</w:t>
      </w:r>
    </w:p>
    <w:p>
      <w:pPr>
        <w:pStyle w:val="ListParagraph"/>
        <w:widowControl/>
        <w:numPr>
          <w:ilvl w:val="0"/>
          <w:numId w:val="69"/>
        </w:numPr>
        <w:spacing w:lineRule="auto" w:line="259" w:beforeAutospacing="1" w:afterAutospacing="1"/>
        <w:contextualSpacing/>
        <w:textAlignment w:val="baseline"/>
        <w:pPrChange w:id="0" w:author="Winston.Huang" w:date="2025-07-09T17:51:00Z">
          <w:pPr>
            <w:pStyle w:val="ListParagraph"/>
            <w:numPr>
              <w:ilvl w:val="0"/>
              <w:numId w:val="69"/>
            </w:numPr>
            <w:widowControl/>
            <w:textAlignment w:val="baseline"/>
            <w:ind w:left="720" w:hanging="360"/>
            <w:spacing w:lineRule="auto" w:line="259" w:beforeAutospacing="1" w:afterAutospacing="1"/>
          </w:pPr>
        </w:pPrChange>
        <w:rPr>
          <w:rFonts w:ascii="Aptos" w:hAnsi="Aptos" w:eastAsia="Aptos" w:cs="Aptos"/>
          <w:color w:val="000000" w:themeColor="text1"/>
          <w:del w:id="1619" w:author="Winston.Huang" w:date="2025-07-09T17:51:00Z"/>
        </w:rPr>
      </w:pPr>
      <w:r>
        <w:rPr>
          <w:rFonts w:ascii="Aptos" w:hAnsi="Aptos" w:cs="Aptos" w:eastAsia="Aptos"/>
          <w:b/>
          <w:bCs/>
          <w:color w:val="000000" w:themeColor="text1"/>
          <w:lang w:val="en-IN"/>
        </w:rPr>
        <w:t xml:space="preserve"> </w:t>
      </w:r>
      <w:r>
        <w:rPr>
          <w:rFonts w:eastAsia="Aptos" w:cs="Aptos"/>
          <w:color w:val="000000" w:themeColor="text1"/>
          <w:lang w:val="en-IN"/>
        </w:rPr>
        <w:t xml:space="preserve">Now enable the UFW by using </w:t>
      </w:r>
      <w:r>
        <w:rPr>
          <w:rFonts w:eastAsia="Aptos" w:cs="Aptos"/>
          <w:b/>
          <w:bCs/>
          <w:color w:val="000000" w:themeColor="text1"/>
          <w:lang w:val="en-IN"/>
        </w:rPr>
        <w:t xml:space="preserve">ufw enable </w:t>
      </w:r>
      <w:r>
        <w:rPr>
          <w:rFonts w:eastAsia="Aptos" w:cs="Aptos"/>
          <w:color w:val="000000" w:themeColor="text1"/>
          <w:lang w:val="en-IN"/>
        </w:rPr>
        <w:t>commands with</w:t>
      </w:r>
      <w:r>
        <w:rPr>
          <w:rFonts w:eastAsia="Aptos" w:cs="Aptos"/>
          <w:b/>
          <w:bCs/>
          <w:color w:val="000000" w:themeColor="text1"/>
          <w:lang w:val="en-IN"/>
        </w:rPr>
        <w:t xml:space="preserve"> sudo</w:t>
      </w:r>
      <w:r>
        <w:rPr>
          <w:rFonts w:eastAsia="Aptos" w:cs="Aptos"/>
          <w:color w:val="000000" w:themeColor="text1"/>
          <w:lang w:val="en-IN"/>
        </w:rPr>
        <w:t xml:space="preserve"> privileges.</w:t>
      </w:r>
    </w:p>
    <w:p>
      <w:pPr>
        <w:pStyle w:val="Normal"/>
        <w:widowControl/>
        <w:spacing w:lineRule="auto" w:line="259" w:before="100" w:after="100"/>
        <w:jc w:val="both"/>
        <w:textAlignment w:val="baseline"/>
        <w:pPrChange w:id="0" w:author="Winston.Huang" w:date="2025-07-09T17:51:00Z">
          <w:pPr>
            <w:jc w:val="both"/>
            <w:widowControl/>
            <w:textAlignment w:val="baseline"/>
            <w:spacing w:lineRule="auto" w:line="259" w:before="0" w:after="0"/>
          </w:pPr>
        </w:pPrChange>
        <w:rPr>
          <w:rFonts w:ascii="Aptos" w:hAnsi="Aptos" w:eastAsia="Aptos" w:cs="Aptos"/>
          <w:color w:val="000000" w:themeColor="text1"/>
          <w:del w:id="1620" w:author="Winston.Huang" w:date="2025-07-09T17:51:00Z"/>
        </w:rPr>
      </w:pPr>
      <w:r>
        <w:rPr/>
        <w:br/>
      </w:r>
      <w:r>
        <w:rPr>
          <w:rFonts w:eastAsia="Aptos" w:cs="Aptos"/>
          <w:b/>
          <w:bCs/>
          <w:color w:val="000000" w:themeColor="text1"/>
          <w:lang w:val="en-IN"/>
        </w:rPr>
        <w:t>Step 4: Allow Specific Ports (Example: SSH and HTTP)</w:t>
      </w:r>
    </w:p>
    <w:p>
      <w:pPr>
        <w:pStyle w:val="ListParagraph"/>
        <w:widowControl/>
        <w:numPr>
          <w:ilvl w:val="0"/>
          <w:numId w:val="68"/>
        </w:numPr>
        <w:spacing w:lineRule="auto" w:line="259" w:before="100" w:after="100"/>
        <w:contextualSpacing/>
        <w:jc w:val="both"/>
        <w:textAlignment w:val="baseline"/>
        <w:pPrChange w:id="0" w:author="Winston.Huang" w:date="2025-07-09T17:51:00Z">
          <w:pPr>
            <w:pStyle w:val="ListParagraph"/>
            <w:numPr>
              <w:ilvl w:val="0"/>
              <w:numId w:val="68"/>
            </w:numPr>
            <w:jc w:val="both"/>
            <w:widowControl/>
            <w:textAlignment w:val="baseline"/>
            <w:ind w:left="720" w:hanging="360"/>
            <w:contextualSpacing/>
            <w:spacing w:lineRule="auto" w:line="259" w:before="0" w:after="0"/>
          </w:pPr>
        </w:pPrChange>
        <w:rPr>
          <w:rFonts w:ascii="Aptos" w:hAnsi="Aptos" w:eastAsia="Aptos" w:cs="Aptos"/>
          <w:color w:val="000000" w:themeColor="text1"/>
          <w:del w:id="1621" w:author="Winston.Huang" w:date="2025-07-09T17:51:00Z"/>
        </w:rPr>
      </w:pPr>
      <w:r>
        <w:rPr>
          <w:rFonts w:eastAsia="Aptos" w:cs="Aptos"/>
          <w:color w:val="000000" w:themeColor="text1"/>
          <w:lang w:val="en-IN"/>
        </w:rPr>
        <w:t>Now</w:t>
      </w:r>
      <w:r>
        <w:rPr>
          <w:rFonts w:eastAsia="Aptos" w:cs="Aptos"/>
          <w:b/>
          <w:bCs/>
          <w:color w:val="000000" w:themeColor="text1"/>
          <w:lang w:val="en-IN"/>
        </w:rPr>
        <w:t xml:space="preserve"> </w:t>
      </w:r>
      <w:r>
        <w:rPr>
          <w:rFonts w:eastAsia="Aptos" w:cs="Aptos"/>
          <w:color w:val="000000" w:themeColor="text1"/>
          <w:lang w:val="en-IN"/>
        </w:rPr>
        <w:t xml:space="preserve">allow specific ports by using </w:t>
      </w:r>
      <w:r>
        <w:rPr>
          <w:rFonts w:eastAsia="Aptos" w:cs="Aptos"/>
          <w:b/>
          <w:bCs/>
          <w:color w:val="000000" w:themeColor="text1"/>
          <w:lang w:val="en-IN"/>
        </w:rPr>
        <w:t>sudo ufw allow ssh</w:t>
      </w:r>
      <w:r>
        <w:rPr>
          <w:rFonts w:eastAsia="Aptos" w:cs="Aptos"/>
          <w:color w:val="000000" w:themeColor="text1"/>
          <w:lang w:val="en-IN"/>
        </w:rPr>
        <w:t xml:space="preserve"> and </w:t>
      </w:r>
      <w:r>
        <w:rPr>
          <w:rFonts w:eastAsia="Aptos" w:cs="Aptos"/>
          <w:b/>
          <w:bCs/>
          <w:color w:val="000000" w:themeColor="text1"/>
          <w:lang w:val="en-IN"/>
        </w:rPr>
        <w:t xml:space="preserve">sudo ufw allow http </w:t>
      </w:r>
      <w:r>
        <w:rPr>
          <w:rFonts w:eastAsia="Aptos" w:cs="Aptos"/>
          <w:color w:val="000000" w:themeColor="text1"/>
          <w:lang w:val="en-IN"/>
        </w:rPr>
        <w:t xml:space="preserve">commands. </w:t>
      </w:r>
      <w:r>
        <w:rPr/>
        <w:br/>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22" w:author="Winston.Huang" w:date="2025-07-09T17:51:00Z"/>
        </w:rPr>
      </w:pPr>
      <w:r>
        <w:rPr>
          <w:rFonts w:eastAsia="Aptos" w:cs="Aptos"/>
          <w:b/>
          <w:bCs/>
          <w:color w:val="000000" w:themeColor="text1"/>
          <w:lang w:val="en-IN"/>
        </w:rPr>
        <w:t>Step 5: Deny All Incoming Traffic by Default</w:t>
      </w:r>
    </w:p>
    <w:p>
      <w:pPr>
        <w:pStyle w:val="ListParagraph"/>
        <w:widowControl/>
        <w:numPr>
          <w:ilvl w:val="0"/>
          <w:numId w:val="67"/>
        </w:numPr>
        <w:spacing w:lineRule="auto" w:line="259" w:beforeAutospacing="1" w:afterAutospacing="1"/>
        <w:contextualSpacing/>
        <w:textAlignment w:val="baseline"/>
        <w:pPrChange w:id="0" w:author="Winston.Huang" w:date="2025-07-09T17:51:00Z">
          <w:pPr>
            <w:pStyle w:val="ListParagraph"/>
            <w:numPr>
              <w:ilvl w:val="0"/>
              <w:numId w:val="67"/>
            </w:numPr>
            <w:widowControl/>
            <w:textAlignment w:val="baseline"/>
            <w:ind w:left="720" w:hanging="360"/>
            <w:spacing w:lineRule="auto" w:line="259" w:beforeAutospacing="1" w:afterAutospacing="1"/>
          </w:pPr>
        </w:pPrChange>
        <w:rPr>
          <w:rFonts w:ascii="Aptos" w:hAnsi="Aptos" w:eastAsia="Aptos" w:cs="Aptos"/>
          <w:color w:val="000000" w:themeColor="text1"/>
          <w:del w:id="1623" w:author="Winston.Huang" w:date="2025-07-09T17:51:00Z"/>
        </w:rPr>
      </w:pPr>
      <w:r>
        <w:rPr>
          <w:rFonts w:eastAsia="Aptos" w:cs="Aptos"/>
          <w:color w:val="000000" w:themeColor="text1"/>
          <w:lang w:val="en-IN"/>
        </w:rPr>
        <w:t xml:space="preserve">Now Deny all incoming traffic by using </w:t>
      </w:r>
      <w:r>
        <w:rPr>
          <w:rFonts w:eastAsia="Aptos" w:cs="Aptos"/>
          <w:b/>
          <w:bCs/>
          <w:color w:val="000000" w:themeColor="text1"/>
          <w:lang w:val="en-IN"/>
        </w:rPr>
        <w:t xml:space="preserve">sudo ufw default deny incoming </w:t>
      </w:r>
      <w:r>
        <w:rPr>
          <w:rFonts w:eastAsia="Aptos" w:cs="Aptos"/>
          <w:color w:val="000000" w:themeColor="text1"/>
          <w:lang w:val="en-IN"/>
        </w:rPr>
        <w:t xml:space="preserve">and </w:t>
      </w:r>
      <w:r>
        <w:rPr>
          <w:rFonts w:eastAsia="Aptos" w:cs="Aptos"/>
          <w:b/>
          <w:bCs/>
          <w:color w:val="000000" w:themeColor="text1"/>
          <w:lang w:val="en-IN"/>
        </w:rPr>
        <w:t xml:space="preserve">sudo ufw default allow outgoing </w:t>
      </w:r>
      <w:r>
        <w:rPr>
          <w:rFonts w:eastAsia="Aptos" w:cs="Aptos"/>
          <w:color w:val="000000" w:themeColor="text1"/>
          <w:lang w:val="en-IN"/>
        </w:rPr>
        <w:t>commands.</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24" w:author="Winston.Huang" w:date="2025-07-09T17:51:00Z"/>
        </w:rPr>
      </w:pPr>
      <w:r>
        <w:rPr>
          <w:rFonts w:eastAsia="Aptos" w:cs="Aptos"/>
          <w:b/>
          <w:bCs/>
          <w:color w:val="000000" w:themeColor="text1"/>
          <w:lang w:val="en-IN"/>
        </w:rPr>
        <w:t>Step 6: Verify UFW Status</w:t>
      </w:r>
    </w:p>
    <w:p>
      <w:pPr>
        <w:pStyle w:val="ListParagraph"/>
        <w:widowControl/>
        <w:numPr>
          <w:ilvl w:val="0"/>
          <w:numId w:val="66"/>
        </w:numPr>
        <w:spacing w:lineRule="auto" w:line="259" w:beforeAutospacing="1" w:afterAutospacing="1"/>
        <w:contextualSpacing/>
        <w:textAlignment w:val="baseline"/>
        <w:pPrChange w:id="0" w:author="Winston.Huang" w:date="2025-07-09T17:51:00Z">
          <w:pPr>
            <w:pStyle w:val="ListParagraph"/>
            <w:numPr>
              <w:ilvl w:val="0"/>
              <w:numId w:val="66"/>
            </w:numPr>
            <w:widowControl/>
            <w:textAlignment w:val="baseline"/>
            <w:ind w:left="720" w:hanging="360"/>
            <w:spacing w:lineRule="auto" w:line="259" w:beforeAutospacing="1" w:afterAutospacing="1"/>
          </w:pPr>
        </w:pPrChange>
        <w:rPr>
          <w:rFonts w:ascii="Aptos" w:hAnsi="Aptos" w:eastAsia="Aptos" w:cs="Aptos"/>
          <w:color w:val="000000" w:themeColor="text1"/>
          <w:del w:id="1625" w:author="Winston.Huang" w:date="2025-07-09T17:51:00Z"/>
        </w:rPr>
      </w:pPr>
      <w:r>
        <w:rPr>
          <w:rFonts w:ascii="Aptos" w:hAnsi="Aptos" w:cs="Aptos" w:eastAsia="Aptos"/>
          <w:color w:val="000000" w:themeColor="text1"/>
          <w:lang w:val="en-IN"/>
        </w:rPr>
        <w:t xml:space="preserve"> </w:t>
      </w:r>
      <w:r>
        <w:rPr>
          <w:rFonts w:eastAsia="Aptos" w:cs="Aptos"/>
          <w:color w:val="000000" w:themeColor="text1"/>
          <w:lang w:val="en-IN"/>
        </w:rPr>
        <w:t xml:space="preserve">Now verify the UFW status by using  </w:t>
      </w:r>
      <w:r>
        <w:rPr>
          <w:rFonts w:eastAsia="Aptos" w:cs="Aptos"/>
          <w:b/>
          <w:bCs/>
          <w:color w:val="000000" w:themeColor="text1"/>
          <w:lang w:val="en-IN"/>
        </w:rPr>
        <w:t xml:space="preserve">sudo ufw status </w:t>
      </w:r>
      <w:r>
        <w:rPr>
          <w:rFonts w:eastAsia="Aptos" w:cs="Aptos"/>
          <w:color w:val="000000" w:themeColor="text1"/>
          <w:lang w:val="en-IN"/>
        </w:rPr>
        <w:t>command.</w:t>
      </w:r>
      <w:r>
        <w:rPr/>
        <w:br/>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F4761" w:themeColor="accent1" w:themeShade="bf"/>
          <w:sz w:val="28"/>
          <w:szCs w:val="28"/>
          <w:del w:id="1626" w:author="Winston.Huang" w:date="2025-07-09T17:51:00Z"/>
        </w:rPr>
      </w:pPr>
      <w:r>
        <w:rPr>
          <w:rFonts w:eastAsia="Aptos" w:cs="Aptos"/>
          <w:color w:val="0F4761" w:themeColor="accent1" w:themeShade="bf"/>
          <w:sz w:val="28"/>
          <w:szCs w:val="28"/>
          <w:lang w:val="en-IN"/>
        </w:rPr>
        <w:t>2. Configure Wireless Network Settings</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27"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1: Open Network Settings</w:t>
      </w:r>
    </w:p>
    <w:p>
      <w:pPr>
        <w:pStyle w:val="ListParagraph"/>
        <w:widowControl/>
        <w:numPr>
          <w:ilvl w:val="0"/>
          <w:numId w:val="65"/>
        </w:numPr>
        <w:spacing w:lineRule="auto" w:line="259" w:before="100" w:after="100"/>
        <w:contextualSpacing/>
        <w:jc w:val="both"/>
        <w:textAlignment w:val="baseline"/>
        <w:pPrChange w:id="0" w:author="Winston.Huang" w:date="2025-07-09T17:51:00Z">
          <w:pPr>
            <w:pStyle w:val="ListParagraph"/>
            <w:numPr>
              <w:ilvl w:val="0"/>
              <w:numId w:val="65"/>
            </w:numPr>
            <w:jc w:val="both"/>
            <w:widowControl/>
            <w:textAlignment w:val="baseline"/>
            <w:ind w:left="720" w:hanging="360"/>
            <w:contextualSpacing/>
            <w:spacing w:lineRule="auto" w:line="259" w:before="240" w:after="240"/>
          </w:pPr>
        </w:pPrChange>
        <w:rPr>
          <w:rFonts w:ascii="Aptos" w:hAnsi="Aptos" w:eastAsia="Aptos" w:cs="Aptos"/>
          <w:color w:val="000000" w:themeColor="text1"/>
          <w:del w:id="1628" w:author="Winston.Huang" w:date="2025-07-09T17:51:00Z"/>
        </w:rPr>
      </w:pPr>
      <w:r>
        <w:rPr>
          <w:rFonts w:eastAsia="Aptos" w:cs="Aptos"/>
          <w:color w:val="000000" w:themeColor="text1"/>
          <w:lang w:val="en-IN"/>
        </w:rPr>
        <w:t xml:space="preserve">Click on the network icon in the system tray and select </w:t>
      </w:r>
      <w:r>
        <w:rPr>
          <w:rFonts w:eastAsia="Aptos" w:cs="Aptos"/>
          <w:b/>
          <w:bCs/>
          <w:color w:val="000000" w:themeColor="text1"/>
          <w:lang w:val="en-IN"/>
        </w:rPr>
        <w:t>"Settings"</w:t>
      </w:r>
      <w:r>
        <w:rPr>
          <w:rFonts w:eastAsia="Aptos" w:cs="Aptos"/>
          <w:color w:val="000000" w:themeColor="text1"/>
          <w:lang w:val="en-IN"/>
        </w:rPr>
        <w:t xml:space="preserve"> or open the</w:t>
      </w:r>
      <w:r>
        <w:rPr>
          <w:rFonts w:eastAsia="Aptos" w:cs="Aptos"/>
          <w:b/>
          <w:bCs/>
          <w:color w:val="000000" w:themeColor="text1"/>
          <w:lang w:val="en-IN"/>
        </w:rPr>
        <w:t xml:space="preserve"> "Settings"</w:t>
      </w:r>
      <w:r>
        <w:rPr>
          <w:rFonts w:eastAsia="Aptos" w:cs="Aptos"/>
          <w:color w:val="000000" w:themeColor="text1"/>
          <w:lang w:val="en-IN"/>
        </w:rPr>
        <w:t xml:space="preserve"> app from the application menu.</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29"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2: Select Wi-Fi</w:t>
      </w:r>
    </w:p>
    <w:p>
      <w:pPr>
        <w:pStyle w:val="ListParagraph"/>
        <w:widowControl/>
        <w:numPr>
          <w:ilvl w:val="0"/>
          <w:numId w:val="64"/>
        </w:numPr>
        <w:spacing w:lineRule="auto" w:line="259" w:before="100" w:after="100"/>
        <w:contextualSpacing/>
        <w:jc w:val="both"/>
        <w:textAlignment w:val="baseline"/>
        <w:pPrChange w:id="0" w:author="Winston.Huang" w:date="2025-07-09T17:51:00Z">
          <w:pPr>
            <w:pStyle w:val="ListParagraph"/>
            <w:numPr>
              <w:ilvl w:val="0"/>
              <w:numId w:val="64"/>
            </w:numPr>
            <w:jc w:val="both"/>
            <w:widowControl/>
            <w:textAlignment w:val="baseline"/>
            <w:ind w:left="720" w:hanging="360"/>
            <w:contextualSpacing/>
            <w:spacing w:lineRule="auto" w:line="259" w:before="240" w:after="240"/>
          </w:pPr>
        </w:pPrChange>
        <w:rPr>
          <w:rFonts w:ascii="Aptos" w:hAnsi="Aptos" w:eastAsia="Aptos" w:cs="Aptos"/>
          <w:color w:val="000000" w:themeColor="text1"/>
          <w:del w:id="1630" w:author="Winston.Huang" w:date="2025-07-09T17:51:00Z"/>
        </w:rPr>
      </w:pPr>
      <w:r>
        <w:rPr>
          <w:rFonts w:eastAsia="Aptos" w:cs="Aptos"/>
          <w:color w:val="000000" w:themeColor="text1"/>
          <w:lang w:val="en-IN"/>
        </w:rPr>
        <w:t>Go to the "Wi-Fi" section.</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31"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3: Manage Known Networks</w:t>
      </w:r>
    </w:p>
    <w:p>
      <w:pPr>
        <w:pStyle w:val="ListParagraph"/>
        <w:widowControl/>
        <w:numPr>
          <w:ilvl w:val="0"/>
          <w:numId w:val="63"/>
        </w:numPr>
        <w:spacing w:lineRule="auto" w:line="259" w:before="100" w:after="100"/>
        <w:contextualSpacing/>
        <w:jc w:val="both"/>
        <w:textAlignment w:val="baseline"/>
        <w:pPrChange w:id="0" w:author="Winston.Huang" w:date="2025-07-09T17:51:00Z">
          <w:pPr>
            <w:pStyle w:val="ListParagraph"/>
            <w:numPr>
              <w:ilvl w:val="0"/>
              <w:numId w:val="63"/>
            </w:numPr>
            <w:jc w:val="both"/>
            <w:widowControl/>
            <w:textAlignment w:val="baseline"/>
            <w:ind w:left="720" w:hanging="360"/>
            <w:contextualSpacing/>
            <w:spacing w:lineRule="auto" w:line="259" w:before="240" w:after="240"/>
          </w:pPr>
        </w:pPrChange>
        <w:rPr>
          <w:rFonts w:ascii="Aptos" w:hAnsi="Aptos" w:eastAsia="Aptos" w:cs="Aptos"/>
          <w:color w:val="000000" w:themeColor="text1"/>
          <w:del w:id="1632" w:author="Winston.Huang" w:date="2025-07-09T17:51:00Z"/>
        </w:rPr>
      </w:pPr>
      <w:r>
        <w:rPr>
          <w:rFonts w:eastAsia="Aptos" w:cs="Aptos"/>
          <w:color w:val="000000" w:themeColor="text1"/>
          <w:lang w:val="en-IN"/>
        </w:rPr>
        <w:t>Click on</w:t>
      </w:r>
      <w:r>
        <w:rPr>
          <w:rFonts w:eastAsia="Aptos" w:cs="Aptos"/>
          <w:b/>
          <w:bCs/>
          <w:color w:val="000000" w:themeColor="text1"/>
          <w:lang w:val="en-IN"/>
        </w:rPr>
        <w:t xml:space="preserve"> "Manage Known Networks</w:t>
      </w:r>
      <w:r>
        <w:rPr>
          <w:rFonts w:eastAsia="Aptos" w:cs="Aptos"/>
          <w:color w:val="000000" w:themeColor="text1"/>
          <w:lang w:val="en-IN"/>
        </w:rPr>
        <w:t>" or similar option.</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33" w:author="Winston.Huang" w:date="2025-07-09T17:51:00Z"/>
        </w:rPr>
      </w:pPr>
      <w:r>
        <w:rPr>
          <w:rFonts w:eastAsia="Aptos" w:cs="Aptos"/>
          <w:b/>
          <w:bCs/>
          <w:color w:val="000000" w:themeColor="text1"/>
          <w:lang w:val="en-IN"/>
        </w:rPr>
        <w:t>Step 4: Configure Network Access</w:t>
      </w:r>
    </w:p>
    <w:p>
      <w:pPr>
        <w:pStyle w:val="ListParagraph"/>
        <w:widowControl/>
        <w:numPr>
          <w:ilvl w:val="0"/>
          <w:numId w:val="62"/>
        </w:numPr>
        <w:spacing w:lineRule="auto" w:line="259" w:before="100" w:after="100"/>
        <w:contextualSpacing/>
        <w:jc w:val="both"/>
        <w:textAlignment w:val="baseline"/>
        <w:pPrChange w:id="0" w:author="Winston.Huang" w:date="2025-07-09T17:51:00Z">
          <w:pPr>
            <w:pStyle w:val="ListParagraph"/>
            <w:numPr>
              <w:ilvl w:val="0"/>
              <w:numId w:val="62"/>
            </w:numPr>
            <w:jc w:val="both"/>
            <w:widowControl/>
            <w:textAlignment w:val="baseline"/>
            <w:ind w:left="720" w:hanging="360"/>
            <w:contextualSpacing/>
            <w:spacing w:lineRule="auto" w:line="259" w:before="0" w:after="0"/>
          </w:pPr>
        </w:pPrChange>
        <w:rPr>
          <w:rFonts w:ascii="Aptos" w:hAnsi="Aptos" w:eastAsia="Aptos" w:cs="Aptos"/>
          <w:color w:val="000000" w:themeColor="text1"/>
          <w:del w:id="1634" w:author="Winston.Huang" w:date="2025-07-09T17:51:00Z"/>
        </w:rPr>
      </w:pPr>
      <w:r>
        <w:rPr>
          <w:rFonts w:eastAsia="Aptos" w:cs="Aptos"/>
          <w:color w:val="000000" w:themeColor="text1"/>
          <w:lang w:val="en-IN"/>
        </w:rPr>
        <w:t>Select a network from the list and configure the settings to restrict or allow access as necessary.</w:t>
      </w:r>
    </w:p>
    <w:p>
      <w:pPr>
        <w:pStyle w:val="ListParagraph"/>
        <w:widowControl/>
        <w:numPr>
          <w:ilvl w:val="0"/>
          <w:numId w:val="62"/>
        </w:numPr>
        <w:spacing w:lineRule="auto" w:line="259" w:before="100" w:after="100"/>
        <w:contextualSpacing/>
        <w:jc w:val="both"/>
        <w:textAlignment w:val="baseline"/>
        <w:pPrChange w:id="0" w:author="Winston.Huang" w:date="2025-07-09T17:51:00Z">
          <w:pPr>
            <w:pStyle w:val="ListParagraph"/>
            <w:numPr>
              <w:ilvl w:val="0"/>
              <w:numId w:val="62"/>
            </w:numPr>
            <w:jc w:val="both"/>
            <w:widowControl/>
            <w:textAlignment w:val="baseline"/>
            <w:ind w:left="720" w:hanging="360"/>
            <w:contextualSpacing/>
            <w:spacing w:lineRule="auto" w:line="259" w:before="0" w:after="0"/>
          </w:pPr>
        </w:pPrChange>
        <w:rPr>
          <w:rFonts w:ascii="Aptos" w:hAnsi="Aptos" w:eastAsia="Aptos" w:cs="Aptos"/>
          <w:color w:val="000000" w:themeColor="text1"/>
          <w:del w:id="1635" w:author="Winston.Huang" w:date="2025-07-09T17:51:00Z"/>
        </w:rPr>
      </w:pPr>
      <w:r>
        <w:rPr>
          <w:rFonts w:eastAsia="Aptos" w:cs="Aptos"/>
          <w:color w:val="000000" w:themeColor="text1"/>
          <w:lang w:val="en-IN"/>
        </w:rPr>
        <w:t>We</w:t>
      </w:r>
      <w:r>
        <w:rPr>
          <w:rFonts w:eastAsia="Aptos" w:cs="Aptos"/>
          <w:color w:val="000000" w:themeColor="text1"/>
          <w:lang w:val="en-IN"/>
        </w:rPr>
        <w:t xml:space="preserve"> can set the network to connect automatically or require manual connection.</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36" w:author="Winston.Huang" w:date="2025-07-09T17:51:00Z"/>
        </w:rPr>
      </w:pPr>
      <w:r>
        <w:rPr>
          <w:rFonts w:eastAsia="Aptos" w:cs="Aptos"/>
          <w:b/>
          <w:bCs/>
          <w:color w:val="000000" w:themeColor="text1"/>
          <w:lang w:val="en-IN"/>
        </w:rPr>
        <w:t>Step 5: Forget Unauthorized Networks</w:t>
      </w:r>
    </w:p>
    <w:p>
      <w:pPr>
        <w:pStyle w:val="Normal"/>
        <w:widowControl/>
        <w:spacing w:lineRule="auto" w:line="259" w:before="100" w:after="100"/>
        <w:jc w:val="both"/>
        <w:textAlignment w:val="baseline"/>
        <w:pPrChange w:id="0" w:author="Winston.Huang" w:date="2025-07-09T17:51:00Z">
          <w:pPr>
            <w:jc w:val="both"/>
            <w:widowControl/>
            <w:textAlignment w:val="baseline"/>
            <w:spacing w:lineRule="auto" w:line="259" w:before="240" w:after="240"/>
          </w:pPr>
        </w:pPrChange>
        <w:rPr>
          <w:rFonts w:ascii="Aptos" w:hAnsi="Aptos" w:eastAsia="Aptos" w:cs="Aptos"/>
          <w:color w:val="000000" w:themeColor="text1"/>
          <w:del w:id="1637" w:author="Winston.Huang" w:date="2025-07-09T17:51:00Z"/>
        </w:rPr>
      </w:pPr>
      <w:r>
        <w:rPr>
          <w:rFonts w:ascii="Aptos" w:hAnsi="Aptos" w:cs="Aptos" w:eastAsia="Aptos"/>
          <w:color w:val="000000" w:themeColor="text1"/>
          <w:lang w:val="en-IN"/>
        </w:rPr>
        <w:t xml:space="preserve">       </w:t>
      </w:r>
      <w:r>
        <w:rPr>
          <w:rFonts w:eastAsia="Aptos" w:cs="Aptos"/>
          <w:color w:val="000000" w:themeColor="text1"/>
          <w:lang w:val="en-IN"/>
        </w:rPr>
        <w:t>To remove unauthorized networks from the list:</w:t>
      </w:r>
    </w:p>
    <w:p>
      <w:pPr>
        <w:pStyle w:val="ListParagraph"/>
        <w:widowControl/>
        <w:numPr>
          <w:ilvl w:val="0"/>
          <w:numId w:val="61"/>
        </w:numPr>
        <w:spacing w:lineRule="auto" w:line="259" w:before="100" w:after="100"/>
        <w:contextualSpacing/>
        <w:jc w:val="both"/>
        <w:textAlignment w:val="baseline"/>
        <w:pPrChange w:id="0" w:author="Winston.Huang" w:date="2025-07-09T17:51:00Z">
          <w:pPr>
            <w:pStyle w:val="ListParagraph"/>
            <w:numPr>
              <w:ilvl w:val="0"/>
              <w:numId w:val="61"/>
            </w:numPr>
            <w:jc w:val="both"/>
            <w:widowControl/>
            <w:textAlignment w:val="baseline"/>
            <w:ind w:left="720" w:hanging="360"/>
            <w:contextualSpacing/>
            <w:spacing w:lineRule="auto" w:line="259" w:before="0" w:after="0"/>
          </w:pPr>
        </w:pPrChange>
        <w:rPr>
          <w:rFonts w:ascii="Aptos" w:hAnsi="Aptos" w:eastAsia="Aptos" w:cs="Aptos"/>
          <w:color w:val="000000" w:themeColor="text1"/>
          <w:lang w:val="en-IN"/>
          <w:del w:id="1638" w:author="Winston.Huang" w:date="2025-07-09T17:51:00Z"/>
        </w:rPr>
      </w:pPr>
      <w:r>
        <w:rPr>
          <w:rFonts w:eastAsia="Aptos" w:cs="Aptos"/>
          <w:color w:val="000000" w:themeColor="text1"/>
          <w:lang w:val="en-IN"/>
        </w:rPr>
        <w:t xml:space="preserve">Select the network </w:t>
      </w:r>
      <w:r>
        <w:rPr>
          <w:rFonts w:eastAsia="Aptos" w:cs="Aptos"/>
          <w:color w:val="000000" w:themeColor="text1"/>
          <w:lang w:val="en-IN"/>
        </w:rPr>
        <w:t>we want to remove.</w:t>
      </w:r>
    </w:p>
    <w:p>
      <w:pPr>
        <w:pStyle w:val="ListParagraph"/>
        <w:widowControl/>
        <w:numPr>
          <w:ilvl w:val="0"/>
          <w:numId w:val="61"/>
        </w:numPr>
        <w:spacing w:lineRule="auto" w:line="259" w:before="100" w:after="100"/>
        <w:contextualSpacing/>
        <w:jc w:val="both"/>
        <w:textAlignment w:val="baseline"/>
        <w:pPrChange w:id="0" w:author="Winston.Huang" w:date="2025-07-09T17:51:00Z">
          <w:pPr>
            <w:pStyle w:val="ListParagraph"/>
            <w:numPr>
              <w:ilvl w:val="0"/>
              <w:numId w:val="61"/>
            </w:numPr>
            <w:jc w:val="both"/>
            <w:widowControl/>
            <w:textAlignment w:val="baseline"/>
            <w:ind w:left="720" w:hanging="360"/>
            <w:contextualSpacing/>
            <w:spacing w:lineRule="auto" w:line="259" w:before="0" w:after="0"/>
          </w:pPr>
        </w:pPrChange>
        <w:rPr>
          <w:rFonts w:ascii="Aptos" w:hAnsi="Aptos" w:eastAsia="Aptos" w:cs="Aptos"/>
          <w:color w:val="000000" w:themeColor="text1"/>
          <w:del w:id="1639" w:author="Winston.Huang" w:date="2025-07-09T17:51:00Z"/>
        </w:rPr>
      </w:pPr>
      <w:r>
        <w:rPr>
          <w:rFonts w:eastAsia="Aptos" w:cs="Aptos"/>
          <w:color w:val="000000" w:themeColor="text1"/>
          <w:lang w:val="en-IN"/>
        </w:rPr>
        <w:t xml:space="preserve">Click on </w:t>
      </w:r>
      <w:r>
        <w:rPr>
          <w:rFonts w:eastAsia="Aptos" w:cs="Aptos"/>
          <w:b/>
          <w:bCs/>
          <w:color w:val="000000" w:themeColor="text1"/>
          <w:lang w:val="en-IN"/>
        </w:rPr>
        <w:t>"Forget Network"</w:t>
      </w:r>
      <w:r>
        <w:rPr>
          <w:rFonts w:eastAsia="Aptos" w:cs="Aptos"/>
          <w:color w:val="000000" w:themeColor="text1"/>
          <w:lang w:val="en-IN"/>
        </w:rPr>
        <w:t xml:space="preserve"> or similar option.</w:t>
      </w:r>
    </w:p>
    <w:p>
      <w:pPr>
        <w:pStyle w:val="Normal"/>
        <w:widowControl/>
        <w:spacing w:lineRule="auto" w:line="259" w:before="100" w:after="100"/>
        <w:jc w:val="both"/>
        <w:pPrChange w:id="0" w:author="Winston.Huang" w:date="2025-07-09T17:51:00Z">
          <w:pPr>
            <w:jc w:val="both"/>
            <w:widowControl/>
            <w:spacing w:lineRule="auto" w:line="259" w:before="0" w:after="0"/>
          </w:pPr>
        </w:pPrChange>
        <w:rPr>
          <w:rFonts w:ascii="Aptos" w:hAnsi="Aptos" w:eastAsia="Aptos" w:cs="Aptos"/>
          <w:color w:val="000000" w:themeColor="text1"/>
          <w:del w:id="1640" w:author="Winston.Huang" w:date="2025-07-09T17:51:00Z"/>
        </w:rPr>
      </w:pPr>
      <w:r>
        <w:rPr>
          <w:rFonts w:eastAsia="Aptos" w:cs="Aptos"/>
          <w:color w:val="000000" w:themeColor="text1"/>
        </w:rPr>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F4761" w:themeColor="accent1" w:themeShade="bf"/>
          <w:sz w:val="28"/>
          <w:szCs w:val="28"/>
          <w:del w:id="1641" w:author="Winston.Huang" w:date="2025-07-09T17:51:00Z"/>
        </w:rPr>
      </w:pPr>
      <w:r>
        <w:rPr>
          <w:rFonts w:eastAsia="Aptos" w:cs="Aptos"/>
          <w:color w:val="0F4761" w:themeColor="accent1" w:themeShade="bf"/>
          <w:sz w:val="28"/>
          <w:szCs w:val="28"/>
          <w:lang w:val="en-IN"/>
        </w:rPr>
        <w:t>3. Advanced Wireless Network Management Using nmcli</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42"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1: List Available Networks</w:t>
      </w:r>
    </w:p>
    <w:p>
      <w:pPr>
        <w:pStyle w:val="ListParagraph"/>
        <w:widowControl/>
        <w:numPr>
          <w:ilvl w:val="0"/>
          <w:numId w:val="60"/>
        </w:numPr>
        <w:spacing w:lineRule="auto" w:line="259" w:beforeAutospacing="1" w:afterAutospacing="1"/>
        <w:contextualSpacing/>
        <w:textAlignment w:val="baseline"/>
        <w:pPrChange w:id="0" w:author="Winston.Huang" w:date="2025-07-09T17:51:00Z">
          <w:pPr>
            <w:pStyle w:val="ListParagraph"/>
            <w:numPr>
              <w:ilvl w:val="0"/>
              <w:numId w:val="60"/>
            </w:numPr>
            <w:widowControl/>
            <w:textAlignment w:val="baseline"/>
            <w:ind w:left="720" w:hanging="360"/>
            <w:spacing w:lineRule="auto" w:line="259" w:beforeAutospacing="1" w:afterAutospacing="1"/>
          </w:pPr>
        </w:pPrChange>
        <w:rPr>
          <w:rFonts w:ascii="Aptos" w:hAnsi="Aptos" w:eastAsia="Aptos" w:cs="Aptos"/>
          <w:color w:val="000000" w:themeColor="text1"/>
          <w:del w:id="1643" w:author="Winston.Huang" w:date="2025-07-09T17:51:00Z"/>
        </w:rPr>
      </w:pPr>
      <w:r>
        <w:rPr>
          <w:rFonts w:eastAsia="Aptos" w:cs="Aptos"/>
          <w:color w:val="000000" w:themeColor="text1"/>
          <w:lang w:val="en-IN"/>
        </w:rPr>
        <w:t>Now List</w:t>
      </w:r>
      <w:r>
        <w:rPr>
          <w:rFonts w:eastAsia="Aptos" w:cs="Aptos"/>
          <w:color w:val="000000" w:themeColor="text1"/>
          <w:lang w:val="en-IN"/>
        </w:rPr>
        <w:t xml:space="preserve"> available Network by using </w:t>
      </w:r>
      <w:r>
        <w:rPr>
          <w:rFonts w:eastAsia="Aptos" w:cs="Aptos"/>
          <w:b/>
          <w:bCs/>
          <w:color w:val="000000" w:themeColor="text1"/>
          <w:lang w:val="en-IN"/>
        </w:rPr>
        <w:t xml:space="preserve">nmcli dev wifi list </w:t>
      </w:r>
      <w:r>
        <w:rPr>
          <w:rFonts w:eastAsia="Aptos" w:cs="Aptos"/>
          <w:color w:val="000000" w:themeColor="text1"/>
          <w:lang w:val="en-IN"/>
        </w:rPr>
        <w:t>command</w:t>
      </w:r>
      <w:r>
        <w:rPr>
          <w:rFonts w:eastAsia="Aptos" w:cs="Aptos"/>
          <w:b/>
          <w:bCs/>
          <w:color w:val="000000" w:themeColor="text1"/>
          <w:lang w:val="en-IN"/>
        </w:rPr>
        <w:t>.</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del w:id="1644" w:author="Winston.Huang" w:date="2025-07-09T17:51:00Z"/>
        </w:rPr>
      </w:pPr>
      <w:r>
        <w:rPr>
          <w:rFonts w:ascii="Aptos" w:hAnsi="Aptos" w:cs="Aptos" w:eastAsia="Aptos"/>
          <w:b/>
          <w:bCs/>
          <w:color w:val="000000" w:themeColor="text1"/>
          <w:lang w:val="en-IN"/>
        </w:rPr>
        <w:t xml:space="preserve">           </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45"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2: Connect to a Specific Network</w:t>
      </w:r>
    </w:p>
    <w:p>
      <w:pPr>
        <w:pStyle w:val="ListParagraph"/>
        <w:widowControl/>
        <w:numPr>
          <w:ilvl w:val="0"/>
          <w:numId w:val="59"/>
        </w:numPr>
        <w:spacing w:lineRule="auto" w:line="259" w:beforeAutospacing="1" w:afterAutospacing="1"/>
        <w:contextualSpacing/>
        <w:textAlignment w:val="baseline"/>
        <w:pPrChange w:id="0" w:author="Winston.Huang" w:date="2025-07-09T17:51:00Z">
          <w:pPr>
            <w:pStyle w:val="ListParagraph"/>
            <w:numPr>
              <w:ilvl w:val="0"/>
              <w:numId w:val="59"/>
            </w:numPr>
            <w:widowControl/>
            <w:textAlignment w:val="baseline"/>
            <w:ind w:left="720" w:hanging="360"/>
            <w:spacing w:lineRule="auto" w:line="259" w:beforeAutospacing="1" w:afterAutospacing="1"/>
          </w:pPr>
        </w:pPrChange>
        <w:rPr>
          <w:rFonts w:ascii="Aptos" w:hAnsi="Aptos" w:eastAsia="Aptos" w:cs="Aptos"/>
          <w:color w:val="000000" w:themeColor="text1"/>
          <w:del w:id="1646" w:author="Winston.Huang" w:date="2025-07-09T17:51:00Z"/>
        </w:rPr>
      </w:pPr>
      <w:r>
        <w:rPr>
          <w:rFonts w:eastAsia="Aptos" w:cs="Aptos"/>
          <w:color w:val="000000" w:themeColor="text1"/>
          <w:lang w:val="en-IN"/>
        </w:rPr>
        <w:t xml:space="preserve">Now connect to a specific Network by using  </w:t>
      </w:r>
      <w:r>
        <w:rPr>
          <w:rFonts w:eastAsia="Aptos" w:cs="Aptos"/>
          <w:b/>
          <w:bCs/>
          <w:color w:val="000000" w:themeColor="text1"/>
          <w:lang w:val="en-IN"/>
        </w:rPr>
        <w:t>nmcli dev wifi connect 'SSID' password 'your_password'</w:t>
      </w:r>
      <w:r>
        <w:rPr>
          <w:rFonts w:eastAsia="Aptos" w:cs="Aptos"/>
          <w:color w:val="000000" w:themeColor="text1"/>
          <w:lang w:val="en-IN"/>
        </w:rPr>
        <w:t xml:space="preserve"> command.</w:t>
      </w:r>
    </w:p>
    <w:p>
      <w:pPr>
        <w:pStyle w:val="ListParagraph"/>
        <w:widowControl/>
        <w:spacing w:lineRule="auto" w:line="259" w:beforeAutospacing="1" w:afterAutospacing="1"/>
        <w:contextualSpacing/>
        <w:pPrChange w:id="0" w:author="Winston.Huang" w:date="2025-07-09T17:51:00Z">
          <w:pPr>
            <w:pStyle w:val="ListParagraph"/>
            <w:widowControl/>
            <w:spacing w:lineRule="auto" w:line="259" w:beforeAutospacing="1" w:afterAutospacing="1"/>
          </w:pPr>
        </w:pPrChange>
        <w:rPr>
          <w:rFonts w:ascii="Aptos" w:hAnsi="Aptos" w:eastAsia="Aptos" w:cs="Aptos"/>
          <w:color w:val="000000" w:themeColor="text1"/>
          <w:del w:id="1647" w:author="Winston.Huang" w:date="2025-07-09T17:51:00Z"/>
        </w:rPr>
      </w:pPr>
      <w:r>
        <w:rPr>
          <w:rFonts w:eastAsia="Aptos" w:cs="Aptos"/>
          <w:color w:val="000000" w:themeColor="text1"/>
        </w:rPr>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48"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3: View Saved Networks</w:t>
      </w:r>
    </w:p>
    <w:p>
      <w:pPr>
        <w:pStyle w:val="ListParagraph"/>
        <w:widowControl/>
        <w:numPr>
          <w:ilvl w:val="0"/>
          <w:numId w:val="58"/>
        </w:numPr>
        <w:spacing w:lineRule="auto" w:line="259" w:beforeAutospacing="1" w:afterAutospacing="1"/>
        <w:contextualSpacing/>
        <w:pPrChange w:id="0" w:author="Winston.Huang" w:date="2025-07-09T17:51:00Z">
          <w:pPr>
            <w:pStyle w:val="ListParagraph"/>
            <w:numPr>
              <w:ilvl w:val="0"/>
              <w:numId w:val="58"/>
            </w:numPr>
            <w:widowControl/>
            <w:ind w:left="720" w:hanging="360"/>
            <w:spacing w:lineRule="auto" w:line="259" w:beforeAutospacing="1" w:afterAutospacing="1"/>
          </w:pPr>
        </w:pPrChange>
        <w:rPr>
          <w:rFonts w:ascii="Aptos" w:hAnsi="Aptos" w:eastAsia="Aptos" w:cs="Aptos"/>
          <w:color w:val="000000" w:themeColor="text1"/>
          <w:del w:id="1649" w:author="Winston.Huang" w:date="2025-07-09T17:51:00Z"/>
        </w:rPr>
      </w:pPr>
      <w:r>
        <w:rPr>
          <w:rFonts w:eastAsia="Aptos" w:cs="Aptos"/>
          <w:color w:val="000000" w:themeColor="text1"/>
          <w:lang w:val="en-IN"/>
        </w:rPr>
        <w:t xml:space="preserve">Now view saved networks by using </w:t>
      </w:r>
      <w:r>
        <w:rPr>
          <w:rFonts w:eastAsia="Aptos" w:cs="Aptos"/>
          <w:b/>
          <w:bCs/>
          <w:color w:val="000000" w:themeColor="text1"/>
          <w:lang w:val="en-IN"/>
        </w:rPr>
        <w:t xml:space="preserve">nmcli connection show </w:t>
      </w:r>
      <w:r>
        <w:rPr>
          <w:rFonts w:eastAsia="Aptos" w:cs="Aptos"/>
          <w:color w:val="000000" w:themeColor="text1"/>
          <w:lang w:val="en-IN"/>
        </w:rPr>
        <w:t>command.</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50"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4: Remove a Saved Network</w:t>
      </w:r>
    </w:p>
    <w:p>
      <w:pPr>
        <w:pStyle w:val="ListParagraph"/>
        <w:widowControl/>
        <w:numPr>
          <w:ilvl w:val="0"/>
          <w:numId w:val="57"/>
        </w:numPr>
        <w:spacing w:lineRule="auto" w:line="259" w:beforeAutospacing="1" w:afterAutospacing="1"/>
        <w:contextualSpacing/>
        <w:textAlignment w:val="baseline"/>
        <w:pPrChange w:id="0" w:author="Winston.Huang" w:date="2025-07-09T17:51:00Z">
          <w:pPr>
            <w:pStyle w:val="ListParagraph"/>
            <w:numPr>
              <w:ilvl w:val="0"/>
              <w:numId w:val="57"/>
            </w:numPr>
            <w:widowControl/>
            <w:textAlignment w:val="baseline"/>
            <w:ind w:left="720" w:hanging="360"/>
            <w:spacing w:lineRule="auto" w:line="259" w:beforeAutospacing="1" w:afterAutospacing="1"/>
          </w:pPr>
        </w:pPrChange>
        <w:rPr>
          <w:rFonts w:ascii="Aptos" w:hAnsi="Aptos" w:eastAsia="Aptos" w:cs="Aptos"/>
          <w:color w:val="000000" w:themeColor="text1"/>
          <w:del w:id="1651" w:author="Winston.Huang" w:date="2025-07-09T17:51:00Z"/>
        </w:rPr>
      </w:pPr>
      <w:r>
        <w:rPr>
          <w:rFonts w:eastAsia="Aptos" w:cs="Aptos"/>
          <w:color w:val="000000" w:themeColor="text1"/>
          <w:lang w:val="en-IN"/>
        </w:rPr>
        <w:t>Now Remove a Saved Network by using</w:t>
      </w:r>
      <w:r>
        <w:rPr>
          <w:rFonts w:eastAsia="Aptos" w:cs="Aptos"/>
          <w:color w:val="000000" w:themeColor="text1"/>
          <w:lang w:val="en-IN"/>
        </w:rPr>
        <w:t xml:space="preserve"> </w:t>
      </w:r>
      <w:r>
        <w:rPr>
          <w:rFonts w:eastAsia="Aptos" w:cs="Aptos"/>
          <w:b/>
          <w:bCs/>
          <w:color w:val="000000" w:themeColor="text1"/>
          <w:lang w:val="en-IN"/>
        </w:rPr>
        <w:t xml:space="preserve">nmcli connection delete 'SSID' </w:t>
      </w:r>
      <w:r>
        <w:rPr>
          <w:rFonts w:eastAsia="Aptos" w:cs="Aptos"/>
          <w:color w:val="000000" w:themeColor="text1"/>
          <w:lang w:val="en-IN"/>
        </w:rPr>
        <w:t>command.</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F4761" w:themeColor="accent1" w:themeShade="bf"/>
          <w:sz w:val="28"/>
          <w:szCs w:val="28"/>
          <w:del w:id="1652" w:author="Winston.Huang" w:date="2025-07-09T17:51:00Z"/>
        </w:rPr>
      </w:pPr>
      <w:r>
        <w:rPr>
          <w:rFonts w:eastAsia="Aptos" w:cs="Aptos"/>
          <w:color w:val="0F4761" w:themeColor="accent1" w:themeShade="bf"/>
          <w:sz w:val="28"/>
          <w:szCs w:val="28"/>
          <w:lang w:val="en-IN"/>
        </w:rPr>
        <w:t>4. Monitor Network Activity</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53" w:author="Winston.Huang" w:date="2025-07-09T17:51:00Z"/>
        </w:rPr>
      </w:pPr>
      <w:r>
        <w:rPr>
          <w:rFonts w:ascii="Aptos" w:hAnsi="Aptos" w:cs="Aptos" w:eastAsia="Aptos"/>
          <w:color w:val="000000" w:themeColor="text1"/>
          <w:lang w:val="en-IN"/>
        </w:rPr>
        <w:t xml:space="preserve">     </w:t>
      </w:r>
      <w:r>
        <w:rPr>
          <w:rFonts w:eastAsia="Aptos" w:cs="Aptos"/>
          <w:b/>
          <w:bCs/>
          <w:color w:val="000000" w:themeColor="text1"/>
          <w:lang w:val="en-IN"/>
        </w:rPr>
        <w:t>Step 1: Install iftop (Network Monitoring Tool)</w:t>
      </w:r>
    </w:p>
    <w:p>
      <w:pPr>
        <w:pStyle w:val="ListParagraph"/>
        <w:widowControl/>
        <w:numPr>
          <w:ilvl w:val="0"/>
          <w:numId w:val="56"/>
        </w:numPr>
        <w:spacing w:lineRule="auto" w:line="259" w:beforeAutospacing="1" w:afterAutospacing="1"/>
        <w:contextualSpacing/>
        <w:textAlignment w:val="baseline"/>
        <w:pPrChange w:id="0" w:author="Winston.Huang" w:date="2025-07-09T17:51:00Z">
          <w:pPr>
            <w:pStyle w:val="ListParagraph"/>
            <w:numPr>
              <w:ilvl w:val="0"/>
              <w:numId w:val="56"/>
            </w:numPr>
            <w:widowControl/>
            <w:textAlignment w:val="baseline"/>
            <w:ind w:left="720" w:hanging="360"/>
            <w:spacing w:lineRule="auto" w:line="259" w:beforeAutospacing="1" w:afterAutospacing="1"/>
          </w:pPr>
        </w:pPrChange>
        <w:rPr>
          <w:rFonts w:ascii="Aptos" w:hAnsi="Aptos" w:eastAsia="Aptos" w:cs="Aptos"/>
          <w:color w:val="000000" w:themeColor="text1"/>
          <w:del w:id="1654" w:author="Winston.Huang" w:date="2025-07-09T17:51:00Z"/>
        </w:rPr>
      </w:pPr>
      <w:r>
        <w:rPr>
          <w:rFonts w:eastAsia="Aptos" w:cs="Aptos"/>
          <w:color w:val="000000" w:themeColor="text1"/>
          <w:lang w:val="en-IN"/>
        </w:rPr>
        <w:t xml:space="preserve">Now install the iftop package by using </w:t>
      </w:r>
      <w:r>
        <w:rPr>
          <w:rFonts w:eastAsia="Aptos" w:cs="Aptos"/>
          <w:b/>
          <w:bCs/>
          <w:color w:val="000000" w:themeColor="text1"/>
          <w:lang w:val="en-IN"/>
        </w:rPr>
        <w:t xml:space="preserve">apt install iftop </w:t>
      </w:r>
      <w:r>
        <w:rPr>
          <w:rFonts w:eastAsia="Aptos" w:cs="Aptos"/>
          <w:color w:val="000000" w:themeColor="text1"/>
          <w:lang w:val="en-IN"/>
        </w:rPr>
        <w:t>command with</w:t>
      </w:r>
      <w:r>
        <w:rPr>
          <w:rFonts w:eastAsia="Aptos" w:cs="Aptos"/>
          <w:b/>
          <w:bCs/>
          <w:color w:val="000000" w:themeColor="text1"/>
          <w:lang w:val="en-IN"/>
        </w:rPr>
        <w:t xml:space="preserve"> sudo</w:t>
      </w:r>
      <w:r>
        <w:rPr>
          <w:rFonts w:eastAsia="Aptos" w:cs="Aptos"/>
          <w:color w:val="000000" w:themeColor="text1"/>
          <w:lang w:val="en-IN"/>
        </w:rPr>
        <w:t xml:space="preserve"> privileges.</w:t>
      </w:r>
    </w:p>
    <w:p>
      <w:pPr>
        <w:pStyle w:val="Normal"/>
        <w:widowControl/>
        <w:spacing w:lineRule="auto" w:line="259" w:beforeAutospacing="1" w:afterAutospacing="1"/>
        <w:textAlignment w:val="baseline"/>
        <w:pPrChange w:id="0" w:author="Winston.Huang" w:date="2025-07-09T17:51:00Z">
          <w:pPr>
            <w:widowControl/>
            <w:textAlignment w:val="baseline"/>
            <w:spacing w:lineRule="auto" w:line="259" w:beforeAutospacing="1" w:afterAutospacing="1"/>
          </w:pPr>
        </w:pPrChange>
        <w:rPr>
          <w:rFonts w:ascii="Aptos" w:hAnsi="Aptos" w:eastAsia="Aptos" w:cs="Aptos"/>
          <w:color w:val="000000" w:themeColor="text1"/>
          <w:del w:id="1655" w:author="Winston.Huang" w:date="2025-07-09T17:51:00Z"/>
        </w:rPr>
      </w:pPr>
      <w:r>
        <w:rPr>
          <w:rFonts w:ascii="Aptos" w:hAnsi="Aptos" w:cs="Aptos" w:eastAsia="Aptos"/>
          <w:b/>
          <w:bCs/>
          <w:color w:val="000000" w:themeColor="text1"/>
          <w:lang w:val="en-IN"/>
        </w:rPr>
        <w:t xml:space="preserve">    </w:t>
      </w:r>
      <w:r>
        <w:rPr>
          <w:rFonts w:eastAsia="Aptos" w:cs="Aptos"/>
          <w:b/>
          <w:bCs/>
          <w:color w:val="000000" w:themeColor="text1"/>
          <w:lang w:val="en-IN"/>
        </w:rPr>
        <w:t>Step 2: Monitor Network Traffic</w:t>
      </w:r>
    </w:p>
    <w:p>
      <w:pPr>
        <w:pStyle w:val="ListParagraph"/>
        <w:widowControl/>
        <w:numPr>
          <w:ilvl w:val="0"/>
          <w:numId w:val="55"/>
        </w:numPr>
        <w:spacing w:lineRule="auto" w:line="259" w:beforeAutospacing="1" w:afterAutospacing="1"/>
        <w:contextualSpacing/>
        <w:textAlignment w:val="baseline"/>
        <w:pPrChange w:id="0" w:author="Winston.Huang" w:date="2025-07-09T17:51:00Z">
          <w:pPr>
            <w:pStyle w:val="ListParagraph"/>
            <w:numPr>
              <w:ilvl w:val="0"/>
              <w:numId w:val="55"/>
            </w:numPr>
            <w:widowControl/>
            <w:textAlignment w:val="baseline"/>
            <w:ind w:left="720" w:hanging="360"/>
            <w:spacing w:lineRule="auto" w:line="259" w:beforeAutospacing="1" w:afterAutospacing="1"/>
          </w:pPr>
        </w:pPrChange>
        <w:rPr>
          <w:rFonts w:ascii="Aptos" w:hAnsi="Aptos" w:eastAsia="Aptos" w:cs="Aptos"/>
          <w:color w:val="000000" w:themeColor="text1"/>
        </w:rPr>
      </w:pPr>
      <w:r>
        <w:rPr>
          <w:rFonts w:eastAsia="Aptos" w:cs="Aptos"/>
          <w:color w:val="000000" w:themeColor="text1"/>
          <w:lang w:val="en-IN"/>
        </w:rPr>
        <w:t xml:space="preserve">Now </w:t>
      </w:r>
      <w:r>
        <w:rPr>
          <w:rFonts w:eastAsia="Aptos" w:cs="Aptos"/>
          <w:color w:val="000000" w:themeColor="text1"/>
          <w:lang w:val="en-IN"/>
        </w:rPr>
        <w:t xml:space="preserve">monitor Network traffic by using </w:t>
      </w:r>
      <w:r>
        <w:rPr>
          <w:rFonts w:eastAsia="Aptos" w:cs="Aptos"/>
          <w:b/>
          <w:bCs/>
          <w:color w:val="000000" w:themeColor="text1"/>
          <w:lang w:val="en-IN"/>
        </w:rPr>
        <w:t xml:space="preserve">sudo iftop </w:t>
      </w:r>
      <w:del w:id="1656" w:author="Winston.Huang" w:date="2025-07-09T17:51:00Z">
        <w:r>
          <w:rPr>
            <w:rFonts w:eastAsia="Aptos" w:cs="Aptos"/>
            <w:color w:val="000000" w:themeColor="text1"/>
            <w:lang w:val="en-IN"/>
          </w:rPr>
          <w:delText>command.</w:delText>
        </w:r>
      </w:del>
    </w:p>
    <w:p>
      <w:pPr>
        <w:pStyle w:val="2"/>
        <w:widowControl/>
        <w:rPr/>
      </w:pPr>
      <w:bookmarkStart w:id="64" w:name="_Toc207723216"/>
      <w:r>
        <w:rPr/>
        <w:t>HDR 2.4 – Mobile code</w:t>
      </w:r>
      <w:bookmarkEnd w:id="64"/>
    </w:p>
    <w:p>
      <w:pPr>
        <w:pStyle w:val="Normal"/>
        <w:widowControl/>
        <w:spacing w:lineRule="auto" w:line="240" w:before="0" w:after="0"/>
        <w:textAlignment w:val="baseline"/>
        <w:rPr>
          <w:rFonts w:eastAsia="Segoe UI" w:cs="Segoe UI"/>
          <w:color w:val="000000" w:themeColor="text1"/>
        </w:rPr>
      </w:pPr>
      <w:r>
        <w:rPr>
          <w:rFonts w:eastAsia="Segoe UI" w:cs="Segoe UI"/>
          <w:color w:val="000000" w:themeColor="text1"/>
        </w:rPr>
        <w:t>The host default system services do not utilize Mobile code therefore, CR 2.4 does not apply.</w:t>
      </w:r>
    </w:p>
    <w:p>
      <w:pPr>
        <w:pStyle w:val="3"/>
        <w:widowControl/>
        <w:rPr>
          <w:rFonts w:eastAsia="新細明體" w:cs="Segoe UI"/>
          <w:sz w:val="18"/>
          <w:szCs w:val="18"/>
        </w:rPr>
      </w:pPr>
      <w:bookmarkStart w:id="65" w:name="_Toc207723217"/>
      <w:r>
        <w:rPr/>
        <w:t>Statement</w:t>
      </w:r>
      <w:bookmarkEnd w:id="65"/>
      <w:r>
        <w:rPr>
          <w:rFonts w:eastAsia="新細明體" w:cs="Segoe UI"/>
        </w:rPr>
        <w:t> </w:t>
      </w:r>
    </w:p>
    <w:p>
      <w:pPr>
        <w:pStyle w:val="Normal"/>
        <w:widowControl/>
        <w:spacing w:lineRule="auto" w:line="240" w:before="0" w:after="0"/>
        <w:textAlignment w:val="baseline"/>
        <w:rPr>
          <w:rFonts w:eastAsia="新細明體" w:cs="Segoe UI"/>
          <w:sz w:val="18"/>
          <w:szCs w:val="18"/>
        </w:rPr>
      </w:pPr>
      <w:r>
        <w:rPr>
          <w:rFonts w:eastAsia="新細明體" w:cs="Segoe UI"/>
        </w:rPr>
        <w:t>N/A </w:t>
      </w:r>
    </w:p>
    <w:p>
      <w:pPr>
        <w:pStyle w:val="3"/>
        <w:widowControl/>
        <w:rPr>
          <w:rFonts w:eastAsia="新細明體" w:cs="Segoe UI"/>
          <w:sz w:val="18"/>
          <w:szCs w:val="18"/>
        </w:rPr>
      </w:pPr>
      <w:bookmarkStart w:id="66" w:name="_Toc207723218"/>
      <w:r>
        <w:rPr/>
        <w:t>Evidence</w:t>
      </w:r>
      <w:bookmarkEnd w:id="66"/>
      <w:r>
        <w:rPr>
          <w:rFonts w:eastAsia="新細明體" w:cs="Segoe UI"/>
        </w:rPr>
        <w:t> </w:t>
      </w:r>
    </w:p>
    <w:p>
      <w:pPr>
        <w:pStyle w:val="Normal"/>
        <w:widowControl/>
        <w:spacing w:lineRule="auto" w:line="240" w:before="0" w:after="0"/>
        <w:textAlignment w:val="baseline"/>
        <w:rPr>
          <w:rFonts w:eastAsia="新細明體" w:cs="Segoe UI"/>
          <w:sz w:val="18"/>
          <w:szCs w:val="18"/>
        </w:rPr>
      </w:pPr>
      <w:r>
        <w:rPr>
          <w:rFonts w:eastAsia="新細明體" w:cs="Segoe UI"/>
        </w:rPr>
        <w:t>N/A </w:t>
      </w:r>
    </w:p>
    <w:p>
      <w:pPr>
        <w:pStyle w:val="3"/>
        <w:widowControl/>
        <w:rPr>
          <w:rFonts w:eastAsia="新細明體" w:cs="Segoe UI"/>
          <w:sz w:val="18"/>
          <w:szCs w:val="18"/>
        </w:rPr>
      </w:pPr>
      <w:bookmarkStart w:id="67" w:name="_Toc207723219"/>
      <w:r>
        <w:rPr>
          <w:rFonts w:eastAsia="新細明體" w:cs="Segoe UI"/>
        </w:rPr>
        <w:t xml:space="preserve">Detailed </w:t>
      </w:r>
      <w:r>
        <w:rPr/>
        <w:t>Setting</w:t>
      </w:r>
      <w:r>
        <w:rPr>
          <w:rFonts w:eastAsia="新細明體" w:cs="Segoe UI"/>
        </w:rPr>
        <w:t xml:space="preserve"> Steps</w:t>
      </w:r>
      <w:bookmarkEnd w:id="67"/>
      <w:r>
        <w:rPr>
          <w:rFonts w:eastAsia="新細明體" w:cs="Segoe UI"/>
        </w:rPr>
        <w:t> </w:t>
      </w:r>
    </w:p>
    <w:p>
      <w:pPr>
        <w:pStyle w:val="Normal"/>
        <w:widowControl/>
        <w:shd w:val="clear" w:color="auto" w:fill="FFFFFF" w:themeFill="background1"/>
        <w:spacing w:lineRule="auto" w:line="240" w:beforeAutospacing="1" w:afterAutospacing="1"/>
        <w:textAlignment w:val="baseline"/>
        <w:rPr>
          <w:rFonts w:eastAsia="新細明體" w:cs="Segoe UI"/>
          <w:sz w:val="18"/>
          <w:szCs w:val="18"/>
        </w:rPr>
      </w:pPr>
      <w:r>
        <w:rPr>
          <w:rFonts w:eastAsia="新細明體" w:cs="Segoe UI"/>
        </w:rPr>
        <w:t>N/A </w:t>
      </w:r>
    </w:p>
    <w:p>
      <w:pPr>
        <w:pStyle w:val="Normal"/>
        <w:widowControl/>
        <w:shd w:val="clear" w:color="auto" w:fill="FFFFFF" w:themeFill="background1"/>
        <w:spacing w:lineRule="auto" w:line="240" w:beforeAutospacing="1" w:afterAutospacing="1"/>
        <w:rPr>
          <w:rFonts w:eastAsia="新細明體" w:cs="Segoe UI"/>
        </w:rPr>
      </w:pPr>
      <w:r>
        <w:rPr>
          <w:rFonts w:eastAsia="新細明體" w:cs="Segoe UI"/>
        </w:rPr>
      </w:r>
    </w:p>
    <w:p>
      <w:pPr>
        <w:pStyle w:val="2"/>
        <w:spacing w:lineRule="auto" w:line="240"/>
        <w:rPr>
          <w:rFonts w:ascii="Aptos" w:hAnsi="Aptos" w:eastAsia="Aptos" w:cs="Aptos"/>
        </w:rPr>
      </w:pPr>
      <w:bookmarkStart w:id="68" w:name="_Toc207723220"/>
      <w:r>
        <w:rPr>
          <w:rFonts w:eastAsia="Aptos" w:cs="Aptos" w:ascii="Aptos" w:hAnsi="Aptos"/>
        </w:rPr>
        <w:t>HDR 2.4 (1) – Mobile code authenticity check</w:t>
      </w:r>
      <w:bookmarkEnd w:id="68"/>
    </w:p>
    <w:p>
      <w:pPr>
        <w:pStyle w:val="3"/>
        <w:rPr>
          <w:rFonts w:ascii="Aptos" w:hAnsi="Aptos" w:eastAsia="Aptos" w:cs="Aptos"/>
        </w:rPr>
      </w:pPr>
      <w:bookmarkStart w:id="69" w:name="_Toc207723221"/>
      <w:r>
        <w:rPr>
          <w:rFonts w:eastAsia="Aptos" w:cs="Aptos"/>
        </w:rPr>
        <w:t>Statement</w:t>
      </w:r>
      <w:bookmarkEnd w:id="69"/>
    </w:p>
    <w:p>
      <w:pPr>
        <w:pStyle w:val="NormalWeb"/>
        <w:shd w:val="clear" w:color="auto" w:fill="FFFFFF" w:themeFill="background1"/>
        <w:spacing w:before="280" w:after="0"/>
        <w:rPr>
          <w:rFonts w:ascii="Segoe UI" w:hAnsi="Segoe UI" w:eastAsia="Segoe UI" w:cs="Segoe UI"/>
          <w:color w:val="000000" w:themeColor="text1"/>
          <w:sz w:val="21"/>
          <w:szCs w:val="21"/>
        </w:rPr>
      </w:pPr>
      <w:r>
        <w:rPr>
          <w:rFonts w:eastAsia="Segoe UI" w:cs="Segoe UI" w:ascii="Segoe UI" w:hAnsi="Segoe UI"/>
          <w:color w:val="000000" w:themeColor="text1"/>
          <w:sz w:val="21"/>
          <w:szCs w:val="21"/>
        </w:rPr>
        <w:t>To comply with IEC 62443-4-2 HDR 2.4 and HDR 2.4 RE(1), the Ubuntu 22.04 LTS operating system is configured to enforce runtime authenticity and integrity validation for mobile code such as executables and scripts.</w:t>
      </w:r>
    </w:p>
    <w:p>
      <w:pPr>
        <w:pStyle w:val="NormalWeb"/>
        <w:shd w:val="clear" w:color="auto" w:fill="FFFFFF" w:themeFill="background1"/>
        <w:spacing w:before="280" w:after="0"/>
        <w:rPr>
          <w:rFonts w:ascii="Segoe UI" w:hAnsi="Segoe UI" w:eastAsia="Segoe UI" w:cs="Segoe UI"/>
          <w:color w:val="000000" w:themeColor="text1"/>
          <w:sz w:val="21"/>
          <w:szCs w:val="21"/>
        </w:rPr>
      </w:pPr>
      <w:r>
        <w:rPr>
          <w:rFonts w:eastAsia="Segoe UI" w:cs="Segoe UI" w:ascii="Segoe UI" w:hAnsi="Segoe UI"/>
          <w:color w:val="000000" w:themeColor="text1"/>
          <w:sz w:val="21"/>
          <w:szCs w:val="21"/>
        </w:rPr>
        <w:t>This is achieved by enabling Linux Integrity Measurement Architecture (IMA) in appraise_type=imasig mode. Executable files are cryptographically signed using RSA-2048 and SHA-256, with their public X.509 certificate loaded into the kernel .ima keyring at runtime.</w:t>
      </w:r>
    </w:p>
    <w:p>
      <w:pPr>
        <w:pStyle w:val="NormalWeb"/>
        <w:shd w:val="clear" w:color="auto" w:fill="FFFFFF" w:themeFill="background1"/>
        <w:spacing w:before="280" w:afterAutospacing="0" w:after="0"/>
        <w:rPr>
          <w:rFonts w:ascii="Segoe UI" w:hAnsi="Segoe UI" w:eastAsia="新細明體" w:cs="Segoe UI" w:eastAsiaTheme="minorEastAsia"/>
          <w:color w:val="000000" w:themeColor="text1"/>
          <w:sz w:val="21"/>
          <w:szCs w:val="21"/>
        </w:rPr>
      </w:pPr>
      <w:r>
        <w:rPr>
          <w:rFonts w:eastAsia="Segoe UI" w:cs="Segoe UI" w:ascii="Segoe UI" w:hAnsi="Segoe UI"/>
          <w:color w:val="000000" w:themeColor="text1"/>
          <w:sz w:val="21"/>
          <w:szCs w:val="21"/>
        </w:rPr>
        <w:t>These signatures are embedded using evmctl, and their validity is verified before execution. Files that are unsigned, altered, or untrusted are denied by the kernel. This ensures that only code from authorized sources is allowed to run, effectively protecting the system against tampering or unauthorized modification.</w:t>
      </w:r>
    </w:p>
    <w:p>
      <w:pPr>
        <w:pStyle w:val="NormalWeb"/>
        <w:shd w:val="clear" w:color="auto" w:fill="FFFFFF" w:themeFill="background1"/>
        <w:spacing w:before="280" w:afterAutospacing="0" w:after="0"/>
        <w:rPr>
          <w:rFonts w:ascii="Segoe UI" w:hAnsi="Segoe UI" w:eastAsia="新細明體" w:cs="Segoe UI" w:eastAsiaTheme="minorEastAsia"/>
          <w:color w:val="000000" w:themeColor="text1"/>
          <w:sz w:val="21"/>
          <w:szCs w:val="21"/>
        </w:rPr>
      </w:pPr>
      <w:r>
        <w:rPr>
          <w:rFonts w:eastAsia="新細明體" w:cs="Segoe UI" w:eastAsiaTheme="minorEastAsia" w:ascii="Segoe UI" w:hAnsi="Segoe UI"/>
          <w:color w:val="000000" w:themeColor="text1"/>
          <w:sz w:val="21"/>
          <w:szCs w:val="21"/>
        </w:rPr>
      </w:r>
    </w:p>
    <w:p>
      <w:pPr>
        <w:pStyle w:val="3"/>
        <w:rPr>
          <w:rFonts w:ascii="Aptos" w:hAnsi="Aptos" w:eastAsia="Aptos" w:cs="Aptos"/>
        </w:rPr>
      </w:pPr>
      <w:bookmarkStart w:id="70" w:name="_Toc207723222"/>
      <w:r>
        <w:rPr>
          <w:rFonts w:eastAsia="Aptos" w:cs="Aptos"/>
        </w:rPr>
        <w:t>Evidence</w:t>
      </w:r>
      <w:bookmarkEnd w:id="70"/>
    </w:p>
    <w:p>
      <w:pPr>
        <w:pStyle w:val="NormalWeb"/>
        <w:shd w:val="clear" w:color="auto" w:fill="FFFFFF" w:themeFill="background1"/>
        <w:spacing w:lineRule="atLeast" w:line="0" w:before="280" w:afterAutospacing="0" w:after="240"/>
        <w:rPr>
          <w:rFonts w:ascii="Segoe UI" w:hAnsi="Segoe UI" w:eastAsia="Segoe UI" w:cs="Segoe UI"/>
          <w:color w:val="000000" w:themeColor="text1"/>
          <w:sz w:val="21"/>
          <w:szCs w:val="21"/>
        </w:rPr>
      </w:pPr>
      <w:r>
        <w:rPr>
          <w:rFonts w:eastAsia="Segoe UI" w:cs="Segoe UI" w:ascii="Segoe UI" w:hAnsi="Segoe UI"/>
          <w:color w:val="000000" w:themeColor="text1"/>
          <w:sz w:val="21"/>
          <w:szCs w:val="21"/>
        </w:rPr>
        <w:t>The system enforces mobile code integrity and authenticity using Linux IMA (Integrity Measurement Architecture) and EVM (Extended Verification Module).</w:t>
      </w:r>
    </w:p>
    <w:p>
      <w:pPr>
        <w:pStyle w:val="NormalWeb"/>
        <w:shd w:val="clear" w:color="auto" w:fill="FFFFFF" w:themeFill="background1"/>
        <w:spacing w:lineRule="atLeast" w:line="0" w:before="280" w:afterAutospacing="0" w:after="240"/>
        <w:rPr>
          <w:rFonts w:ascii="Segoe UI" w:hAnsi="Segoe UI" w:eastAsia="Segoe UI" w:cs="Segoe UI"/>
          <w:color w:val="000000" w:themeColor="text1"/>
          <w:sz w:val="21"/>
          <w:szCs w:val="21"/>
        </w:rPr>
      </w:pPr>
      <w:r>
        <w:rPr>
          <w:rFonts w:eastAsia="Segoe UI" w:cs="Segoe UI" w:ascii="Segoe UI" w:hAnsi="Segoe UI"/>
          <w:color w:val="000000" w:themeColor="text1"/>
          <w:sz w:val="21"/>
          <w:szCs w:val="21"/>
        </w:rPr>
        <w:t>IMA is configured in Appraise Mode via the kernel parameters ima_appraise=fix ima_appraise_tcb, and uses appraise_type=imasig to require all executables, libraries, and critical configuration files to pass runtime digital signature verification. These signatures are created using RSA-2048 with SHA-256 and embedded via evmctl.</w:t>
      </w:r>
    </w:p>
    <w:p>
      <w:pPr>
        <w:pStyle w:val="NormalWeb"/>
        <w:shd w:val="clear" w:color="auto" w:fill="FFFFFF" w:themeFill="background1"/>
        <w:spacing w:lineRule="atLeast" w:line="0" w:beforeAutospacing="0" w:before="0" w:afterAutospacing="0" w:after="240"/>
        <w:rPr>
          <w:rFonts w:ascii="Segoe UI" w:hAnsi="Segoe UI" w:eastAsia="新細明體" w:cs="Segoe UI" w:eastAsiaTheme="minorEastAsia"/>
          <w:color w:val="000000" w:themeColor="text1"/>
          <w:sz w:val="21"/>
          <w:szCs w:val="21"/>
        </w:rPr>
      </w:pPr>
      <w:r>
        <w:rPr>
          <w:rFonts w:eastAsia="Segoe UI" w:cs="Segoe UI" w:ascii="Segoe UI" w:hAnsi="Segoe UI"/>
          <w:color w:val="000000" w:themeColor="text1"/>
          <w:sz w:val="21"/>
          <w:szCs w:val="21"/>
        </w:rPr>
        <w:t>The corresponding X.509 public certificate is loaded into the kernel’s .ima keyring at runtime using keyctl, ensuring that only files signed by trusted sources can execute.</w:t>
      </w:r>
    </w:p>
    <w:p>
      <w:pPr>
        <w:pStyle w:val="NormalWeb"/>
        <w:shd w:val="clear" w:color="auto" w:fill="FFFFFF" w:themeFill="background1"/>
        <w:spacing w:lineRule="atLeast" w:line="0" w:beforeAutospacing="0" w:before="0" w:afterAutospacing="0" w:after="24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EVM is set to runtime hash verification mode (echo 2 &gt; /sys/kernel/security/integrity/evm/evm), ensuring that the extended attribute security.ima matches the actual file content at execution time.</w:t>
      </w:r>
    </w:p>
    <w:p>
      <w:pPr>
        <w:pStyle w:val="NormalWeb"/>
        <w:shd w:val="clear" w:color="auto" w:fill="FFFFFF" w:themeFill="background1"/>
        <w:spacing w:lineRule="atLeast" w:line="0" w:beforeAutospacing="0" w:before="0" w:afterAutospacing="0" w:after="24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Only privileged users (e.g., root or trusted services) have write access to system directories such as /usr/bin, preventing unauthorized code uploads.</w:t>
      </w:r>
    </w:p>
    <w:p>
      <w:pPr>
        <w:pStyle w:val="NormalWeb"/>
        <w:shd w:val="clear" w:color="auto" w:fill="FFFFFF" w:themeFill="background1"/>
        <w:spacing w:lineRule="atLeast" w:line="0" w:beforeAutospacing="0" w:before="0" w:afterAutospacing="0" w:after="24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All integrity and authenticity verification failures are captured by auditd, providing traceable logs for compliance and forensic analysis. SHA-256 is used as the default hash algorithm.</w:t>
      </w:r>
    </w:p>
    <w:p>
      <w:pPr>
        <w:pStyle w:val="NormalWeb"/>
        <w:shd w:val="clear" w:color="auto" w:fill="FFFFFF" w:themeFill="background1"/>
        <w:spacing w:lineRule="atLeast" w:line="0" w:beforeAutospacing="0" w:before="0" w:afterAutospacing="0" w:after="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Reference Documentation:</w:t>
      </w:r>
    </w:p>
    <w:p>
      <w:pPr>
        <w:pStyle w:val="NormalWeb"/>
        <w:shd w:val="clear" w:color="auto" w:fill="FFFFFF" w:themeFill="background1"/>
        <w:spacing w:lineRule="atLeast" w:line="0" w:beforeAutospacing="0" w:before="0" w:afterAutospacing="0" w:after="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 xml:space="preserve">IMA Template Management </w:t>
      </w:r>
      <w:hyperlink r:id="rId4">
        <w:r>
          <w:rPr>
            <w:rStyle w:val="Internet"/>
            <w:rFonts w:eastAsia="新細明體" w:cs="Segoe UI" w:ascii="Segoe UI" w:hAnsi="Segoe UI" w:eastAsiaTheme="minorEastAsia"/>
            <w:sz w:val="21"/>
            <w:szCs w:val="21"/>
          </w:rPr>
          <w:t>https://www.kernel.org/doc/html/v5.15/security/IMA-templates.html</w:t>
        </w:r>
      </w:hyperlink>
    </w:p>
    <w:p>
      <w:pPr>
        <w:pStyle w:val="NormalWeb"/>
        <w:shd w:val="clear" w:color="auto" w:fill="FFFFFF" w:themeFill="background1"/>
        <w:spacing w:lineRule="atLeast" w:line="0" w:beforeAutospacing="0" w:before="0" w:afterAutospacing="0" w:after="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 xml:space="preserve">EVM Linux ABI </w:t>
      </w:r>
      <w:hyperlink r:id="rId5">
        <w:r>
          <w:rPr>
            <w:rStyle w:val="Internet"/>
            <w:rFonts w:eastAsia="新細明體" w:cs="Segoe UI" w:ascii="Segoe UI" w:hAnsi="Segoe UI" w:eastAsiaTheme="minorEastAsia"/>
            <w:sz w:val="21"/>
            <w:szCs w:val="21"/>
          </w:rPr>
          <w:t>https://www.kernel.org/doc/Documentation/ABI/testing/evm</w:t>
        </w:r>
      </w:hyperlink>
    </w:p>
    <w:p>
      <w:pPr>
        <w:pStyle w:val="3"/>
        <w:rPr>
          <w:rFonts w:ascii="Aptos" w:hAnsi="Aptos" w:eastAsia="Aptos" w:cs="Aptos"/>
        </w:rPr>
      </w:pPr>
      <w:bookmarkStart w:id="71" w:name="_Toc207723223"/>
      <w:r>
        <w:rPr>
          <w:rFonts w:eastAsia="Aptos" w:cs="Aptos"/>
        </w:rPr>
        <w:t>Detailed Setting Steps</w:t>
      </w:r>
      <w:bookmarkEnd w:id="71"/>
    </w:p>
    <w:p>
      <w:pPr>
        <w:pStyle w:val="NormalWeb"/>
        <w:shd w:val="clear" w:color="auto" w:fill="FFFFFF" w:themeFill="background1"/>
        <w:spacing w:before="280" w:after="0"/>
        <w:rPr>
          <w:rFonts w:ascii="Segoe UI" w:hAnsi="Segoe UI" w:eastAsia="Segoe UI" w:cs="Segoe UI"/>
          <w:color w:val="000000" w:themeColor="text1"/>
          <w:sz w:val="21"/>
          <w:szCs w:val="21"/>
        </w:rPr>
      </w:pPr>
      <w:r>
        <w:rPr>
          <w:rFonts w:eastAsia="Segoe UI" w:cs="Segoe UI" w:ascii="Segoe UI" w:hAnsi="Segoe UI"/>
          <w:color w:val="000000" w:themeColor="text1"/>
          <w:sz w:val="21"/>
          <w:szCs w:val="21"/>
        </w:rPr>
        <w:t>To configure the industrial control system for optimal security and compliance with IEC 62443 4-2 CR2.4 RE(1) using the provided steps, follow the optimized instructions below:</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Enable IMA and EVM Support:</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Install Required Packages:</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Generate Signing Key Pair</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Sign Executables Using evmctl</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Load Public Certificate into .ima Keyring</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Configure IMA Policy:</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Enable EVM Hash Verification:</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Restrict Write Access to Executable Directories:</w:t>
      </w:r>
    </w:p>
    <w:p>
      <w:pPr>
        <w:pStyle w:val="ListParagraph"/>
        <w:widowControl/>
        <w:numPr>
          <w:ilvl w:val="0"/>
          <w:numId w:val="306"/>
        </w:numPr>
        <w:shd w:val="clear" w:color="auto" w:fill="FFFFFF" w:themeFill="background1"/>
        <w:spacing w:lineRule="auto" w:line="240" w:before="0" w:after="300"/>
        <w:ind w:left="426" w:hanging="360"/>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Enable Audit Logging:</w:t>
      </w:r>
    </w:p>
    <w:p>
      <w:pPr>
        <w:pStyle w:val="2"/>
        <w:widowControl/>
        <w:rPr/>
      </w:pPr>
      <w:bookmarkStart w:id="72" w:name="_Toc207723224"/>
      <w:r>
        <w:rPr/>
        <w:t>CR 2.5 – Session Lock</w:t>
      </w:r>
      <w:bookmarkEnd w:id="72"/>
    </w:p>
    <w:p>
      <w:pPr>
        <w:pStyle w:val="Normal"/>
        <w:widowControl/>
        <w:rPr>
          <w:rFonts w:ascii="Aptos" w:hAnsi="Aptos" w:eastAsia="Aptos" w:cs="Aptos"/>
        </w:rPr>
      </w:pPr>
      <w:r>
        <w:rPr>
          <w:rFonts w:eastAsia="Aptos" w:cs="Aptos"/>
          <w:b/>
          <w:bCs/>
        </w:rPr>
        <w:t>Session Lock</w:t>
      </w:r>
      <w:r>
        <w:rPr>
          <w:rFonts w:eastAsia="Aptos" w:cs="Aptos"/>
        </w:rPr>
        <w:t>: Mechanism that protects against unauthorized access by locking a session after inactivity or manual initiation, requiring re-authentication to regain access.</w:t>
      </w:r>
    </w:p>
    <w:p>
      <w:pPr>
        <w:pStyle w:val="3"/>
        <w:widowControl/>
        <w:jc w:val="both"/>
        <w:rPr>
          <w:rFonts w:eastAsia="新細明體" w:cs="Segoe UI"/>
          <w:sz w:val="18"/>
          <w:szCs w:val="18"/>
        </w:rPr>
      </w:pPr>
      <w:bookmarkStart w:id="73" w:name="_Toc207723225"/>
      <w:r>
        <w:rPr/>
        <w:t>Statement</w:t>
      </w:r>
      <w:bookmarkEnd w:id="73"/>
      <w:r>
        <w:rPr>
          <w:rFonts w:eastAsia="新細明體" w:cs="Segoe UI"/>
        </w:rPr>
        <w:t> </w:t>
      </w:r>
    </w:p>
    <w:p>
      <w:pPr>
        <w:pStyle w:val="Normal"/>
        <w:widowControl/>
        <w:spacing w:lineRule="auto" w:line="240" w:before="0" w:after="0"/>
        <w:jc w:val="both"/>
        <w:rPr>
          <w:rFonts w:ascii="Aptos" w:hAnsi="Aptos" w:eastAsia="Aptos" w:cs="Aptos"/>
        </w:rPr>
      </w:pPr>
      <w:r>
        <w:rPr>
          <w:rFonts w:ascii="Aptos" w:hAnsi="Aptos" w:cs="Aptos" w:eastAsia="Aptos"/>
        </w:rPr>
        <w:t xml:space="preserve"> </w:t>
      </w:r>
      <w:r>
        <w:rPr>
          <w:rFonts w:eastAsia="Aptos" w:cs="Aptos"/>
        </w:rPr>
        <w:t>To comply with IEC 62443 4-2 CR 2.05 Session Lock requirements, the Ubuntu 22.04 LTS operating system will implement built-in session lock mechanisms to protect against unauthorized access after a period of inactivity or manual initiation. The session lock will remain in effect until the user re-authenticates with appropriate credentials.</w:t>
      </w:r>
    </w:p>
    <w:p>
      <w:pPr>
        <w:pStyle w:val="3"/>
        <w:widowControl/>
        <w:rPr>
          <w:rFonts w:eastAsia="新細明體" w:cs="Segoe UI"/>
          <w:sz w:val="18"/>
          <w:szCs w:val="18"/>
        </w:rPr>
      </w:pPr>
      <w:bookmarkStart w:id="74" w:name="_Toc207723226"/>
      <w:r>
        <w:rPr/>
        <w:t>Evidence</w:t>
      </w:r>
      <w:bookmarkEnd w:id="74"/>
      <w:r>
        <w:rPr>
          <w:rFonts w:eastAsia="新細明體" w:cs="Segoe UI"/>
        </w:rPr>
        <w:t> </w:t>
      </w:r>
    </w:p>
    <w:p>
      <w:pPr>
        <w:pStyle w:val="Normal"/>
        <w:widowControl/>
        <w:shd w:val="clear" w:color="auto" w:fill="FFFFFF" w:themeFill="background1"/>
        <w:spacing w:lineRule="auto" w:line="240" w:before="0" w:after="300"/>
        <w:jc w:val="both"/>
        <w:rPr>
          <w:rFonts w:ascii="Aptos" w:hAnsi="Aptos" w:eastAsia="Aptos" w:cs="Aptos"/>
        </w:rPr>
      </w:pPr>
      <w:r>
        <w:rPr>
          <w:rFonts w:ascii="Aptos" w:hAnsi="Aptos" w:cs="Aptos" w:eastAsia="Aptos"/>
        </w:rPr>
        <w:t xml:space="preserve"> </w:t>
      </w:r>
      <w:r>
        <w:rPr>
          <w:rFonts w:eastAsia="Aptos" w:cs="Aptos"/>
        </w:rPr>
        <w:t>Ubuntu 22.04 LTS provides built-in functionality to configure session locks, both automatically after a period of inactivity and manually by the user. This includes local user interfaces and remote session access via network connections. The system can be configured to ensure session locks are enforced consistently, maintaining compliance with the IEC 62443 standard.</w:t>
      </w:r>
    </w:p>
    <w:p>
      <w:pPr>
        <w:pStyle w:val="3"/>
        <w:widowControl/>
        <w:rPr>
          <w:rFonts w:eastAsia="新細明體" w:cs="Segoe UI"/>
          <w:sz w:val="18"/>
          <w:szCs w:val="18"/>
        </w:rPr>
      </w:pPr>
      <w:bookmarkStart w:id="75" w:name="_Toc207723227"/>
      <w:r>
        <w:rPr>
          <w:rFonts w:eastAsia="新細明體" w:cs="Segoe UI"/>
        </w:rPr>
        <w:t xml:space="preserve">Detailed </w:t>
      </w:r>
      <w:r>
        <w:rPr/>
        <w:t>Setting</w:t>
      </w:r>
      <w:r>
        <w:rPr>
          <w:rFonts w:eastAsia="新細明體" w:cs="Segoe UI"/>
        </w:rPr>
        <w:t xml:space="preserve"> Steps</w:t>
      </w:r>
      <w:bookmarkEnd w:id="75"/>
      <w:r>
        <w:rPr>
          <w:rFonts w:eastAsia="新細明體" w:cs="Segoe UI"/>
        </w:rPr>
        <w:t> </w:t>
      </w:r>
    </w:p>
    <w:p>
      <w:pPr>
        <w:pStyle w:val="Normal"/>
        <w:widowControl/>
        <w:shd w:val="clear" w:color="auto" w:fill="FFFFFF" w:themeFill="background1"/>
        <w:spacing w:lineRule="auto" w:line="240" w:before="0" w:after="300"/>
        <w:textAlignment w:val="baseline"/>
        <w:rPr>
          <w:color w:val="0D0D0D" w:themeColor="text1" w:themeTint="f2"/>
        </w:rPr>
      </w:pPr>
      <w:r>
        <w:rPr>
          <w:color w:val="0D0D0D" w:themeColor="text1" w:themeTint="f2"/>
        </w:rPr>
        <w:t>To configure session lock functionality in Ubuntu 22.04 LTS, follow these steps:</w:t>
      </w:r>
    </w:p>
    <w:p>
      <w:pPr>
        <w:pStyle w:val="Normal"/>
        <w:widowControl/>
        <w:spacing w:lineRule="auto" w:line="259"/>
        <w:textAlignment w:val="baseline"/>
        <w:rPr>
          <w:color w:val="0F4761" w:themeColor="accent1" w:themeShade="bf"/>
          <w:sz w:val="28"/>
          <w:szCs w:val="28"/>
        </w:rPr>
      </w:pPr>
      <w:r>
        <w:rPr>
          <w:color w:val="0F4761" w:themeColor="accent1" w:themeShade="bf"/>
          <w:sz w:val="28"/>
          <w:szCs w:val="28"/>
          <w:lang w:val="en-IN"/>
        </w:rPr>
        <w:t>1.Configuring Automatic Session Lock</w:t>
      </w:r>
    </w:p>
    <w:p>
      <w:pPr>
        <w:pStyle w:val="Normal"/>
        <w:widowControl/>
        <w:spacing w:lineRule="auto" w:line="259" w:before="240" w:after="240"/>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Open the Terminal:</w:t>
      </w:r>
      <w:r>
        <w:rPr>
          <w:rFonts w:eastAsia="Aptos" w:cs="Aptos"/>
          <w:color w:val="000000" w:themeColor="text1"/>
          <w:lang w:val="en-IN"/>
        </w:rPr>
        <w:t xml:space="preserve"> </w:t>
      </w:r>
    </w:p>
    <w:p>
      <w:pPr>
        <w:pStyle w:val="ListParagraph"/>
        <w:widowControl/>
        <w:numPr>
          <w:ilvl w:val="0"/>
          <w:numId w:val="106"/>
        </w:numPr>
        <w:spacing w:lineRule="auto" w:line="259" w:before="240" w:after="240"/>
        <w:contextualSpacing/>
        <w:jc w:val="both"/>
        <w:textAlignment w:val="baseline"/>
        <w:rPr>
          <w:color w:val="000000" w:themeColor="text1"/>
        </w:rPr>
      </w:pPr>
      <w:r>
        <w:rPr>
          <w:color w:val="000000" w:themeColor="text1"/>
          <w:lang w:val="en-IN"/>
        </w:rPr>
        <w:t xml:space="preserve">Open the terminal from the applications menu or by pressing </w:t>
      </w:r>
      <w:r>
        <w:rPr>
          <w:b/>
          <w:bCs/>
          <w:color w:val="000000" w:themeColor="text1"/>
          <w:lang w:val="en-IN"/>
        </w:rPr>
        <w:t>Ctrl+Alt+T</w:t>
      </w:r>
      <w:r>
        <w:rPr>
          <w:color w:val="000000" w:themeColor="text1"/>
          <w:lang w:val="en-IN"/>
        </w:rPr>
        <w:t>.</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b/>
          <w:bCs/>
          <w:color w:val="000000" w:themeColor="text1"/>
          <w:lang w:val="en-IN"/>
        </w:rPr>
        <w:t>Edit the Login Configuration:</w:t>
      </w:r>
      <w:r>
        <w:rPr>
          <w:rFonts w:eastAsia="Aptos" w:cs="Aptos"/>
          <w:color w:val="000000" w:themeColor="text1"/>
          <w:lang w:val="en-IN"/>
        </w:rPr>
        <w:t xml:space="preserve"> </w:t>
      </w:r>
    </w:p>
    <w:p>
      <w:pPr>
        <w:pStyle w:val="ListParagraph"/>
        <w:widowControl/>
        <w:numPr>
          <w:ilvl w:val="0"/>
          <w:numId w:val="105"/>
        </w:numPr>
        <w:spacing w:lineRule="auto" w:line="259" w:before="240" w:after="240"/>
        <w:contextualSpacing/>
        <w:textAlignment w:val="baseline"/>
        <w:rPr>
          <w:rFonts w:ascii="Aptos" w:hAnsi="Aptos" w:eastAsia="Aptos" w:cs="Aptos"/>
          <w:color w:val="000000" w:themeColor="text1"/>
        </w:rPr>
      </w:pPr>
      <w:r>
        <w:rPr>
          <w:rFonts w:eastAsia="Aptos" w:cs="Aptos"/>
          <w:color w:val="000000" w:themeColor="text1"/>
          <w:lang w:val="en-IN"/>
        </w:rPr>
        <w:t xml:space="preserve">Use a text editor with superuser privileges to edit the </w:t>
      </w:r>
      <w:r>
        <w:rPr>
          <w:rFonts w:eastAsia="Aptos" w:cs="Aptos"/>
          <w:b/>
          <w:bCs/>
          <w:color w:val="000000" w:themeColor="text1"/>
          <w:lang w:val="en-IN"/>
        </w:rPr>
        <w:t>/etc/gdm3/greeter.dconf-defaults</w:t>
      </w:r>
      <w:r>
        <w:rPr>
          <w:rFonts w:eastAsia="Aptos" w:cs="Aptos"/>
          <w:color w:val="000000" w:themeColor="text1"/>
          <w:lang w:val="en-IN"/>
        </w:rPr>
        <w:t xml:space="preserve"> file for </w:t>
      </w:r>
      <w:r>
        <w:rPr>
          <w:rFonts w:eastAsia="Aptos" w:cs="Aptos"/>
          <w:b/>
          <w:bCs/>
          <w:color w:val="000000" w:themeColor="text1"/>
          <w:lang w:val="en-IN"/>
        </w:rPr>
        <w:t>GNOME</w:t>
      </w:r>
      <w:r>
        <w:rPr>
          <w:rFonts w:eastAsia="Aptos" w:cs="Aptos"/>
          <w:color w:val="000000" w:themeColor="text1"/>
          <w:lang w:val="en-IN"/>
        </w:rPr>
        <w:t xml:space="preserve"> or the equivalent file for our display manager.</w:t>
      </w:r>
    </w:p>
    <w:p>
      <w:pPr>
        <w:pStyle w:val="ListParagraph"/>
        <w:widowControl/>
        <w:numPr>
          <w:ilvl w:val="0"/>
          <w:numId w:val="105"/>
        </w:numPr>
        <w:spacing w:lineRule="auto" w:line="259" w:before="240" w:after="240"/>
        <w:contextualSpacing/>
        <w:textAlignment w:val="baseline"/>
        <w:rPr>
          <w:rFonts w:ascii="Aptos" w:hAnsi="Aptos" w:eastAsia="Aptos" w:cs="Aptos"/>
          <w:color w:val="000000" w:themeColor="text1"/>
        </w:rPr>
      </w:pPr>
      <w:r>
        <w:rPr>
          <w:rFonts w:eastAsia="Aptos" w:cs="Aptos"/>
          <w:color w:val="000000" w:themeColor="text1"/>
          <w:lang w:val="en-IN"/>
        </w:rPr>
        <w:t xml:space="preserve">Now open the file </w:t>
      </w:r>
      <w:r>
        <w:rPr>
          <w:rFonts w:eastAsia="Aptos" w:cs="Aptos"/>
          <w:b/>
          <w:bCs/>
          <w:color w:val="000000" w:themeColor="text1"/>
          <w:lang w:val="en-IN"/>
        </w:rPr>
        <w:t xml:space="preserve">/etc/gdm3/greeter.dconf-defaults </w:t>
      </w:r>
      <w:r>
        <w:rPr>
          <w:rFonts w:eastAsia="Aptos" w:cs="Aptos"/>
          <w:color w:val="000000" w:themeColor="text1"/>
          <w:lang w:val="en-IN"/>
        </w:rPr>
        <w:t xml:space="preserve">in </w:t>
      </w:r>
      <w:r>
        <w:rPr>
          <w:rFonts w:eastAsia="Aptos" w:cs="Aptos"/>
          <w:b/>
          <w:bCs/>
          <w:color w:val="000000" w:themeColor="text1"/>
          <w:lang w:val="en-IN"/>
        </w:rPr>
        <w:t xml:space="preserve">nano/Vim </w:t>
      </w:r>
      <w:r>
        <w:rPr>
          <w:rFonts w:eastAsia="Aptos" w:cs="Aptos"/>
          <w:color w:val="000000" w:themeColor="text1"/>
          <w:lang w:val="en-IN"/>
        </w:rPr>
        <w:t xml:space="preserve">editor tool with </w:t>
      </w:r>
      <w:r>
        <w:rPr>
          <w:rFonts w:eastAsia="Aptos" w:cs="Aptos"/>
          <w:b/>
          <w:bCs/>
          <w:color w:val="000000" w:themeColor="text1"/>
          <w:lang w:val="en-IN"/>
        </w:rPr>
        <w:t xml:space="preserve">sudo </w:t>
      </w:r>
      <w:r>
        <w:rPr>
          <w:rFonts w:eastAsia="Aptos" w:cs="Aptos"/>
          <w:color w:val="000000" w:themeColor="text1"/>
          <w:lang w:val="en-IN"/>
        </w:rPr>
        <w:t>priviliges.</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b/>
          <w:bCs/>
          <w:color w:val="000000" w:themeColor="text1"/>
          <w:lang w:val="en-IN"/>
        </w:rPr>
        <w:t>Set the Automatic Lock Time:</w:t>
      </w:r>
      <w:r>
        <w:rPr>
          <w:rFonts w:eastAsia="Aptos" w:cs="Aptos"/>
          <w:color w:val="000000" w:themeColor="text1"/>
          <w:lang w:val="en-IN"/>
        </w:rPr>
        <w:t xml:space="preserve"> </w:t>
      </w:r>
    </w:p>
    <w:p>
      <w:pPr>
        <w:pStyle w:val="ListParagraph"/>
        <w:widowControl/>
        <w:numPr>
          <w:ilvl w:val="0"/>
          <w:numId w:val="104"/>
        </w:numPr>
        <w:spacing w:lineRule="auto" w:line="259" w:before="240" w:after="240"/>
        <w:contextualSpacing/>
        <w:jc w:val="both"/>
        <w:textAlignment w:val="baseline"/>
        <w:rPr>
          <w:rFonts w:ascii="Aptos" w:hAnsi="Aptos" w:eastAsia="Aptos" w:cs="Aptos"/>
          <w:color w:val="000000" w:themeColor="text1"/>
        </w:rPr>
      </w:pPr>
      <w:r>
        <w:rPr>
          <w:rFonts w:eastAsia="Aptos" w:cs="Aptos"/>
          <w:color w:val="000000" w:themeColor="text1"/>
          <w:lang w:val="en-IN"/>
        </w:rPr>
        <w:t>Add or modify the following lines to configure the lock screen settings.</w:t>
      </w:r>
    </w:p>
    <w:p>
      <w:pPr>
        <w:pStyle w:val="ListParagraph"/>
        <w:widowControl/>
        <w:numPr>
          <w:ilvl w:val="0"/>
          <w:numId w:val="104"/>
        </w:numPr>
        <w:spacing w:lineRule="auto" w:line="259" w:before="240" w:after="240"/>
        <w:contextualSpacing/>
        <w:jc w:val="both"/>
        <w:textAlignment w:val="baseline"/>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For example, to lock the session after 5 minutes of inactivity:</w:t>
      </w:r>
    </w:p>
    <w:p>
      <w:pPr>
        <w:pStyle w:val="ListParagraph"/>
        <w:widowControl/>
        <w:spacing w:lineRule="auto" w:line="259" w:before="240" w:after="240"/>
        <w:contextualSpacing/>
        <w:jc w:val="both"/>
        <w:textAlignment w:val="baseline"/>
        <w:rPr>
          <w:b/>
          <w:b/>
          <w:bCs/>
          <w:color w:val="000000" w:themeColor="text1"/>
          <w:lang w:val="en-IN"/>
        </w:rPr>
      </w:pPr>
      <w:r>
        <w:rPr>
          <w:b/>
          <w:bCs/>
          <w:color w:val="000000" w:themeColor="text1"/>
          <w:lang w:val="en-IN"/>
        </w:rPr>
        <w:t xml:space="preserve">     </w:t>
      </w:r>
      <w:r>
        <w:rPr>
          <w:b/>
          <w:bCs/>
          <w:color w:val="000000" w:themeColor="text1"/>
          <w:lang w:val="en-IN"/>
        </w:rPr>
        <w:t>[org/gnome/desktop/screensaver]</w:t>
      </w:r>
      <w:r>
        <w:rPr/>
        <w:br/>
      </w:r>
      <w:r>
        <w:rPr>
          <w:color w:val="000000" w:themeColor="text1"/>
        </w:rPr>
        <w:t xml:space="preserve">     </w:t>
      </w:r>
      <w:r>
        <w:rPr>
          <w:b/>
          <w:bCs/>
          <w:color w:val="000000" w:themeColor="text1"/>
          <w:lang w:val="en-IN"/>
        </w:rPr>
        <w:t>lock-delay=uint32 300</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Enable the Settings:</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color w:val="2F5496"/>
          <w:lang w:val="en-IN"/>
        </w:rPr>
        <w:t xml:space="preserve">      </w:t>
      </w:r>
      <w:r>
        <w:rPr>
          <w:rFonts w:eastAsia="Aptos" w:cs="Aptos"/>
          <w:color w:val="000000" w:themeColor="text1"/>
          <w:lang w:val="en-IN"/>
        </w:rPr>
        <w:t>After editing the configuration file, apply the changes:</w:t>
      </w:r>
    </w:p>
    <w:p>
      <w:pPr>
        <w:pStyle w:val="ListParagraph"/>
        <w:widowControl/>
        <w:numPr>
          <w:ilvl w:val="0"/>
          <w:numId w:val="103"/>
        </w:numPr>
        <w:spacing w:lineRule="auto" w:line="259" w:before="240" w:after="240"/>
        <w:contextualSpacing/>
        <w:jc w:val="both"/>
        <w:textAlignment w:val="baseline"/>
        <w:rPr>
          <w:color w:val="000000" w:themeColor="text1"/>
          <w:lang w:val="en-IN"/>
        </w:rPr>
      </w:pPr>
      <w:r>
        <w:rPr>
          <w:rFonts w:eastAsia="Aptos" w:cs="Aptos"/>
          <w:color w:val="000000" w:themeColor="text1"/>
          <w:lang w:val="en-IN"/>
        </w:rPr>
        <w:t xml:space="preserve">Now apply changes by using </w:t>
      </w:r>
      <w:r>
        <w:rPr>
          <w:b/>
          <w:bCs/>
          <w:color w:val="000000" w:themeColor="text1"/>
          <w:lang w:val="en-IN"/>
        </w:rPr>
        <w:t xml:space="preserve">sudo dconf update </w:t>
      </w:r>
      <w:r>
        <w:rPr>
          <w:color w:val="000000" w:themeColor="text1"/>
          <w:lang w:val="en-IN"/>
        </w:rPr>
        <w:t>command.</w:t>
      </w:r>
    </w:p>
    <w:p>
      <w:pPr>
        <w:pStyle w:val="Normal"/>
        <w:widowControl/>
        <w:spacing w:lineRule="auto" w:line="259" w:before="240" w:after="240"/>
        <w:jc w:val="both"/>
        <w:textAlignment w:val="baseline"/>
        <w:rPr>
          <w:rFonts w:ascii="Aptos" w:hAnsi="Aptos" w:eastAsia="Aptos" w:cs="Aptos"/>
          <w:color w:val="000000" w:themeColor="text1"/>
        </w:rPr>
      </w:pPr>
      <w:r>
        <w:rPr>
          <w:rFonts w:eastAsia="Aptos" w:cs="Aptos"/>
          <w:b/>
          <w:bCs/>
          <w:color w:val="000000" w:themeColor="text1"/>
          <w:lang w:val="en-IN"/>
        </w:rPr>
        <w:t>Restart the Display Manager:</w:t>
      </w:r>
      <w:r>
        <w:rPr>
          <w:rFonts w:eastAsia="Aptos" w:cs="Aptos"/>
          <w:color w:val="000000" w:themeColor="text1"/>
          <w:lang w:val="en-IN"/>
        </w:rPr>
        <w:t xml:space="preserve"> </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Restart GDM to apply the changes:</w:t>
      </w:r>
    </w:p>
    <w:p>
      <w:pPr>
        <w:pStyle w:val="ListParagraph"/>
        <w:widowControl/>
        <w:numPr>
          <w:ilvl w:val="1"/>
          <w:numId w:val="102"/>
        </w:numPr>
        <w:spacing w:lineRule="auto" w:line="259" w:before="240" w:after="240"/>
        <w:contextualSpacing/>
        <w:textAlignment w:val="baseline"/>
        <w:rPr>
          <w:rFonts w:ascii="Consolas" w:hAnsi="Consolas" w:eastAsia="Consolas" w:cs="Consolas"/>
          <w:color w:val="000000" w:themeColor="text1"/>
        </w:rPr>
      </w:pPr>
      <w:r>
        <w:rPr>
          <w:rFonts w:eastAsia="Aptos" w:cs="Aptos"/>
          <w:color w:val="000000" w:themeColor="text1"/>
          <w:lang w:val="en-IN"/>
        </w:rPr>
        <w:t xml:space="preserve">Now Restart the Display manager by using </w:t>
      </w:r>
      <w:r>
        <w:rPr>
          <w:b/>
          <w:bCs/>
          <w:color w:val="000000" w:themeColor="text1"/>
          <w:lang w:val="en-IN"/>
        </w:rPr>
        <w:t xml:space="preserve">sudo systemctl restart gdm3 </w:t>
      </w:r>
      <w:r>
        <w:rPr>
          <w:color w:val="000000" w:themeColor="text1"/>
          <w:lang w:val="en-IN"/>
        </w:rPr>
        <w:t>command.</w:t>
      </w:r>
    </w:p>
    <w:p>
      <w:pPr>
        <w:pStyle w:val="Normal"/>
        <w:widowControl/>
        <w:spacing w:lineRule="auto" w:line="259"/>
        <w:textAlignment w:val="baseline"/>
        <w:rPr>
          <w:color w:val="0F4761" w:themeColor="accent1" w:themeShade="bf"/>
          <w:sz w:val="28"/>
          <w:szCs w:val="28"/>
        </w:rPr>
      </w:pPr>
      <w:r>
        <w:rPr>
          <w:color w:val="0F4761" w:themeColor="accent1" w:themeShade="bf"/>
          <w:sz w:val="28"/>
          <w:szCs w:val="28"/>
          <w:lang w:val="en-IN"/>
        </w:rPr>
        <w:t>2.Configuring Manual Session Lock</w:t>
      </w:r>
    </w:p>
    <w:p>
      <w:pPr>
        <w:pStyle w:val="Normal"/>
        <w:widowControl/>
        <w:spacing w:lineRule="auto" w:line="259" w:before="0" w:after="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Use Built-in Lock Screen Function:</w:t>
      </w:r>
      <w:r>
        <w:rPr>
          <w:rFonts w:eastAsia="Aptos" w:cs="Aptos"/>
          <w:color w:val="000000" w:themeColor="text1"/>
          <w:lang w:val="en-IN"/>
        </w:rPr>
        <w:t xml:space="preserve"> </w:t>
      </w:r>
    </w:p>
    <w:p>
      <w:pPr>
        <w:pStyle w:val="ListParagraph"/>
        <w:widowControl/>
        <w:numPr>
          <w:ilvl w:val="1"/>
          <w:numId w:val="101"/>
        </w:numPr>
        <w:spacing w:lineRule="auto" w:line="259" w:before="0" w:after="0"/>
        <w:contextualSpacing/>
        <w:textAlignment w:val="baseline"/>
        <w:rPr>
          <w:rFonts w:ascii="Aptos" w:hAnsi="Aptos" w:eastAsia="Aptos" w:cs="Aptos"/>
          <w:color w:val="000000" w:themeColor="text1"/>
        </w:rPr>
      </w:pPr>
      <w:r>
        <w:rPr>
          <w:rFonts w:eastAsia="Aptos" w:cs="Aptos"/>
          <w:color w:val="000000" w:themeColor="text1"/>
          <w:lang w:val="en-IN"/>
        </w:rPr>
        <w:t xml:space="preserve">Users can manually lock their sessions by pressing </w:t>
      </w:r>
      <w:r>
        <w:rPr>
          <w:b/>
          <w:bCs/>
          <w:color w:val="000000" w:themeColor="text1"/>
          <w:lang w:val="en-IN"/>
        </w:rPr>
        <w:t xml:space="preserve">Super + L </w:t>
      </w:r>
      <w:r>
        <w:rPr>
          <w:rFonts w:eastAsia="Aptos" w:cs="Aptos"/>
          <w:b/>
          <w:bCs/>
          <w:color w:val="000000" w:themeColor="text1"/>
          <w:lang w:val="en-IN"/>
        </w:rPr>
        <w:t>(Windows key + L)</w:t>
      </w:r>
      <w:r>
        <w:rPr>
          <w:rFonts w:eastAsia="Aptos" w:cs="Aptos"/>
          <w:color w:val="000000" w:themeColor="text1"/>
          <w:lang w:val="en-IN"/>
        </w:rPr>
        <w:t xml:space="preserve"> or by selecting </w:t>
      </w:r>
      <w:r>
        <w:rPr>
          <w:rFonts w:eastAsia="Aptos" w:cs="Aptos"/>
          <w:b/>
          <w:bCs/>
          <w:color w:val="000000" w:themeColor="text1"/>
          <w:lang w:val="en-IN"/>
        </w:rPr>
        <w:t xml:space="preserve">"Lock" </w:t>
      </w:r>
      <w:r>
        <w:rPr>
          <w:rFonts w:eastAsia="Aptos" w:cs="Aptos"/>
          <w:color w:val="000000" w:themeColor="text1"/>
          <w:lang w:val="en-IN"/>
        </w:rPr>
        <w:t>from the system menu in the top-right corner of the GNOME desktop.</w:t>
      </w:r>
    </w:p>
    <w:p>
      <w:pPr>
        <w:pStyle w:val="Normal"/>
        <w:widowControl/>
        <w:spacing w:lineRule="auto" w:line="259" w:before="0" w:after="0"/>
        <w:jc w:val="both"/>
        <w:textAlignment w:val="baseline"/>
        <w:rPr>
          <w:rFonts w:ascii="Aptos" w:hAnsi="Aptos" w:eastAsia="Aptos" w:cs="Aptos"/>
          <w:color w:val="000000" w:themeColor="text1"/>
        </w:rPr>
      </w:pPr>
      <w:r>
        <w:rPr>
          <w:rFonts w:eastAsia="Aptos" w:cs="Aptos"/>
          <w:color w:val="000000" w:themeColor="text1"/>
        </w:rPr>
      </w:r>
    </w:p>
    <w:p>
      <w:pPr>
        <w:pStyle w:val="Normal"/>
        <w:widowControl/>
        <w:spacing w:lineRule="auto" w:line="259" w:before="0" w:after="0"/>
        <w:jc w:val="both"/>
        <w:textAlignment w:val="baseline"/>
        <w:rPr>
          <w:color w:val="0F4761" w:themeColor="accent1" w:themeShade="bf"/>
          <w:sz w:val="28"/>
          <w:szCs w:val="28"/>
        </w:rPr>
      </w:pPr>
      <w:r>
        <w:rPr>
          <w:color w:val="0F4761" w:themeColor="accent1" w:themeShade="bf"/>
          <w:sz w:val="28"/>
          <w:szCs w:val="28"/>
          <w:lang w:val="en-IN"/>
        </w:rPr>
        <w:t>3.Enforcing Session Lock via Network</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Remote Session Lock with SSH:</w:t>
      </w:r>
      <w:r>
        <w:rPr>
          <w:rFonts w:eastAsia="Aptos" w:cs="Aptos"/>
          <w:color w:val="000000" w:themeColor="text1"/>
          <w:lang w:val="en-IN"/>
        </w:rPr>
        <w:t xml:space="preserve"> </w:t>
      </w:r>
    </w:p>
    <w:p>
      <w:pPr>
        <w:pStyle w:val="Normal"/>
        <w:widowControl/>
        <w:spacing w:lineRule="auto" w:line="259" w:before="240" w:after="240"/>
        <w:ind w:left="480" w:hanging="0"/>
        <w:textAlignment w:val="baseline"/>
        <w:rPr>
          <w:rFonts w:ascii="Aptos" w:hAnsi="Aptos" w:eastAsia="Aptos" w:cs="Aptos"/>
          <w:color w:val="000000" w:themeColor="text1"/>
          <w:lang w:val="en-IN"/>
        </w:rPr>
      </w:pPr>
      <w:r>
        <w:rPr>
          <w:rFonts w:eastAsia="Aptos" w:cs="Aptos"/>
          <w:color w:val="000000" w:themeColor="text1"/>
          <w:lang w:val="en-IN"/>
        </w:rPr>
        <w:t>To lock a remote session via SSH, ensure that the</w:t>
      </w:r>
      <w:r>
        <w:rPr>
          <w:b/>
          <w:bCs/>
          <w:color w:val="000000" w:themeColor="text1"/>
          <w:lang w:val="en-IN"/>
        </w:rPr>
        <w:t xml:space="preserve"> tmux or screen</w:t>
      </w:r>
      <w:r>
        <w:rPr>
          <w:rFonts w:eastAsia="Aptos" w:cs="Aptos"/>
          <w:color w:val="000000" w:themeColor="text1"/>
          <w:lang w:val="en-IN"/>
        </w:rPr>
        <w:t xml:space="preserve"> utility is installed and used. This allows the session to be locked manually:                </w:t>
      </w:r>
    </w:p>
    <w:p>
      <w:pPr>
        <w:pStyle w:val="ListParagraph"/>
        <w:widowControl/>
        <w:numPr>
          <w:ilvl w:val="1"/>
          <w:numId w:val="100"/>
        </w:numPr>
        <w:spacing w:lineRule="auto" w:line="259" w:before="240" w:after="240"/>
        <w:contextualSpacing/>
        <w:textAlignment w:val="baseline"/>
        <w:rPr>
          <w:rFonts w:ascii="Aptos" w:hAnsi="Aptos" w:eastAsia="Aptos" w:cs="Aptos"/>
          <w:color w:val="000000" w:themeColor="text1"/>
        </w:rPr>
      </w:pPr>
      <w:r>
        <w:rPr>
          <w:rFonts w:eastAsia="Aptos" w:cs="Aptos"/>
          <w:color w:val="000000" w:themeColor="text1"/>
        </w:rPr>
        <w:t xml:space="preserve">Now install the tmux by using </w:t>
      </w:r>
      <w:r>
        <w:rPr>
          <w:b/>
          <w:bCs/>
          <w:color w:val="000000" w:themeColor="text1"/>
        </w:rPr>
        <w:t xml:space="preserve">apt-get install tmux </w:t>
      </w:r>
      <w:r>
        <w:rPr>
          <w:color w:val="000000" w:themeColor="text1"/>
        </w:rPr>
        <w:t xml:space="preserve">command </w:t>
      </w:r>
      <w:r>
        <w:rPr>
          <w:rFonts w:eastAsia="Aptos" w:cs="Aptos"/>
          <w:color w:val="000000" w:themeColor="text1"/>
        </w:rPr>
        <w:t xml:space="preserve">with </w:t>
      </w:r>
      <w:r>
        <w:rPr>
          <w:rFonts w:eastAsia="Aptos" w:cs="Aptos"/>
          <w:b/>
          <w:bCs/>
          <w:color w:val="000000" w:themeColor="text1"/>
        </w:rPr>
        <w:t xml:space="preserve">sudo </w:t>
      </w:r>
      <w:r>
        <w:rPr>
          <w:rFonts w:eastAsia="Aptos" w:cs="Aptos"/>
          <w:color w:val="000000" w:themeColor="text1"/>
        </w:rPr>
        <w:t xml:space="preserve">priviliges.               </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Locking the Session:</w:t>
      </w:r>
      <w:r>
        <w:rPr>
          <w:rFonts w:eastAsia="Aptos" w:cs="Aptos"/>
          <w:color w:val="000000" w:themeColor="text1"/>
          <w:lang w:val="en-IN"/>
        </w:rPr>
        <w:t xml:space="preserve"> </w:t>
      </w:r>
    </w:p>
    <w:p>
      <w:pPr>
        <w:pStyle w:val="Normal"/>
        <w:widowControl/>
        <w:spacing w:lineRule="auto" w:line="259" w:before="240" w:after="240"/>
        <w:jc w:val="both"/>
        <w:textAlignment w:val="baseline"/>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Within an SSH session using </w:t>
      </w:r>
      <w:r>
        <w:rPr>
          <w:b/>
          <w:bCs/>
          <w:color w:val="000000" w:themeColor="text1"/>
          <w:lang w:val="en-IN"/>
        </w:rPr>
        <w:t>tmux:</w:t>
      </w:r>
    </w:p>
    <w:p>
      <w:pPr>
        <w:pStyle w:val="ListParagraph"/>
        <w:widowControl/>
        <w:numPr>
          <w:ilvl w:val="1"/>
          <w:numId w:val="99"/>
        </w:numPr>
        <w:spacing w:lineRule="auto" w:line="259" w:before="240" w:after="240"/>
        <w:contextualSpacing/>
        <w:textAlignment w:val="baseline"/>
        <w:rPr>
          <w:rFonts w:ascii="Consolas" w:hAnsi="Consolas" w:eastAsia="Consolas" w:cs="Consolas"/>
          <w:color w:val="000000" w:themeColor="text1"/>
          <w:lang w:val="en-IN"/>
        </w:rPr>
      </w:pPr>
      <w:r>
        <w:rPr>
          <w:b/>
          <w:bCs/>
          <w:color w:val="000000" w:themeColor="text1"/>
          <w:lang w:val="en-IN"/>
        </w:rPr>
        <w:t xml:space="preserve">  </w:t>
      </w:r>
      <w:r>
        <w:rPr>
          <w:color w:val="000000" w:themeColor="text1"/>
          <w:lang w:val="en-IN"/>
        </w:rPr>
        <w:t xml:space="preserve">Now locking the session by using </w:t>
      </w:r>
      <w:r>
        <w:rPr>
          <w:b/>
          <w:bCs/>
          <w:color w:val="000000" w:themeColor="text1"/>
          <w:lang w:val="en-IN"/>
        </w:rPr>
        <w:t>tmux lock-session</w:t>
      </w:r>
    </w:p>
    <w:p>
      <w:pPr>
        <w:pStyle w:val="2"/>
        <w:widowControl/>
        <w:shd w:val="clear" w:color="auto" w:fill="FFFFFF" w:themeFill="background1"/>
        <w:spacing w:lineRule="auto" w:line="240" w:before="120" w:after="120"/>
        <w:textAlignment w:val="baseline"/>
        <w:rPr>
          <w:rFonts w:ascii="Aptos" w:hAnsi="Aptos" w:eastAsia="Aptos" w:cs="Aptos"/>
          <w:sz w:val="24"/>
          <w:szCs w:val="24"/>
        </w:rPr>
      </w:pPr>
      <w:bookmarkStart w:id="76" w:name="_Toc207723228"/>
      <w:r>
        <w:rPr>
          <w:rFonts w:eastAsia="Aptos Display" w:cs="Aptos Display"/>
        </w:rPr>
        <w:t>CR 2.6 – Remote session Termination</w:t>
      </w:r>
      <w:bookmarkEnd w:id="76"/>
    </w:p>
    <w:p>
      <w:pPr>
        <w:pStyle w:val="Normal"/>
        <w:widowControl/>
        <w:jc w:val="both"/>
        <w:rPr>
          <w:rFonts w:ascii="Aptos" w:hAnsi="Aptos" w:eastAsia="Aptos" w:cs="Aptos"/>
        </w:rPr>
      </w:pPr>
      <w:r>
        <w:rPr>
          <w:rFonts w:eastAsia="Aptos" w:cs="Aptos"/>
          <w:b/>
          <w:bCs/>
        </w:rPr>
        <w:t>Remote session termination</w:t>
      </w:r>
      <w:r>
        <w:rPr>
          <w:rFonts w:eastAsia="Aptos" w:cs="Aptos"/>
        </w:rPr>
        <w:t>: The capability to end remote sessions either automatically after a configurable period of inactivity, manually by a local authority, or by the user who initiated the session, ensuring secure handling of remote access.</w:t>
      </w:r>
    </w:p>
    <w:p>
      <w:pPr>
        <w:pStyle w:val="3"/>
        <w:widowControl/>
        <w:spacing w:lineRule="auto" w:line="240" w:before="160" w:after="0"/>
        <w:rPr>
          <w:rFonts w:eastAsia="新細明體" w:cs="Segoe UI"/>
          <w:sz w:val="18"/>
          <w:szCs w:val="18"/>
        </w:rPr>
      </w:pPr>
      <w:bookmarkStart w:id="77" w:name="_Toc207723229"/>
      <w:r>
        <w:rPr/>
        <w:t>Statement</w:t>
      </w:r>
      <w:bookmarkEnd w:id="77"/>
      <w:r>
        <w:rPr>
          <w:rFonts w:eastAsia="新細明體" w:cs="Segoe UI"/>
        </w:rPr>
        <w:t> </w:t>
      </w:r>
    </w:p>
    <w:p>
      <w:pPr>
        <w:pStyle w:val="Normal"/>
        <w:widowControl/>
        <w:spacing w:lineRule="auto" w:line="240" w:before="0" w:after="0"/>
        <w:jc w:val="both"/>
        <w:rPr>
          <w:rFonts w:ascii="Aptos" w:hAnsi="Aptos" w:eastAsia="Aptos" w:cs="Aptos"/>
        </w:rPr>
      </w:pPr>
      <w:r>
        <w:rPr>
          <w:rFonts w:ascii="Aptos" w:hAnsi="Aptos" w:cs="Aptos" w:eastAsia="Aptos"/>
        </w:rPr>
        <w:t xml:space="preserve"> </w:t>
      </w:r>
      <w:r>
        <w:rPr>
          <w:rFonts w:eastAsia="Aptos" w:cs="Aptos"/>
        </w:rPr>
        <w:t>To comply with IEC 62443 4-2 CR 2.06 for remote session termination, Ubuntu 22.04 LTS must provide the capability to terminate remote sessions either automatically after a configurable period of inactivity, manually by a local authority, or manually by the user who initiated the session. This ensures secure handling of remote access to the system components, enhancing overall cybersecurity.</w:t>
      </w:r>
    </w:p>
    <w:p>
      <w:pPr>
        <w:pStyle w:val="3"/>
        <w:widowControl/>
        <w:rPr>
          <w:rFonts w:eastAsia="新細明體" w:cs="Segoe UI"/>
          <w:sz w:val="18"/>
          <w:szCs w:val="18"/>
        </w:rPr>
      </w:pPr>
      <w:bookmarkStart w:id="78" w:name="_Toc207723230"/>
      <w:r>
        <w:rPr/>
        <w:t>Evidence</w:t>
      </w:r>
      <w:bookmarkEnd w:id="78"/>
      <w:r>
        <w:rPr>
          <w:rFonts w:eastAsia="新細明體" w:cs="Segoe UI"/>
        </w:rPr>
        <w:t> </w:t>
      </w:r>
    </w:p>
    <w:p>
      <w:pPr>
        <w:pStyle w:val="Normal"/>
        <w:widowControl/>
        <w:spacing w:lineRule="auto" w:line="240" w:before="0" w:after="0"/>
        <w:jc w:val="both"/>
        <w:rPr/>
      </w:pPr>
      <w:r>
        <w:rPr/>
        <w:t xml:space="preserve">Ubuntu 22.04 LTS offers built-in functions to manage remote sessions effectively. Using built-in tools like SSH configuration and </w:t>
      </w:r>
      <w:r>
        <w:rPr>
          <w:b/>
          <w:bCs/>
        </w:rPr>
        <w:t>sshd_config,</w:t>
      </w:r>
      <w:r>
        <w:rPr/>
        <w:t xml:space="preserve"> it is possible to set automatic session timeouts, termination capabilities, manually by a local authority, or manually by the user (human, software process, or device) who initiated the session, fulfilling the requirements of IEC 62443 4-2 CR 2.06. Using the pkill command can terminate a specific session which is initiated by the ssh section by users. After terminating the session, the session ID cannot be used again and needs to be initiated a new one.</w:t>
      </w:r>
    </w:p>
    <w:p>
      <w:pPr>
        <w:pStyle w:val="3"/>
        <w:widowControl/>
        <w:spacing w:lineRule="auto" w:line="240" w:before="160" w:after="0"/>
        <w:jc w:val="both"/>
        <w:rPr>
          <w:rFonts w:eastAsia="新細明體" w:cs="Segoe UI"/>
          <w:sz w:val="18"/>
          <w:szCs w:val="18"/>
        </w:rPr>
      </w:pPr>
      <w:bookmarkStart w:id="79" w:name="_Toc207723231"/>
      <w:r>
        <w:rPr>
          <w:rFonts w:eastAsia="新細明體" w:cs="Segoe UI"/>
        </w:rPr>
        <w:t xml:space="preserve">Detailed </w:t>
      </w:r>
      <w:r>
        <w:rPr/>
        <w:t>Setting</w:t>
      </w:r>
      <w:r>
        <w:rPr>
          <w:rFonts w:eastAsia="新細明體" w:cs="Segoe UI"/>
        </w:rPr>
        <w:t xml:space="preserve"> Steps</w:t>
      </w:r>
      <w:bookmarkEnd w:id="79"/>
      <w:r>
        <w:rPr>
          <w:rFonts w:eastAsia="新細明體" w:cs="Segoe UI"/>
        </w:rPr>
        <w:t> </w:t>
      </w:r>
    </w:p>
    <w:p>
      <w:pPr>
        <w:pStyle w:val="Normal"/>
        <w:widowControl/>
        <w:shd w:val="clear" w:color="auto" w:fill="FFFFFF" w:themeFill="background1"/>
        <w:spacing w:lineRule="auto" w:line="240" w:before="0" w:after="300"/>
        <w:textAlignment w:val="baseline"/>
        <w:rPr>
          <w:color w:val="0D0D0D" w:themeColor="text1" w:themeTint="f2"/>
        </w:rPr>
      </w:pPr>
      <w:r>
        <w:rPr>
          <w:color w:val="0D0D0D" w:themeColor="text1" w:themeTint="f2"/>
        </w:rPr>
        <w:t>To configure remote session termination in Ubuntu 22.04 LTS, follow these steps:</w:t>
      </w:r>
    </w:p>
    <w:p>
      <w:pPr>
        <w:pStyle w:val="Normal"/>
        <w:spacing w:lineRule="auto" w:line="259" w:before="240" w:after="240"/>
        <w:jc w:val="both"/>
        <w:rPr>
          <w:rFonts w:ascii="Aptos" w:hAnsi="Aptos" w:eastAsia="Aptos" w:cs="Aptos"/>
          <w:color w:val="0F4761" w:themeColor="accent1" w:themeShade="bf"/>
        </w:rPr>
      </w:pPr>
      <w:r>
        <w:rPr>
          <w:rFonts w:eastAsia="Aptos" w:cs="Aptos"/>
          <w:color w:val="0F4761" w:themeColor="accent1" w:themeShade="bf"/>
          <w:sz w:val="28"/>
          <w:szCs w:val="28"/>
          <w:lang w:val="en-IN"/>
        </w:rPr>
        <w:t>1.Automatic Termination After Inactivity</w:t>
      </w:r>
    </w:p>
    <w:p>
      <w:pPr>
        <w:pStyle w:val="ListParagraph"/>
        <w:spacing w:lineRule="auto" w:line="259" w:before="240" w:after="240"/>
        <w:contextualSpacing/>
        <w:jc w:val="both"/>
        <w:rPr>
          <w:rFonts w:ascii="Aptos" w:hAnsi="Aptos" w:eastAsia="Aptos" w:cs="Aptos"/>
          <w:color w:val="000000" w:themeColor="text1"/>
        </w:rPr>
      </w:pPr>
      <w:r>
        <w:rPr>
          <w:rFonts w:eastAsia="Aptos" w:cs="Aptos"/>
          <w:b/>
          <w:bCs/>
          <w:color w:val="000000" w:themeColor="text1"/>
          <w:lang w:val="en-IN"/>
        </w:rPr>
        <w:t>Edit SSH Daemon Configuration:</w:t>
      </w:r>
    </w:p>
    <w:p>
      <w:pPr>
        <w:pStyle w:val="ListParagraph"/>
        <w:numPr>
          <w:ilvl w:val="1"/>
          <w:numId w:val="189"/>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Now open the file</w:t>
      </w:r>
      <w:r>
        <w:rPr>
          <w:rFonts w:eastAsia="Aptos" w:cs="Aptos"/>
          <w:b/>
          <w:bCs/>
          <w:color w:val="000000" w:themeColor="text1"/>
          <w:lang w:val="en-IN"/>
        </w:rPr>
        <w:t xml:space="preserve"> /etc/ssh/sshd_config </w:t>
      </w:r>
      <w:r>
        <w:rPr>
          <w:rFonts w:eastAsia="Aptos" w:cs="Aptos"/>
          <w:color w:val="000000" w:themeColor="text1"/>
          <w:lang w:val="en-IN"/>
        </w:rPr>
        <w:t>in</w:t>
      </w:r>
      <w:r>
        <w:rPr>
          <w:rFonts w:eastAsia="Aptos" w:cs="Aptos"/>
          <w:b/>
          <w:bCs/>
          <w:color w:val="000000" w:themeColor="text1"/>
          <w:lang w:val="en-IN"/>
        </w:rPr>
        <w:t xml:space="preserve"> nano/vim </w:t>
      </w:r>
      <w:r>
        <w:rPr>
          <w:rFonts w:eastAsia="Aptos" w:cs="Aptos"/>
          <w:color w:val="000000" w:themeColor="text1"/>
          <w:lang w:val="en-IN"/>
        </w:rPr>
        <w:t>editor tool with</w:t>
      </w:r>
      <w:r>
        <w:rPr>
          <w:rFonts w:eastAsia="Aptos" w:cs="Aptos"/>
          <w:b/>
          <w:bCs/>
          <w:color w:val="000000" w:themeColor="text1"/>
          <w:lang w:val="en-IN"/>
        </w:rPr>
        <w:t xml:space="preserve"> sudo </w:t>
      </w:r>
      <w:r>
        <w:rPr>
          <w:rFonts w:eastAsia="Aptos" w:cs="Aptos"/>
          <w:color w:val="000000" w:themeColor="text1"/>
          <w:lang w:val="en-IN"/>
        </w:rPr>
        <w:t>priviliges.</w:t>
      </w:r>
    </w:p>
    <w:p>
      <w:pPr>
        <w:pStyle w:val="Normal"/>
        <w:spacing w:lineRule="auto" w:line="259" w:before="240" w:after="240"/>
        <w:jc w:val="both"/>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 xml:space="preserve">2. Configure Inactivity Timeout: </w:t>
      </w:r>
    </w:p>
    <w:p>
      <w:pPr>
        <w:pStyle w:val="Norma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Add or modify the following lines:</w:t>
      </w:r>
    </w:p>
    <w:p>
      <w:pPr>
        <w:pStyle w:val="Normal"/>
        <w:spacing w:lineRule="auto" w:line="259" w:before="0" w:after="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ClientAliveInterval 300</w:t>
      </w:r>
      <w:r>
        <w:rPr/>
        <w:br/>
      </w:r>
      <w:r>
        <w:rPr>
          <w:rFonts w:eastAsia="Aptos" w:cs="Aptos"/>
          <w:b/>
          <w:bCs/>
          <w:color w:val="000000" w:themeColor="text1"/>
          <w:lang w:val="en-IN"/>
        </w:rPr>
        <w:t xml:space="preserve">      ClientAliveCountMax 0</w:t>
      </w:r>
    </w:p>
    <w:p>
      <w:pPr>
        <w:pStyle w:val="ListParagraph"/>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This configuration sets the SSH session to terminate after 300 seconds (5 minutes) of inactivity.</w:t>
      </w:r>
    </w:p>
    <w:p>
      <w:pPr>
        <w:pStyle w:val="Normal"/>
        <w:spacing w:lineRule="auto" w:line="259" w:before="240" w:after="240"/>
        <w:jc w:val="both"/>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 Restart SSH Service:</w:t>
      </w:r>
    </w:p>
    <w:p>
      <w:pPr>
        <w:pStyle w:val="ListParagraph"/>
        <w:spacing w:lineRule="auto" w:line="259" w:before="240" w:after="240"/>
        <w:contextualSpacing/>
        <w:jc w:val="both"/>
        <w:rPr>
          <w:rFonts w:ascii="Aptos" w:hAnsi="Aptos" w:eastAsia="Aptos" w:cs="Aptos"/>
          <w:color w:val="0F4761" w:themeColor="accent1" w:themeShade="bf"/>
          <w:sz w:val="28"/>
          <w:szCs w:val="28"/>
        </w:rPr>
      </w:pPr>
      <w:r>
        <w:rPr>
          <w:rFonts w:eastAsia="Aptos" w:cs="Aptos"/>
          <w:color w:val="000000" w:themeColor="text1"/>
          <w:lang w:val="en-IN"/>
        </w:rPr>
        <w:t xml:space="preserve">Now restart the ssh service by using </w:t>
      </w:r>
      <w:r>
        <w:rPr>
          <w:rFonts w:eastAsia="Aptos" w:cs="Aptos"/>
          <w:b/>
          <w:bCs/>
          <w:color w:val="000000" w:themeColor="text1"/>
          <w:lang w:val="en-IN"/>
        </w:rPr>
        <w:t xml:space="preserve">systemctl restart ssh command with sudo </w:t>
      </w:r>
      <w:r>
        <w:rPr>
          <w:rFonts w:eastAsia="Aptos" w:cs="Aptos"/>
          <w:color w:val="000000" w:themeColor="text1"/>
          <w:lang w:val="en-IN"/>
        </w:rPr>
        <w:t>priviliges.</w:t>
      </w:r>
    </w:p>
    <w:p>
      <w:pPr>
        <w:pStyle w:val="Normal"/>
        <w:spacing w:lineRule="auto" w:line="259" w:before="240" w:after="240"/>
        <w:jc w:val="both"/>
        <w:rPr>
          <w:rFonts w:ascii="Aptos" w:hAnsi="Aptos" w:eastAsia="Aptos" w:cs="Aptos"/>
          <w:color w:val="0F4761" w:themeColor="accent1" w:themeShade="bf"/>
          <w:sz w:val="28"/>
          <w:szCs w:val="28"/>
        </w:rPr>
      </w:pPr>
      <w:r>
        <w:rPr>
          <w:rFonts w:ascii="Aptos" w:hAnsi="Aptos" w:cs="Aptos" w:eastAsia="Aptos"/>
          <w:color w:val="0F4761" w:themeColor="accent1" w:themeShade="bf"/>
          <w:sz w:val="28"/>
          <w:szCs w:val="28"/>
          <w:lang w:val="en-IN"/>
        </w:rPr>
        <w:t xml:space="preserve"> </w:t>
      </w:r>
      <w:r>
        <w:rPr>
          <w:rFonts w:eastAsia="Aptos" w:cs="Aptos"/>
          <w:color w:val="0F4761" w:themeColor="accent1" w:themeShade="bf"/>
          <w:sz w:val="28"/>
          <w:szCs w:val="28"/>
          <w:lang w:val="en-IN"/>
        </w:rPr>
        <w:t>4.Manual Termination by Local Authority</w:t>
      </w:r>
    </w:p>
    <w:p>
      <w:pPr>
        <w:pStyle w:val="Normal"/>
        <w:spacing w:lineRule="auto" w:line="259" w:before="0" w:after="0"/>
        <w:ind w:left="480" w:hanging="0"/>
        <w:jc w:val="both"/>
        <w:rPr>
          <w:rFonts w:ascii="Aptos" w:hAnsi="Aptos" w:cs="Aptos"/>
          <w:color w:val="000000" w:themeColor="text1"/>
        </w:rPr>
      </w:pPr>
      <w:r>
        <w:rPr>
          <w:rFonts w:eastAsia="Aptos" w:cs="Aptos"/>
          <w:b/>
          <w:bCs/>
          <w:color w:val="000000" w:themeColor="text1"/>
          <w:lang w:val="en-IN"/>
        </w:rPr>
        <w:t>Identify Active Sessions:</w:t>
      </w:r>
    </w:p>
    <w:p>
      <w:pPr>
        <w:pStyle w:val="ListParagraph"/>
        <w:numPr>
          <w:ilvl w:val="1"/>
          <w:numId w:val="187"/>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Now identify the active session by using</w:t>
      </w:r>
      <w:r>
        <w:rPr>
          <w:rFonts w:eastAsia="Aptos" w:cs="Aptos"/>
          <w:b/>
          <w:bCs/>
          <w:color w:val="000000" w:themeColor="text1"/>
          <w:lang w:val="en-IN"/>
        </w:rPr>
        <w:t xml:space="preserve"> who </w:t>
      </w:r>
      <w:r>
        <w:rPr>
          <w:rFonts w:eastAsia="Aptos" w:cs="Aptos"/>
          <w:color w:val="000000" w:themeColor="text1"/>
          <w:lang w:val="en-IN"/>
        </w:rPr>
        <w:t>command.</w:t>
      </w:r>
    </w:p>
    <w:p>
      <w:pPr>
        <w:pStyle w:val="Normal"/>
        <w:spacing w:lineRule="auto" w:line="259" w:before="0" w:after="0"/>
        <w:ind w:left="480" w:hanging="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Terminate a Specific Session:</w:t>
      </w:r>
    </w:p>
    <w:p>
      <w:pPr>
        <w:pStyle w:val="ListParagraph"/>
        <w:numPr>
          <w:ilvl w:val="0"/>
          <w:numId w:val="186"/>
        </w:numPr>
        <w:spacing w:lineRule="auto" w:line="259" w:before="0" w:after="0"/>
        <w:contextualSpacing/>
        <w:jc w:val="center"/>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Now terminate the specific session by using </w:t>
      </w:r>
      <w:r>
        <w:rPr>
          <w:rFonts w:eastAsia="Aptos" w:cs="Aptos"/>
          <w:b/>
          <w:bCs/>
          <w:color w:val="000000" w:themeColor="text1"/>
          <w:lang w:val="en-IN"/>
        </w:rPr>
        <w:t xml:space="preserve">pkill -u username </w:t>
      </w:r>
      <w:r>
        <w:rPr>
          <w:rFonts w:eastAsia="Aptos" w:cs="Aptos"/>
          <w:color w:val="000000" w:themeColor="text1"/>
          <w:lang w:val="en-IN"/>
        </w:rPr>
        <w:t>command with</w:t>
      </w:r>
      <w:r>
        <w:rPr>
          <w:rFonts w:eastAsia="Aptos" w:cs="Aptos"/>
          <w:b/>
          <w:bCs/>
          <w:color w:val="000000" w:themeColor="text1"/>
          <w:lang w:val="en-IN"/>
        </w:rPr>
        <w:t xml:space="preserve"> sudo </w:t>
      </w:r>
      <w:r>
        <w:rPr>
          <w:rFonts w:eastAsia="Aptos" w:cs="Aptos"/>
          <w:color w:val="000000" w:themeColor="text1"/>
          <w:lang w:val="en-IN"/>
        </w:rPr>
        <w:t>priviliges.</w:t>
      </w:r>
    </w:p>
    <w:p>
      <w:pPr>
        <w:pStyle w:val="Normal"/>
        <w:spacing w:lineRule="auto" w:line="259" w:before="0" w:after="0"/>
        <w:jc w:val="center"/>
        <w:rPr>
          <w:rFonts w:ascii="Aptos" w:hAnsi="Aptos" w:eastAsia="Aptos" w:cs="Aptos"/>
          <w:color w:val="000000" w:themeColor="text1"/>
          <w:sz w:val="21"/>
          <w:szCs w:val="21"/>
          <w:lang w:val="en-IN"/>
        </w:rPr>
      </w:pPr>
      <w:r>
        <w:rPr>
          <w:rFonts w:ascii="Aptos" w:hAnsi="Aptos" w:cs="Aptos" w:eastAsia="Aptos"/>
          <w:color w:val="000000" w:themeColor="text1"/>
        </w:rPr>
        <w:t xml:space="preserve">               </w:t>
      </w:r>
      <w:r>
        <w:rPr>
          <w:rFonts w:eastAsia="Aptos" w:cs="Aptos"/>
          <w:b/>
          <w:bCs/>
          <w:color w:val="000000" w:themeColor="text1"/>
          <w:sz w:val="21"/>
          <w:szCs w:val="21"/>
          <w:lang w:val="en-IN"/>
        </w:rPr>
        <w:t>Note</w:t>
      </w:r>
      <w:r>
        <w:rPr>
          <w:rFonts w:eastAsia="Aptos" w:cs="Aptos"/>
          <w:color w:val="000000" w:themeColor="text1"/>
          <w:sz w:val="21"/>
          <w:szCs w:val="21"/>
          <w:lang w:val="en-IN"/>
        </w:rPr>
        <w:t>:Replace username with the actual username whose session you want to terminate</w:t>
      </w:r>
    </w:p>
    <w:p>
      <w:pPr>
        <w:pStyle w:val="Normal"/>
        <w:spacing w:lineRule="auto" w:line="259" w:before="0" w:after="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5.Manual Termination by User</w:t>
      </w:r>
    </w:p>
    <w:p>
      <w:pPr>
        <w:pStyle w:val="Normal"/>
        <w:spacing w:lineRule="auto" w:line="259" w:before="0" w:after="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User-Initiated Termination:</w:t>
      </w:r>
      <w:r>
        <w:rPr>
          <w:rFonts w:eastAsia="Aptos" w:cs="Aptos"/>
          <w:color w:val="000000" w:themeColor="text1"/>
          <w:lang w:val="en-IN"/>
        </w:rPr>
        <w:t xml:space="preserve"> </w:t>
      </w:r>
    </w:p>
    <w:p>
      <w:pPr>
        <w:pStyle w:val="ListParagraph"/>
        <w:numPr>
          <w:ilvl w:val="0"/>
          <w:numId w:val="188"/>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Users can terminate their own sessions by simply logging out:</w:t>
      </w:r>
    </w:p>
    <w:p>
      <w:pPr>
        <w:pStyle w:val="ListParagraph"/>
        <w:numPr>
          <w:ilvl w:val="0"/>
          <w:numId w:val="188"/>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 xml:space="preserve">Now terminate the by user initiation by using </w:t>
      </w:r>
      <w:r>
        <w:rPr>
          <w:rFonts w:eastAsia="Aptos" w:cs="Aptos"/>
          <w:b/>
          <w:bCs/>
          <w:color w:val="000000" w:themeColor="text1"/>
          <w:lang w:val="en-IN"/>
        </w:rPr>
        <w:t xml:space="preserve">exit </w:t>
      </w:r>
      <w:r>
        <w:rPr>
          <w:rFonts w:eastAsia="Aptos" w:cs="Aptos"/>
          <w:color w:val="000000" w:themeColor="text1"/>
          <w:lang w:val="en-IN"/>
        </w:rPr>
        <w:t>command.</w:t>
      </w:r>
    </w:p>
    <w:p>
      <w:pPr>
        <w:pStyle w:val="2"/>
        <w:widowControl/>
        <w:shd w:val="clear" w:color="auto" w:fill="FFFFFF" w:themeFill="background1"/>
        <w:spacing w:lineRule="auto" w:line="240" w:before="120" w:after="120"/>
        <w:rPr>
          <w:rFonts w:ascii="Aptos Display" w:hAnsi="Aptos Display" w:eastAsia="Aptos Display" w:cs="Aptos Display"/>
        </w:rPr>
      </w:pPr>
      <w:bookmarkStart w:id="80" w:name="_Toc207723232"/>
      <w:r>
        <w:rPr>
          <w:rFonts w:eastAsia="Aptos Display" w:cs="Aptos Display"/>
        </w:rPr>
        <w:t>CR 2.8 - Auditable Events</w:t>
      </w:r>
      <w:bookmarkEnd w:id="80"/>
    </w:p>
    <w:p>
      <w:pPr>
        <w:pStyle w:val="Normal"/>
        <w:widowControl/>
        <w:shd w:val="clear" w:color="auto" w:fill="FFFFFF" w:themeFill="background1"/>
        <w:spacing w:lineRule="auto" w:line="240" w:before="240" w:after="240"/>
        <w:rPr/>
      </w:pPr>
      <w:r>
        <w:rPr>
          <w:b/>
          <w:bCs/>
        </w:rPr>
        <w:t>Auditable Events:</w:t>
      </w:r>
      <w:r>
        <w:rPr/>
        <w:t xml:space="preserve"> Monitoring and logging specific events like access control, request errors, control system events, backup and restore events, configuration changes, and audit log events to ensure compliance with standards.</w:t>
      </w:r>
    </w:p>
    <w:p>
      <w:pPr>
        <w:pStyle w:val="3"/>
        <w:widowControl/>
        <w:shd w:val="clear" w:color="auto" w:fill="FFFFFF" w:themeFill="background1"/>
        <w:spacing w:lineRule="auto" w:line="240" w:before="240" w:after="240"/>
        <w:jc w:val="both"/>
        <w:rPr>
          <w:rFonts w:eastAsia="新細明體" w:cs="Arial" w:cstheme="minorBidi" w:eastAsiaTheme="minorEastAsia"/>
        </w:rPr>
      </w:pPr>
      <w:bookmarkStart w:id="81" w:name="_Toc207723233"/>
      <w:r>
        <w:rPr>
          <w:rFonts w:eastAsia="新細明體" w:cs="Arial" w:cstheme="minorBidi" w:eastAsiaTheme="minorEastAsia"/>
        </w:rPr>
        <w:t>Statement</w:t>
      </w:r>
      <w:bookmarkEnd w:id="81"/>
      <w:r>
        <w:rPr>
          <w:rFonts w:eastAsia="新細明體" w:cs="Arial" w:cstheme="minorBidi" w:eastAsiaTheme="minorEastAsia"/>
        </w:rPr>
        <w:t> </w:t>
      </w:r>
    </w:p>
    <w:p>
      <w:pPr>
        <w:pStyle w:val="Normal"/>
        <w:jc w:val="both"/>
        <w:rPr>
          <w:rFonts w:ascii="Aptos" w:hAnsi="Aptos" w:eastAsia="Aptos" w:cs="Aptos"/>
        </w:rPr>
      </w:pPr>
      <w:r>
        <w:rPr>
          <w:rFonts w:eastAsia="Aptos" w:cs="Aptos"/>
        </w:rPr>
        <w:t>To meet the requirements of IEC 62443-4-2 CR 2.08, Ubuntu 22.04 LTS (ARM64) is configured with the auditd Linux auditing system to capture security-relevant events. The system is capable of generating audit records in the following categories:</w:t>
      </w:r>
    </w:p>
    <w:p>
      <w:pPr>
        <w:pStyle w:val="Normal"/>
        <w:widowControl/>
        <w:numPr>
          <w:ilvl w:val="0"/>
          <w:numId w:val="312"/>
        </w:numPr>
        <w:spacing w:lineRule="auto" w:line="240" w:beforeAutospacing="1" w:after="0"/>
        <w:rPr>
          <w:rFonts w:ascii="Aptos Display" w:hAnsi="Aptos Display" w:eastAsia="新細明體" w:cs="新細明體" w:asciiTheme="majorHAnsi" w:hAnsiTheme="majorHAnsi"/>
          <w:kern w:val="0"/>
          <w14:ligatures w14:val="none"/>
        </w:rPr>
      </w:pPr>
      <w:r>
        <w:rPr>
          <w:rFonts w:eastAsia="新細明體" w:cs="新細明體" w:ascii="Aptos Display" w:hAnsi="Aptos Display" w:asciiTheme="majorHAnsi" w:hAnsiTheme="majorHAnsi"/>
          <w:kern w:val="0"/>
          <w14:ligatures w14:val="none"/>
        </w:rPr>
        <w:t>Access control attempts</w:t>
      </w:r>
      <w:r>
        <w:rPr/>
        <w:t xml:space="preserve"> </w:t>
      </w:r>
      <w:r>
        <w:rPr>
          <w:rFonts w:eastAsia="新細明體" w:cs="新細明體" w:ascii="Aptos Display" w:hAnsi="Aptos Display" w:asciiTheme="majorHAnsi" w:hAnsiTheme="majorHAnsi"/>
          <w:kern w:val="0"/>
          <w14:ligatures w14:val="none"/>
        </w:rPr>
        <w:t>(e.g., sudo usage, login attempts)</w:t>
      </w:r>
    </w:p>
    <w:p>
      <w:pPr>
        <w:pStyle w:val="Normal"/>
        <w:widowControl/>
        <w:numPr>
          <w:ilvl w:val="0"/>
          <w:numId w:val="312"/>
        </w:numPr>
        <w:spacing w:lineRule="auto" w:line="240" w:before="0" w:after="0"/>
        <w:rPr>
          <w:rFonts w:ascii="Aptos Display" w:hAnsi="Aptos Display" w:eastAsia="新細明體" w:cs="新細明體" w:asciiTheme="majorHAnsi" w:hAnsiTheme="majorHAnsi"/>
          <w:kern w:val="0"/>
          <w14:ligatures w14:val="none"/>
        </w:rPr>
      </w:pPr>
      <w:r>
        <w:rPr>
          <w:rFonts w:eastAsia="新細明體" w:cs="新細明體" w:ascii="Aptos Display" w:hAnsi="Aptos Display" w:asciiTheme="majorHAnsi" w:hAnsiTheme="majorHAnsi"/>
          <w:kern w:val="0"/>
          <w14:ligatures w14:val="none"/>
        </w:rPr>
        <w:t>Request errors (e.g., denied permissions)</w:t>
      </w:r>
    </w:p>
    <w:p>
      <w:pPr>
        <w:pStyle w:val="Normal"/>
        <w:widowControl/>
        <w:numPr>
          <w:ilvl w:val="0"/>
          <w:numId w:val="312"/>
        </w:numPr>
        <w:spacing w:lineRule="auto" w:line="240" w:before="0" w:after="0"/>
        <w:rPr>
          <w:rFonts w:ascii="Aptos Display" w:hAnsi="Aptos Display" w:eastAsia="新細明體" w:cs="新細明體" w:asciiTheme="majorHAnsi" w:hAnsiTheme="majorHAnsi"/>
          <w:kern w:val="0"/>
          <w14:ligatures w14:val="none"/>
        </w:rPr>
      </w:pPr>
      <w:r>
        <w:rPr>
          <w:rFonts w:eastAsia="新細明體" w:cs="新細明體" w:ascii="Aptos Display" w:hAnsi="Aptos Display" w:asciiTheme="majorHAnsi" w:hAnsiTheme="majorHAnsi"/>
          <w:kern w:val="0"/>
          <w14:ligatures w14:val="none"/>
        </w:rPr>
        <w:t>C</w:t>
      </w:r>
      <w:r>
        <w:rPr/>
        <w:t>ontrol system events (e.g., command executions or system-level changes)</w:t>
      </w:r>
    </w:p>
    <w:p>
      <w:pPr>
        <w:pStyle w:val="Normal"/>
        <w:widowControl/>
        <w:numPr>
          <w:ilvl w:val="0"/>
          <w:numId w:val="312"/>
        </w:numPr>
        <w:spacing w:lineRule="auto" w:line="240" w:before="0" w:after="0"/>
        <w:rPr>
          <w:rFonts w:ascii="Aptos Display" w:hAnsi="Aptos Display" w:eastAsia="新細明體" w:cs="新細明體" w:asciiTheme="majorHAnsi" w:hAnsiTheme="majorHAnsi"/>
          <w:kern w:val="0"/>
          <w14:ligatures w14:val="none"/>
        </w:rPr>
      </w:pPr>
      <w:r>
        <w:rPr>
          <w:rFonts w:eastAsia="新細明體" w:cs="新細明體" w:ascii="Aptos Display" w:hAnsi="Aptos Display" w:asciiTheme="majorHAnsi" w:hAnsiTheme="majorHAnsi"/>
          <w:kern w:val="0"/>
          <w14:ligatures w14:val="none"/>
        </w:rPr>
        <w:t>B</w:t>
      </w:r>
      <w:r>
        <w:rPr/>
        <w:t>ackup and restore actions (via execution monitoring)</w:t>
      </w:r>
    </w:p>
    <w:p>
      <w:pPr>
        <w:pStyle w:val="Normal"/>
        <w:widowControl/>
        <w:numPr>
          <w:ilvl w:val="0"/>
          <w:numId w:val="312"/>
        </w:numPr>
        <w:spacing w:lineRule="auto" w:line="240" w:before="0" w:after="0"/>
        <w:rPr>
          <w:rFonts w:ascii="Aptos Display" w:hAnsi="Aptos Display" w:eastAsia="新細明體" w:cs="新細明體" w:asciiTheme="majorHAnsi" w:hAnsiTheme="majorHAnsi"/>
          <w:kern w:val="0"/>
          <w14:ligatures w14:val="none"/>
        </w:rPr>
      </w:pPr>
      <w:r>
        <w:rPr>
          <w:rFonts w:eastAsia="新細明體" w:cs="新細明體" w:ascii="Aptos Display" w:hAnsi="Aptos Display" w:asciiTheme="majorHAnsi" w:hAnsiTheme="majorHAnsi"/>
          <w:kern w:val="0"/>
          <w14:ligatures w14:val="none"/>
        </w:rPr>
        <w:t>Configuration changes (by watching key system files)</w:t>
      </w:r>
    </w:p>
    <w:p>
      <w:pPr>
        <w:pStyle w:val="Normal"/>
        <w:widowControl/>
        <w:numPr>
          <w:ilvl w:val="0"/>
          <w:numId w:val="312"/>
        </w:numPr>
        <w:spacing w:lineRule="auto" w:line="240" w:before="0" w:afterAutospacing="1"/>
        <w:rPr>
          <w:rFonts w:ascii="Aptos Display" w:hAnsi="Aptos Display" w:eastAsia="新細明體" w:cs="新細明體" w:asciiTheme="majorHAnsi" w:hAnsiTheme="majorHAnsi"/>
          <w:kern w:val="0"/>
          <w14:ligatures w14:val="none"/>
        </w:rPr>
      </w:pPr>
      <w:r>
        <w:rPr>
          <w:rFonts w:eastAsia="新細明體" w:cs="新細明體" w:ascii="Aptos Display" w:hAnsi="Aptos Display" w:asciiTheme="majorHAnsi" w:hAnsiTheme="majorHAnsi"/>
          <w:kern w:val="0"/>
          <w14:ligatures w14:val="none"/>
        </w:rPr>
        <w:t>Audit log modifications (through file and rule tracking)</w:t>
      </w:r>
    </w:p>
    <w:p>
      <w:pPr>
        <w:pStyle w:val="Normal"/>
        <w:jc w:val="both"/>
        <w:rPr>
          <w:rFonts w:ascii="Aptos" w:hAnsi="Aptos" w:eastAsia="Aptos" w:cs="Aptos"/>
        </w:rPr>
      </w:pPr>
      <w:r>
        <w:rPr>
          <w:rFonts w:eastAsia="Aptos" w:cs="Aptos"/>
        </w:rPr>
        <w:t>Audit logs are stored in /var/log/audit/audit.log and are accessible using tools such as ausearch and aureport. These logs contain all required metadata fields: timestamp, source, category, type, event ID, and event result.</w:t>
      </w:r>
    </w:p>
    <w:p>
      <w:pPr>
        <w:pStyle w:val="3"/>
        <w:widowControl/>
        <w:jc w:val="both"/>
        <w:rPr>
          <w:rFonts w:eastAsia="新細明體" w:cs="Arial" w:cstheme="minorBidi" w:eastAsiaTheme="minorEastAsia"/>
        </w:rPr>
      </w:pPr>
      <w:bookmarkStart w:id="82" w:name="_Toc207723234"/>
      <w:r>
        <w:rPr>
          <w:rFonts w:eastAsia="新細明體" w:cs="Arial" w:cstheme="minorBidi" w:eastAsiaTheme="minorEastAsia"/>
        </w:rPr>
        <w:t>Evidence</w:t>
      </w:r>
      <w:bookmarkEnd w:id="82"/>
      <w:r>
        <w:rPr>
          <w:rFonts w:eastAsia="新細明體" w:cs="Arial" w:cstheme="minorBidi" w:eastAsiaTheme="minorEastAsia"/>
        </w:rPr>
        <w:t> </w:t>
      </w:r>
    </w:p>
    <w:p>
      <w:pPr>
        <w:pStyle w:val="Normal"/>
        <w:widowControl/>
        <w:jc w:val="both"/>
        <w:rPr>
          <w:rFonts w:ascii="Aptos" w:hAnsi="Aptos" w:eastAsia="Aptos" w:cs="Aptos"/>
        </w:rPr>
      </w:pPr>
      <w:r>
        <w:rPr>
          <w:rFonts w:eastAsia="Aptos" w:cs="Aptos"/>
        </w:rPr>
        <w:t>The following audit log entry was recorded when a user executed the sudo command. This event demonstrates a control system action being logged with all mandatory metadata elements required by CR 2.08:</w:t>
      </w:r>
    </w:p>
    <w:p>
      <w:pPr>
        <w:pStyle w:val="Normal"/>
        <w:widowControl/>
        <w:jc w:val="both"/>
        <w:rPr>
          <w:rFonts w:ascii="Aptos" w:hAnsi="Aptos" w:eastAsia="Aptos" w:cs="Aptos"/>
        </w:rPr>
      </w:pPr>
      <w:r>
        <w:rPr>
          <w:rFonts w:eastAsia="Aptos" w:cs="Aptos"/>
        </w:rPr>
        <w:t>Raw Audit Log Entry</w:t>
      </w:r>
    </w:p>
    <w:p>
      <w:pPr>
        <w:pStyle w:val="Normal"/>
        <w:widowControl/>
        <w:spacing w:lineRule="atLeast" w:line="0" w:before="0" w:after="0"/>
        <w:jc w:val="both"/>
        <w:rPr>
          <w:rFonts w:ascii="Consolas" w:hAnsi="Consolas" w:cs="Aptos"/>
          <w:sz w:val="16"/>
          <w:szCs w:val="16"/>
        </w:rPr>
      </w:pPr>
      <w:r>
        <w:rPr>
          <w:rFonts w:cs="Aptos" w:ascii="Consolas" w:hAnsi="Consolas"/>
          <w:sz w:val="16"/>
          <w:szCs w:val="16"/>
        </w:rPr>
        <w:t>type=SYSCALL msg=audit(1753768192.738:1213): arch=c00000b7 syscall=221 success=yes exit=0 \</w:t>
      </w:r>
    </w:p>
    <w:p>
      <w:pPr>
        <w:pStyle w:val="Normal"/>
        <w:widowControl/>
        <w:spacing w:lineRule="atLeast" w:line="0" w:before="0" w:after="0"/>
        <w:jc w:val="both"/>
        <w:rPr>
          <w:rFonts w:ascii="Consolas" w:hAnsi="Consolas" w:cs="Aptos"/>
          <w:sz w:val="16"/>
          <w:szCs w:val="16"/>
        </w:rPr>
      </w:pPr>
      <w:r>
        <w:rPr>
          <w:rFonts w:cs="Aptos" w:ascii="Consolas" w:hAnsi="Consolas"/>
          <w:sz w:val="16"/>
          <w:szCs w:val="16"/>
        </w:rPr>
        <w:t>auid=1000 uid=1000 gid=1000 euid=0 suid=0 fsuid=0 \</w:t>
      </w:r>
    </w:p>
    <w:p>
      <w:pPr>
        <w:pStyle w:val="Normal"/>
        <w:widowControl/>
        <w:spacing w:lineRule="atLeast" w:line="0" w:before="0" w:after="0"/>
        <w:jc w:val="both"/>
        <w:rPr>
          <w:rFonts w:ascii="Consolas" w:hAnsi="Consolas" w:cs="Aptos"/>
          <w:sz w:val="16"/>
          <w:szCs w:val="16"/>
        </w:rPr>
      </w:pPr>
      <w:r>
        <w:rPr>
          <w:rFonts w:cs="Aptos" w:ascii="Consolas" w:hAnsi="Consolas"/>
          <w:sz w:val="16"/>
          <w:szCs w:val="16"/>
        </w:rPr>
        <w:t>comm="sudo" exe="/usr/bin/sudo" tty=pts0 key="execve"</w:t>
      </w:r>
    </w:p>
    <w:p>
      <w:pPr>
        <w:pStyle w:val="Normal"/>
        <w:widowControl/>
        <w:ind w:left="-1699" w:hanging="0"/>
        <w:jc w:val="both"/>
        <w:rPr>
          <w:rFonts w:ascii="Aptos" w:hAnsi="Aptos" w:cs="Aptos"/>
        </w:rPr>
      </w:pPr>
      <w:r>
        <w:rPr/>
        <w:drawing>
          <wp:inline distT="0" distB="0" distL="0" distR="0">
            <wp:extent cx="7465695" cy="973455"/>
            <wp:effectExtent l="0" t="0" r="0" b="0"/>
            <wp:docPr id="7" name="圖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
                    <pic:cNvPicPr>
                      <a:picLocks noChangeAspect="1" noChangeArrowheads="1"/>
                    </pic:cNvPicPr>
                  </pic:nvPicPr>
                  <pic:blipFill>
                    <a:blip r:embed="rId6"/>
                    <a:stretch>
                      <a:fillRect/>
                    </a:stretch>
                  </pic:blipFill>
                  <pic:spPr bwMode="auto">
                    <a:xfrm>
                      <a:off x="0" y="0"/>
                      <a:ext cx="7465695" cy="973455"/>
                    </a:xfrm>
                    <a:prstGeom prst="rect">
                      <a:avLst/>
                    </a:prstGeom>
                  </pic:spPr>
                </pic:pic>
              </a:graphicData>
            </a:graphic>
          </wp:inline>
        </w:drawing>
      </w:r>
    </w:p>
    <w:p>
      <w:pPr>
        <w:pStyle w:val="Normal"/>
        <w:widowControl/>
        <w:jc w:val="both"/>
        <w:rPr>
          <w:rFonts w:ascii="Aptos" w:hAnsi="Aptos" w:cs="Aptos"/>
        </w:rPr>
      </w:pPr>
      <w:r>
        <w:rPr/>
        <w:t>This log contains the following information:</w:t>
      </w:r>
    </w:p>
    <w:p>
      <w:pPr>
        <w:pStyle w:val="Normal"/>
        <w:widowControl/>
        <w:numPr>
          <w:ilvl w:val="0"/>
          <w:numId w:val="313"/>
        </w:numPr>
        <w:spacing w:lineRule="auto" w:line="240" w:beforeAutospacing="1" w:after="0"/>
        <w:rPr>
          <w:rFonts w:eastAsia="新細明體" w:cs="新細明體"/>
          <w:kern w:val="0"/>
          <w14:ligatures w14:val="none"/>
        </w:rPr>
      </w:pPr>
      <w:r>
        <w:rPr>
          <w:rFonts w:eastAsia="新細明體" w:cs="新細明體"/>
          <w:kern w:val="0"/>
          <w14:ligatures w14:val="none"/>
        </w:rPr>
        <w:t>The field audit(1753768192.738) provides the timestamp in UNIX epoch format, corresponding to July 29, 2025, 13:49:52 UTC.</w:t>
      </w:r>
    </w:p>
    <w:p>
      <w:pPr>
        <w:pStyle w:val="Normal"/>
        <w:widowControl/>
        <w:numPr>
          <w:ilvl w:val="0"/>
          <w:numId w:val="313"/>
        </w:numPr>
        <w:spacing w:lineRule="auto" w:line="240" w:before="0" w:after="0"/>
        <w:rPr>
          <w:rFonts w:eastAsia="新細明體" w:cs="新細明體"/>
          <w:kern w:val="0"/>
          <w14:ligatures w14:val="none"/>
        </w:rPr>
      </w:pPr>
      <w:r>
        <w:rPr>
          <w:rFonts w:eastAsia="新細明體" w:cs="新細明體"/>
          <w:kern w:val="0"/>
          <w14:ligatures w14:val="none"/>
        </w:rPr>
        <w:t>The source of the event is indicated by comm="sudo" (command name), exe="/usr/bin/sudo" (binary path), and auid=1000 (audit user ID), which collectively identify the originating user and process.</w:t>
      </w:r>
    </w:p>
    <w:p>
      <w:pPr>
        <w:pStyle w:val="Normal"/>
        <w:widowControl/>
        <w:numPr>
          <w:ilvl w:val="0"/>
          <w:numId w:val="313"/>
        </w:numPr>
        <w:spacing w:lineRule="auto" w:line="240" w:before="0" w:after="0"/>
        <w:rPr>
          <w:rFonts w:eastAsia="新細明體" w:cs="新細明體"/>
          <w:kern w:val="0"/>
          <w14:ligatures w14:val="none"/>
        </w:rPr>
      </w:pPr>
      <w:r>
        <w:rPr>
          <w:rFonts w:eastAsia="新細明體" w:cs="新細明體"/>
          <w:kern w:val="0"/>
          <w14:ligatures w14:val="none"/>
        </w:rPr>
        <w:t>The category of the event is shown by the keyword key="execve", indicating a process execution, which falls under control system events.</w:t>
      </w:r>
    </w:p>
    <w:p>
      <w:pPr>
        <w:pStyle w:val="Normal"/>
        <w:widowControl/>
        <w:numPr>
          <w:ilvl w:val="0"/>
          <w:numId w:val="313"/>
        </w:numPr>
        <w:spacing w:lineRule="auto" w:line="240" w:before="0" w:after="0"/>
        <w:rPr>
          <w:rFonts w:eastAsia="新細明體" w:cs="新細明體"/>
          <w:kern w:val="0"/>
          <w14:ligatures w14:val="none"/>
        </w:rPr>
      </w:pPr>
      <w:r>
        <w:rPr>
          <w:rFonts w:eastAsia="新細明體" w:cs="新細明體"/>
          <w:kern w:val="0"/>
          <w14:ligatures w14:val="none"/>
        </w:rPr>
        <w:t>The type of audit record is type=SYSCALL, signifying a system call was performed and logged.</w:t>
      </w:r>
    </w:p>
    <w:p>
      <w:pPr>
        <w:pStyle w:val="Normal"/>
        <w:widowControl/>
        <w:numPr>
          <w:ilvl w:val="0"/>
          <w:numId w:val="313"/>
        </w:numPr>
        <w:spacing w:lineRule="auto" w:line="240" w:before="0" w:after="0"/>
        <w:rPr>
          <w:rFonts w:eastAsia="新細明體" w:cs="新細明體"/>
          <w:kern w:val="0"/>
          <w14:ligatures w14:val="none"/>
        </w:rPr>
      </w:pPr>
      <w:r>
        <w:rPr>
          <w:rFonts w:eastAsia="新細明體" w:cs="新細明體"/>
          <w:kern w:val="0"/>
          <w14:ligatures w14:val="none"/>
        </w:rPr>
        <w:t>The audit event ID is :1213, representing a unique identifier for this specific event.</w:t>
      </w:r>
    </w:p>
    <w:p>
      <w:pPr>
        <w:pStyle w:val="Normal"/>
        <w:widowControl/>
        <w:numPr>
          <w:ilvl w:val="0"/>
          <w:numId w:val="313"/>
        </w:numPr>
        <w:spacing w:lineRule="auto" w:line="240" w:before="0" w:afterAutospacing="1"/>
        <w:rPr>
          <w:rFonts w:eastAsia="新細明體" w:cs="新細明體"/>
          <w:kern w:val="0"/>
          <w14:ligatures w14:val="none"/>
        </w:rPr>
      </w:pPr>
      <w:r>
        <w:rPr>
          <w:rFonts w:eastAsia="新細明體" w:cs="新細明體"/>
          <w:kern w:val="0"/>
          <w14:ligatures w14:val="none"/>
        </w:rPr>
        <w:t>The event result is clearly stated as success=yes, confirming that the execution was successful.</w:t>
      </w:r>
    </w:p>
    <w:p>
      <w:pPr>
        <w:pStyle w:val="Normal"/>
        <w:widowControl/>
        <w:jc w:val="both"/>
        <w:rPr>
          <w:rFonts w:ascii="Aptos" w:hAnsi="Aptos" w:cs="Aptos"/>
        </w:rPr>
      </w:pPr>
      <w:r>
        <w:rPr/>
        <w:t>This entry validates that the system audit mechanism logs events with all necessary detail for traceability and compliance with CR 2.08.</w:t>
      </w:r>
    </w:p>
    <w:p>
      <w:pPr>
        <w:pStyle w:val="3"/>
        <w:rPr>
          <w:rFonts w:eastAsia="新細明體" w:cs="Arial" w:cstheme="minorBidi" w:eastAsiaTheme="minorEastAsia"/>
        </w:rPr>
      </w:pPr>
      <w:bookmarkStart w:id="83" w:name="_Toc207723235"/>
      <w:r>
        <w:rPr>
          <w:rFonts w:eastAsia="新細明體" w:cs="Arial" w:cstheme="minorBidi" w:eastAsiaTheme="minorEastAsia"/>
        </w:rPr>
        <w:t>Detailed Setting Steps</w:t>
      </w:r>
      <w:bookmarkEnd w:id="83"/>
    </w:p>
    <w:p>
      <w:pPr>
        <w:pStyle w:val="Normal"/>
        <w:spacing w:lineRule="auto" w:line="259" w:before="240" w:after="240"/>
        <w:jc w:val="both"/>
        <w:rPr>
          <w:color w:val="0F4761" w:themeColor="accent1" w:themeShade="bf"/>
          <w:sz w:val="28"/>
          <w:szCs w:val="28"/>
        </w:rPr>
      </w:pPr>
      <w:r>
        <w:rPr>
          <w:color w:val="0F4761" w:themeColor="accent1" w:themeShade="bf"/>
          <w:sz w:val="28"/>
          <w:szCs w:val="28"/>
          <w:lang w:val="en-IN"/>
        </w:rPr>
        <w:t>1.Install and Configure Auditd:</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update</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install audispd-plugins</w:t>
      </w:r>
    </w:p>
    <w:p>
      <w:pPr>
        <w:pStyle w:val="Normal"/>
        <w:spacing w:lineRule="auto" w:line="259" w:before="240" w:after="240"/>
        <w:jc w:val="both"/>
        <w:rPr>
          <w:color w:val="0F4761" w:themeColor="accent1" w:themeShade="bf"/>
          <w:sz w:val="28"/>
          <w:szCs w:val="28"/>
        </w:rPr>
      </w:pPr>
      <w:r>
        <w:rPr>
          <w:color w:val="0F4761" w:themeColor="accent1" w:themeShade="bf"/>
          <w:sz w:val="28"/>
          <w:szCs w:val="28"/>
          <w:lang w:val="en-IN"/>
        </w:rPr>
        <w:t>2.Define Audit Rules:</w:t>
      </w:r>
    </w:p>
    <w:p>
      <w:pPr>
        <w:pStyle w:val="Normal"/>
        <w:spacing w:lineRule="auto" w:line="259" w:before="240" w:after="240"/>
        <w:ind w:left="283" w:hanging="283"/>
        <w:jc w:val="both"/>
        <w:rPr>
          <w:color w:val="0F4761" w:themeColor="accent1" w:themeShade="bf"/>
          <w:sz w:val="28"/>
          <w:szCs w:val="28"/>
        </w:rPr>
      </w:pPr>
      <w:r>
        <w:rPr>
          <w:color w:val="0F4761" w:themeColor="accent1" w:themeShade="bf"/>
          <w:sz w:val="28"/>
          <w:szCs w:val="28"/>
          <w:lang w:val="en-IN"/>
        </w:rPr>
        <w:t>3.Ensure that time synchronization is active to maintain accurate timestamps:</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timedatectl set-ntp on</w:t>
      </w:r>
    </w:p>
    <w:p>
      <w:pPr>
        <w:pStyle w:val="Normal"/>
        <w:spacing w:lineRule="auto" w:line="259" w:before="240" w:after="240"/>
        <w:jc w:val="both"/>
        <w:rPr>
          <w:color w:val="0F4761" w:themeColor="accent1" w:themeShade="bf"/>
          <w:sz w:val="28"/>
          <w:szCs w:val="28"/>
          <w:lang w:val="en-IN"/>
        </w:rPr>
      </w:pPr>
      <w:r>
        <w:rPr>
          <w:color w:val="0F4761" w:themeColor="accent1" w:themeShade="bf"/>
          <w:sz w:val="28"/>
          <w:szCs w:val="28"/>
          <w:lang w:val="en-IN"/>
        </w:rPr>
        <w:t>4.Restart the audit daemon to apply the new rules:</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systemctl restart auditd</w:t>
      </w:r>
    </w:p>
    <w:p>
      <w:pPr>
        <w:pStyle w:val="Normal"/>
        <w:spacing w:lineRule="auto" w:line="259" w:before="240" w:after="240"/>
        <w:jc w:val="both"/>
        <w:rPr>
          <w:color w:val="0F4761" w:themeColor="accent1" w:themeShade="bf"/>
          <w:sz w:val="28"/>
          <w:szCs w:val="28"/>
          <w:lang w:val="en-IN"/>
        </w:rPr>
      </w:pPr>
      <w:r>
        <w:rPr>
          <w:color w:val="0F4761" w:themeColor="accent1" w:themeShade="bf"/>
          <w:sz w:val="28"/>
          <w:szCs w:val="28"/>
          <w:lang w:val="en-IN"/>
        </w:rPr>
        <w:t>5.Verify audit log functionality by running:</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ausearch -ts today -m SYSCALL,EXECVE</w:t>
      </w:r>
    </w:p>
    <w:p>
      <w:pPr>
        <w:pStyle w:val="Normal"/>
        <w:spacing w:lineRule="auto" w:line="259" w:before="240" w:after="240"/>
        <w:jc w:val="both"/>
        <w:rPr>
          <w:color w:val="0F4761" w:themeColor="accent1" w:themeShade="bf"/>
          <w:sz w:val="28"/>
          <w:szCs w:val="28"/>
        </w:rPr>
      </w:pPr>
      <w:r>
        <w:rPr>
          <w:color w:val="0F4761" w:themeColor="accent1" w:themeShade="bf"/>
          <w:sz w:val="28"/>
          <w:szCs w:val="28"/>
        </w:rPr>
      </w:r>
    </w:p>
    <w:p>
      <w:pPr>
        <w:pStyle w:val="Normal"/>
        <w:spacing w:lineRule="auto" w:line="259" w:before="240" w:after="240"/>
        <w:jc w:val="both"/>
        <w:rPr>
          <w:color w:val="0F4761" w:themeColor="accent1" w:themeShade="bf"/>
          <w:sz w:val="28"/>
          <w:szCs w:val="28"/>
        </w:rPr>
      </w:pPr>
      <w:r>
        <w:rPr>
          <w:color w:val="0F4761" w:themeColor="accent1" w:themeShade="bf"/>
          <w:sz w:val="28"/>
          <w:szCs w:val="28"/>
        </w:rPr>
      </w:r>
    </w:p>
    <w:p>
      <w:pPr>
        <w:pStyle w:val="Normal"/>
        <w:widowControl/>
        <w:spacing w:lineRule="auto" w:line="259" w:before="0" w:after="0"/>
        <w:jc w:val="both"/>
        <w:rPr/>
      </w:pPr>
      <w:r>
        <w:rPr/>
      </w:r>
    </w:p>
    <w:p>
      <w:pPr>
        <w:pStyle w:val="2"/>
        <w:widowControl/>
        <w:spacing w:lineRule="auto" w:line="240" w:before="160" w:after="0"/>
        <w:rPr>
          <w:rFonts w:ascii="Aptos" w:hAnsi="Aptos" w:eastAsia="Aptos" w:cs="Aptos"/>
          <w:sz w:val="28"/>
          <w:szCs w:val="28"/>
          <w:lang w:val="en-IN"/>
        </w:rPr>
      </w:pPr>
      <w:bookmarkStart w:id="84" w:name="_Toc207723236"/>
      <w:r>
        <w:rPr/>
        <w:t>CR 2.9 – Audit storage capacity</w:t>
      </w:r>
      <w:bookmarkEnd w:id="84"/>
    </w:p>
    <w:p>
      <w:pPr>
        <w:pStyle w:val="Normal"/>
        <w:widowControl/>
        <w:rPr/>
      </w:pPr>
      <w:r>
        <w:rPr/>
      </w:r>
    </w:p>
    <w:p>
      <w:pPr>
        <w:pStyle w:val="Normal"/>
        <w:widowControl/>
        <w:spacing w:lineRule="auto" w:line="259" w:before="0" w:after="0"/>
        <w:textAlignment w:val="baseline"/>
        <w:rPr>
          <w:rFonts w:ascii="Consolas" w:hAnsi="Consolas" w:eastAsia="Consolas" w:cs="Consolas"/>
          <w:color w:val="000000" w:themeColor="text1"/>
        </w:rPr>
      </w:pPr>
      <w:r>
        <w:rPr/>
        <w:t xml:space="preserve">Audit storage capacity refers to the amount of storage allocated and managed to store audit logs and </w:t>
      </w:r>
      <w:r>
        <w:rPr>
          <w:color w:val="0D0D0D" w:themeColor="text1" w:themeTint="f2"/>
        </w:rPr>
        <w:t>records</w:t>
      </w:r>
      <w:r>
        <w:rPr/>
        <w:t>, ensuring compliance with IEC 62443 4-2 CR 2.9, specifically tailored for the Ubuntu 22.04 LTS operating system</w:t>
      </w:r>
    </w:p>
    <w:p>
      <w:pPr>
        <w:pStyle w:val="3"/>
        <w:widowControl/>
        <w:rPr>
          <w:rFonts w:eastAsia="新細明體" w:cs="Segoe UI"/>
          <w:sz w:val="18"/>
          <w:szCs w:val="18"/>
        </w:rPr>
      </w:pPr>
      <w:bookmarkStart w:id="85" w:name="_Toc207723237"/>
      <w:r>
        <w:rPr/>
        <w:t>Statement</w:t>
      </w:r>
      <w:bookmarkEnd w:id="85"/>
      <w:r>
        <w:rPr/>
        <w:t> </w:t>
      </w:r>
    </w:p>
    <w:p>
      <w:pPr>
        <w:pStyle w:val="Normal"/>
        <w:widowControl/>
        <w:spacing w:lineRule="auto" w:line="240" w:before="0" w:after="0"/>
        <w:textAlignment w:val="baseline"/>
        <w:rPr>
          <w:color w:val="0D0D0D" w:themeColor="text1" w:themeTint="f2"/>
        </w:rPr>
      </w:pPr>
      <w:r>
        <w:rPr>
          <w:color w:val="0D0D0D" w:themeColor="text1" w:themeTint="f2"/>
        </w:rPr>
        <w:t xml:space="preserve">The system fulfills the requirements of IEC 62443-4-2 CR 2.9 by ensuring sufficient storage capacity for audit logs. Using </w:t>
      </w:r>
      <w:r>
        <w:rPr>
          <w:rFonts w:ascii="Consolas" w:hAnsi="Consolas"/>
          <w:highlight w:val="darkGray"/>
        </w:rPr>
        <w:t>auditd</w:t>
      </w:r>
      <w:r>
        <w:rPr>
          <w:color w:val="FF0000"/>
        </w:rPr>
        <w:t xml:space="preserve"> </w:t>
      </w:r>
      <w:r>
        <w:rPr>
          <w:color w:val="0D0D0D" w:themeColor="text1" w:themeTint="f2"/>
        </w:rPr>
        <w:t xml:space="preserve">on Ubuntu 22.04 LTS, audit records are retained and managed without loss due to insufficient disk space. Log rotation, space monitoring, and alert mechanisms are properly implemented to maintain continuous audit capabilities. </w:t>
      </w:r>
    </w:p>
    <w:p>
      <w:pPr>
        <w:pStyle w:val="3"/>
        <w:widowControl/>
        <w:rPr>
          <w:rFonts w:eastAsia="新細明體" w:cs="Segoe UI"/>
          <w:sz w:val="18"/>
          <w:szCs w:val="18"/>
        </w:rPr>
      </w:pPr>
      <w:bookmarkStart w:id="86" w:name="_Toc207723238"/>
      <w:r>
        <w:rPr/>
        <w:t>Evidence</w:t>
      </w:r>
      <w:bookmarkEnd w:id="86"/>
      <w:r>
        <w:rPr/>
        <w:t> </w:t>
      </w:r>
    </w:p>
    <w:p>
      <w:pPr>
        <w:pStyle w:val="Normal"/>
        <w:widowControl/>
        <w:shd w:val="clear" w:color="auto" w:fill="FFFFFF" w:themeFill="background1"/>
        <w:spacing w:lineRule="auto" w:line="240" w:before="0" w:after="0"/>
        <w:textAlignment w:val="baseline"/>
        <w:rPr/>
      </w:pPr>
      <w:r>
        <w:rPr/>
        <w:t>Dedicated log storage</w:t>
      </w:r>
    </w:p>
    <w:p>
      <w:pPr>
        <w:pStyle w:val="Normal"/>
        <w:widowControl/>
        <w:shd w:val="clear" w:color="auto" w:fill="FFFFFF" w:themeFill="background1"/>
        <w:spacing w:lineRule="auto" w:line="240" w:before="0" w:after="0"/>
        <w:ind w:left="425" w:hanging="0"/>
        <w:textAlignment w:val="baseline"/>
        <w:rPr/>
      </w:pPr>
      <w:r>
        <w:rPr/>
        <w:t>The system reserves sufficient disk space under /var/log for audit records.</w:t>
      </w:r>
    </w:p>
    <w:p>
      <w:pPr>
        <w:pStyle w:val="Normal"/>
        <w:widowControl/>
        <w:shd w:val="clear" w:color="auto" w:fill="FFFFFF" w:themeFill="background1"/>
        <w:spacing w:lineRule="auto" w:line="240" w:before="0" w:after="0"/>
        <w:textAlignment w:val="baseline"/>
        <w:rPr/>
      </w:pPr>
      <w:r>
        <w:rPr/>
        <w:t>Audit log rotation</w:t>
      </w:r>
    </w:p>
    <w:p>
      <w:pPr>
        <w:pStyle w:val="Normal"/>
        <w:widowControl/>
        <w:shd w:val="clear" w:color="auto" w:fill="FFFFFF" w:themeFill="background1"/>
        <w:spacing w:lineRule="auto" w:line="240" w:before="0" w:after="0"/>
        <w:ind w:left="425" w:hanging="0"/>
        <w:textAlignment w:val="baseline"/>
        <w:rPr/>
      </w:pPr>
      <w:r>
        <w:rPr/>
        <w:t>Configured via auditd.conf and logrotate to prevent overflow. Logs are rotated weekly or when size exceeds 100MB.</w:t>
      </w:r>
    </w:p>
    <w:p>
      <w:pPr>
        <w:pStyle w:val="Normal"/>
        <w:widowControl/>
        <w:shd w:val="clear" w:color="auto" w:fill="FFFFFF" w:themeFill="background1"/>
        <w:spacing w:lineRule="auto" w:line="240" w:before="0" w:after="0"/>
        <w:textAlignment w:val="baseline"/>
        <w:rPr/>
      </w:pPr>
      <w:r>
        <w:rPr/>
        <w:t>Disk usage monitoring</w:t>
      </w:r>
    </w:p>
    <w:p>
      <w:pPr>
        <w:pStyle w:val="Normal"/>
        <w:widowControl/>
        <w:shd w:val="clear" w:color="auto" w:fill="FFFFFF" w:themeFill="background1"/>
        <w:spacing w:lineRule="auto" w:line="240" w:before="0" w:after="0"/>
        <w:ind w:left="425" w:hanging="0"/>
        <w:textAlignment w:val="baseline"/>
        <w:rPr/>
      </w:pPr>
      <w:r>
        <w:rPr/>
        <w:t>Disk usage is regularly checked using df and du to ensure adequate space for audit logs.</w:t>
      </w:r>
    </w:p>
    <w:p>
      <w:pPr>
        <w:pStyle w:val="Normal"/>
        <w:widowControl/>
        <w:shd w:val="clear" w:color="auto" w:fill="FFFFFF" w:themeFill="background1"/>
        <w:spacing w:lineRule="auto" w:line="240" w:before="0" w:after="0"/>
        <w:textAlignment w:val="baseline"/>
        <w:rPr/>
      </w:pPr>
      <w:r>
        <w:rPr/>
        <w:t>Alert mechanism</w:t>
      </w:r>
    </w:p>
    <w:p>
      <w:pPr>
        <w:pStyle w:val="Normal"/>
        <w:widowControl/>
        <w:shd w:val="clear" w:color="auto" w:fill="FFFFFF" w:themeFill="background1"/>
        <w:spacing w:lineRule="auto" w:line="240" w:before="0" w:after="0"/>
        <w:ind w:left="425" w:hanging="0"/>
        <w:textAlignment w:val="baseline"/>
        <w:rPr/>
      </w:pPr>
      <w:r>
        <w:rPr/>
        <w:t>auditd is configured to send alerts via syslog or email when disk space is low.</w:t>
      </w:r>
    </w:p>
    <w:p>
      <w:pPr>
        <w:pStyle w:val="Normal"/>
        <w:widowControl/>
        <w:shd w:val="clear" w:color="auto" w:fill="FFFFFF" w:themeFill="background1"/>
        <w:spacing w:lineRule="auto" w:line="240" w:before="0" w:after="0"/>
        <w:textAlignment w:val="baseline"/>
        <w:rPr/>
      </w:pPr>
      <w:r>
        <w:rPr/>
        <w:t>Storage overflow tested</w:t>
      </w:r>
    </w:p>
    <w:p>
      <w:pPr>
        <w:pStyle w:val="Normal"/>
        <w:widowControl/>
        <w:shd w:val="clear" w:color="auto" w:fill="FFFFFF" w:themeFill="background1"/>
        <w:spacing w:lineRule="auto" w:line="240" w:before="0" w:after="0"/>
        <w:ind w:left="425" w:hanging="0"/>
        <w:textAlignment w:val="baseline"/>
        <w:rPr/>
      </w:pPr>
      <w:r>
        <w:rPr/>
        <w:t>Log flooding tests confirmed that log rotation and alert mechanisms function correctly under high load.</w:t>
      </w:r>
    </w:p>
    <w:p>
      <w:pPr>
        <w:pStyle w:val="3"/>
        <w:widowControl/>
        <w:shd w:val="clear" w:color="auto" w:fill="FFFFFF" w:themeFill="background1"/>
        <w:spacing w:lineRule="auto" w:line="240" w:before="160" w:after="300"/>
        <w:rPr>
          <w:rFonts w:eastAsia="新細明體" w:cs="Segoe UI"/>
          <w:sz w:val="18"/>
          <w:szCs w:val="18"/>
        </w:rPr>
      </w:pPr>
      <w:bookmarkStart w:id="87" w:name="_Toc207723239"/>
      <w:r>
        <w:rPr/>
        <w:t>Detailed Setting Steps</w:t>
      </w:r>
      <w:bookmarkEnd w:id="87"/>
      <w:r>
        <w:rPr/>
        <w:t> </w:t>
      </w:r>
    </w:p>
    <w:p>
      <w:pPr>
        <w:pStyle w:val="Normal"/>
        <w:widowControl/>
        <w:shd w:val="clear" w:color="auto" w:fill="FFFFFF" w:themeFill="background1"/>
        <w:spacing w:lineRule="auto" w:line="240" w:before="120" w:after="300"/>
        <w:textAlignment w:val="baseline"/>
        <w:rPr>
          <w:color w:val="0D0D0D" w:themeColor="text1" w:themeTint="f2"/>
        </w:rPr>
      </w:pPr>
      <w:r>
        <w:rPr>
          <w:color w:val="0F4761" w:themeColor="accent1" w:themeShade="bf"/>
          <w:sz w:val="28"/>
          <w:szCs w:val="28"/>
        </w:rPr>
        <w:t>1. Dedicated Audit Log Storage:</w:t>
      </w:r>
      <w:r>
        <w:rPr>
          <w:color w:val="0A2F41" w:themeColor="accent1" w:themeShade="80"/>
          <w:sz w:val="28"/>
          <w:szCs w:val="28"/>
        </w:rPr>
        <w:t xml:space="preserve"> </w:t>
      </w:r>
    </w:p>
    <w:p>
      <w:pPr>
        <w:pStyle w:val="ListParagraph"/>
        <w:widowControl/>
        <w:shd w:val="clear" w:color="auto" w:fill="FFFFFF" w:themeFill="background1"/>
        <w:spacing w:lineRule="auto" w:line="240" w:before="120" w:after="120"/>
        <w:ind w:left="284" w:hanging="0"/>
        <w:contextualSpacing/>
        <w:textAlignment w:val="baseline"/>
        <w:pPrChange w:id="0" w:author="Winston.Huang" w:date="2025-05-14T16:58:00Z">
          <w:pPr>
            <w:pStyle w:val="ListParagraph"/>
            <w:numPr>
              <w:ilvl w:val="0"/>
              <w:numId w:val="148"/>
            </w:numPr>
            <w:widowControl/>
            <w:textAlignment w:val="baseline"/>
            <w:ind w:left="720" w:hanging="360"/>
            <w:contextualSpacing/>
            <w:spacing w:lineRule="auto" w:line="240" w:before="120" w:after="120"/>
            <w:shd w:val="clear" w:color="auto" w:fill="FFFFFF" w:themeFill="background1"/>
          </w:pPr>
        </w:pPrChange>
        <w:rPr>
          <w:color w:val="0D0D0D" w:themeColor="text1" w:themeTint="f2"/>
        </w:rPr>
      </w:pPr>
      <w:r>
        <w:rPr>
          <w:color w:val="0D0D0D" w:themeColor="text1" w:themeTint="f2"/>
        </w:rPr>
        <w:t>Audit logs are stored in /var/log/audit, which is allocated sufficient disk space. Disk usage is regularly monitored using standard tools such as df and du</w:t>
      </w:r>
    </w:p>
    <w:p>
      <w:pPr>
        <w:pStyle w:val="Normal"/>
        <w:widowControl/>
        <w:shd w:val="clear" w:color="auto" w:fill="FFFFFF" w:themeFill="background1"/>
        <w:spacing w:lineRule="auto" w:line="240" w:before="120" w:after="120"/>
        <w:textAlignment w:val="baseline"/>
        <w:rPr>
          <w:color w:val="0D0D0D" w:themeColor="text1" w:themeTint="f2"/>
        </w:rPr>
      </w:pPr>
      <w:r>
        <w:rPr>
          <w:color w:val="0F4761" w:themeColor="accent1" w:themeShade="bf"/>
          <w:sz w:val="28"/>
          <w:szCs w:val="28"/>
        </w:rPr>
        <w:t>2. Auditd Log Rotation Configuration:</w:t>
      </w:r>
      <w:r>
        <w:rPr>
          <w:color w:val="0A2F41" w:themeColor="accent1" w:themeShade="80"/>
          <w:sz w:val="28"/>
          <w:szCs w:val="28"/>
        </w:rPr>
        <w:t xml:space="preserve"> </w:t>
      </w:r>
    </w:p>
    <w:p>
      <w:pPr>
        <w:pStyle w:val="ListParagraph"/>
        <w:widowControl/>
        <w:shd w:val="clear" w:color="auto" w:fill="FFFFFF" w:themeFill="background1"/>
        <w:spacing w:lineRule="auto" w:line="240" w:before="120" w:after="120"/>
        <w:ind w:left="284" w:hanging="0"/>
        <w:contextualSpacing/>
        <w:pPrChange w:id="0" w:author="Winston.Huang" w:date="2025-05-14T16:59:00Z">
          <w:pPr>
            <w:pStyle w:val="ListParagraph"/>
            <w:numPr>
              <w:ilvl w:val="0"/>
              <w:numId w:val="147"/>
            </w:numPr>
            <w:widowControl/>
            <w:ind w:left="720" w:hanging="360"/>
            <w:contextualSpacing/>
            <w:spacing w:lineRule="auto" w:line="240" w:before="120" w:after="120"/>
            <w:shd w:val="clear" w:color="auto" w:fill="FFFFFF" w:themeFill="background1"/>
          </w:pPr>
        </w:pPrChange>
        <w:rPr>
          <w:color w:val="0F4761" w:themeColor="accent1" w:themeShade="bf"/>
        </w:rPr>
      </w:pPr>
      <w:r>
        <w:rPr>
          <w:color w:val="000000" w:themeColor="text1"/>
          <w:color w:val="000000" w:themeColor="text1"/>
          <w:rPrChange w:id="0" w:author="Winston.Huang" w:date="2025-05-14T16:58:00Z">
            <w:rPr>
              <w:sz w:val="21"/>
              <w:szCs w:val="21"/>
            </w:rPr>
          </w:rPrChange>
        </w:rPr>
        <w:t>The file /etc/audit/auditd.conf includes the following relevant parameters:</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FSTAB=/etc/fstab</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AUDITD_CONF=/etc/audit/auditd.conf</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sz w:val="18"/>
          <w:szCs w:val="18"/>
        </w:rPr>
      </w:pPr>
      <w:r>
        <w:rPr>
          <w:rFonts w:ascii="Consolas" w:hAnsi="Consolas"/>
          <w:sz w:val="18"/>
          <w:szCs w:val="18"/>
        </w:rPr>
        <w:t>sudo systemctl stop auditd</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sz w:val="18"/>
          <w:szCs w:val="18"/>
        </w:rPr>
      </w:pPr>
      <w:r>
        <w:rPr>
          <w:rFonts w:ascii="Consolas" w:hAnsi="Consolas"/>
          <w:sz w:val="18"/>
          <w:szCs w:val="18"/>
        </w:rPr>
      </w:r>
    </w:p>
    <w:p>
      <w:pPr>
        <w:pStyle w:val="ListParagraph"/>
        <w:widowControl/>
        <w:shd w:val="clear" w:color="auto" w:fill="FFFFFF" w:themeFill="background1"/>
        <w:spacing w:lineRule="atLeast" w:line="0" w:before="0" w:after="0"/>
        <w:ind w:left="567" w:hanging="0"/>
        <w:contextualSpacing/>
        <w:rPr>
          <w:rFonts w:ascii="Consolas" w:hAnsi="Consolas"/>
          <w:sz w:val="18"/>
          <w:szCs w:val="18"/>
        </w:rPr>
      </w:pPr>
      <w:r>
        <w:rPr>
          <w:rFonts w:ascii="Consolas" w:hAnsi="Consolas"/>
          <w:sz w:val="18"/>
          <w:szCs w:val="18"/>
        </w:rPr>
        <w:t># create one dedicated audit volume to save audit log</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AUDIT_VOL=/audit_volume</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AUDIT_VOL_SIZE=110M</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L1_SPACE_LEFT=50 #percentage</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L2_SPACE_LEFT=15 #percentage</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r>
    </w:p>
    <w:p>
      <w:pPr>
        <w:pStyle w:val="ListParagraph"/>
        <w:widowControl/>
        <w:shd w:val="clear" w:color="auto" w:fill="FFFFFF" w:themeFill="background1"/>
        <w:spacing w:lineRule="atLeast" w:line="0" w:before="0" w:after="0"/>
        <w:ind w:left="567" w:hanging="0"/>
        <w:contextualSpacing/>
        <w:rPr>
          <w:rFonts w:ascii="Consolas" w:hAnsi="Consolas"/>
          <w:color w:val="000000" w:themeColor="text1"/>
          <w:sz w:val="18"/>
          <w:szCs w:val="18"/>
        </w:rPr>
      </w:pPr>
      <w:r>
        <w:rPr>
          <w:rFonts w:ascii="Consolas" w:hAnsi="Consolas"/>
          <w:color w:val="000000" w:themeColor="text1"/>
          <w:sz w:val="18"/>
          <w:szCs w:val="18"/>
        </w:rPr>
        <w:t>findmnt /var/log/audit &amp;&gt; /dev/null &amp;&amp; sudo umount $AUDIT_VOL</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sudo sed -i "/\/var\/log\/audit/d" /etc/fstab</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sudo rm -f /var/log/audit/*</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sudo truncate -s $AUDIT_VOL_SIZE $AUDIT_VOL &amp;&amp; sudo mkfs.ext4 -F $AUDIT_VOL</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export $(blkid -o export `findmnt -o SOURCE -n /` | grep ^LABEL)</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sudo sed -i "/$LABEL/a ${AUDIT_VOL}\t/var/log/audit\text4\tdefaults\t0\t0" /etc/fstab</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sudo mount $AUDIT_VOL</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audit volume done</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r>
    </w:p>
    <w:p>
      <w:pPr>
        <w:pStyle w:val="ListParagraph"/>
        <w:widowControl/>
        <w:shd w:val="clear" w:color="auto" w:fill="FFFFFF" w:themeFill="background1"/>
        <w:spacing w:lineRule="atLeast" w:line="0" w:before="0" w:after="0"/>
        <w:ind w:left="567" w:hanging="0"/>
        <w:contextualSpacing/>
        <w:rPr>
          <w:rFonts w:ascii="Consolas" w:hAnsi="Consolas"/>
          <w:color w:val="000000" w:themeColor="text1"/>
          <w:sz w:val="18"/>
          <w:szCs w:val="18"/>
        </w:rPr>
      </w:pPr>
      <w:r>
        <w:rPr>
          <w:rFonts w:ascii="Consolas" w:hAnsi="Consolas"/>
          <w:color w:val="000000" w:themeColor="text1"/>
          <w:sz w:val="18"/>
          <w:szCs w:val="18"/>
        </w:rPr>
        <w:t>sudo sed -i "</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xml:space="preserve">  </w:t>
      </w:r>
      <w:r>
        <w:rPr>
          <w:rFonts w:ascii="Consolas" w:hAnsi="Consolas"/>
          <w:color w:val="000000" w:themeColor="text1"/>
          <w:sz w:val="18"/>
          <w:szCs w:val="18"/>
        </w:rPr>
        <w:t>s/\(num_logs \).*/\1= 10/;</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xml:space="preserve">  </w:t>
      </w:r>
      <w:r>
        <w:rPr>
          <w:rFonts w:ascii="Consolas" w:hAnsi="Consolas"/>
          <w:color w:val="000000" w:themeColor="text1"/>
          <w:sz w:val="18"/>
          <w:szCs w:val="18"/>
        </w:rPr>
        <w:t>s/\(space_left \).*/\1= ${L1_SPACE_LEFT}/;</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xml:space="preserve">  </w:t>
      </w:r>
      <w:r>
        <w:rPr>
          <w:rFonts w:ascii="Consolas" w:hAnsi="Consolas"/>
          <w:color w:val="000000" w:themeColor="text1"/>
          <w:sz w:val="18"/>
          <w:szCs w:val="18"/>
        </w:rPr>
        <w:t>s/\(admin_space_left \).*/\1= ${L2_SPACE_LEFT}/;</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xml:space="preserve">  </w:t>
      </w:r>
      <w:r>
        <w:rPr>
          <w:rFonts w:ascii="Consolas" w:hAnsi="Consolas"/>
          <w:color w:val="000000" w:themeColor="text1"/>
          <w:sz w:val="18"/>
          <w:szCs w:val="18"/>
        </w:rPr>
        <w:t>s/\(admin_space_left_action \).*/\1= SYSLOG/;</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xml:space="preserve">  </w:t>
      </w:r>
      <w:r>
        <w:rPr>
          <w:rFonts w:ascii="Consolas" w:hAnsi="Consolas"/>
          <w:color w:val="000000" w:themeColor="text1"/>
          <w:sz w:val="18"/>
          <w:szCs w:val="18"/>
        </w:rPr>
        <w:t>s/\(disk_full_action \).*/\1= SYSLOG/;</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xml:space="preserve">  </w:t>
      </w:r>
      <w:r>
        <w:rPr>
          <w:rFonts w:ascii="Consolas" w:hAnsi="Consolas"/>
          <w:color w:val="000000" w:themeColor="text1"/>
          <w:sz w:val="18"/>
          <w:szCs w:val="18"/>
        </w:rPr>
        <w:t>s/\(disk_error_action \).*/\1= SYSLOG/;</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 $AUDITD_CONF</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r>
    </w:p>
    <w:p>
      <w:pPr>
        <w:pStyle w:val="ListParagraph"/>
        <w:widowControl/>
        <w:shd w:val="clear" w:color="auto" w:fill="FFFFFF" w:themeFill="background1"/>
        <w:spacing w:lineRule="atLeast" w:line="0" w:before="0" w:after="0"/>
        <w:ind w:left="567" w:hanging="0"/>
        <w:contextualSpacing/>
        <w:rPr>
          <w:rFonts w:ascii="Consolas" w:hAnsi="Consolas"/>
          <w:color w:val="000000" w:themeColor="text1"/>
          <w:sz w:val="18"/>
          <w:szCs w:val="18"/>
        </w:rPr>
      </w:pPr>
      <w:r>
        <w:rPr>
          <w:rFonts w:ascii="Consolas" w:hAnsi="Consolas"/>
          <w:color w:val="000000" w:themeColor="text1"/>
          <w:sz w:val="18"/>
          <w:szCs w:val="18"/>
        </w:rPr>
        <w:t>sudo systemctl start auditd</w:t>
      </w:r>
    </w:p>
    <w:p>
      <w:pPr>
        <w:pStyle w:val="ListParagraph"/>
        <w:widowControl/>
        <w:shd w:val="clear" w:color="auto" w:fill="FFFFFF" w:themeFill="background1"/>
        <w:spacing w:lineRule="atLeast" w:line="0" w:before="0" w:after="0"/>
        <w:ind w:left="567" w:hanging="0"/>
        <w:contextualSpacing/>
        <w:pPrChange w:id="0" w:author="Winston.Huang" w:date="2025-05-14T17:01: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18"/>
          <w:szCs w:val="18"/>
        </w:rPr>
      </w:pPr>
      <w:r>
        <w:rPr>
          <w:rFonts w:ascii="Consolas" w:hAnsi="Consolas"/>
          <w:color w:val="000000" w:themeColor="text1"/>
          <w:sz w:val="18"/>
          <w:szCs w:val="18"/>
        </w:rPr>
        <w:t>systemctl status auditd</w:t>
      </w:r>
    </w:p>
    <w:p>
      <w:pPr>
        <w:pStyle w:val="ListParagraph"/>
        <w:widowControl/>
        <w:shd w:val="clear" w:color="auto" w:fill="FFFFFF" w:themeFill="background1"/>
        <w:spacing w:lineRule="auto" w:line="240" w:before="120" w:after="120"/>
        <w:ind w:left="284" w:hanging="0"/>
        <w:contextualSpacing/>
        <w:pPrChange w:id="0" w:author="Winston.Huang" w:date="2025-05-14T16:59:00Z">
          <w:pPr>
            <w:pStyle w:val="ListParagraph"/>
            <w:widowControl/>
            <w:contextualSpacing/>
            <w:spacing w:lineRule="auto" w:line="240" w:before="120" w:after="120"/>
            <w:shd w:val="clear" w:color="auto" w:fill="FFFFFF" w:themeFill="background1"/>
          </w:pPr>
        </w:pPrChange>
        <w:rPr>
          <w:color w:val="000000" w:themeColor="text1"/>
        </w:rPr>
      </w:pPr>
      <w:r>
        <w:rPr>
          <w:color w:val="000000" w:themeColor="text1"/>
          <w:color w:val="000000" w:themeColor="text1"/>
          <w:rPrChange w:id="0" w:author="Winston.Huang" w:date="2025-05-14T16:58:00Z">
            <w:rPr>
              <w:sz w:val="21"/>
              <w:szCs w:val="21"/>
            </w:rPr>
          </w:rPrChange>
        </w:rPr>
        <w:t xml:space="preserve">These settings ensure that when the current log file reaches 110MB, it is rotated, and up to </w:t>
      </w:r>
      <w:r>
        <w:rPr>
          <w:color w:val="000000" w:themeColor="text1"/>
          <w:color w:val="000000" w:themeColor="text1"/>
          <w:rPrChange w:id="0" w:author="Winston.Huang" w:date="2025-05-14T16:58:00Z">
            <w:rPr>
              <w:sz w:val="21"/>
              <w:szCs w:val="21"/>
            </w:rPr>
          </w:rPrChange>
        </w:rPr>
        <w:t>10 rotated logs are preserved.</w:t>
      </w:r>
    </w:p>
    <w:p>
      <w:pPr>
        <w:pStyle w:val="Normal"/>
        <w:widowControl/>
        <w:shd w:val="clear" w:color="auto" w:fill="FFFFFF" w:themeFill="background1"/>
        <w:spacing w:lineRule="auto" w:line="240" w:before="120" w:after="120"/>
        <w:textAlignment w:val="baseline"/>
        <w:rPr>
          <w:color w:val="0D0D0D" w:themeColor="text1" w:themeTint="f2"/>
        </w:rPr>
      </w:pPr>
      <w:r>
        <w:rPr>
          <w:color w:val="0F4761" w:themeColor="accent1" w:themeShade="bf"/>
          <w:sz w:val="28"/>
          <w:szCs w:val="28"/>
        </w:rPr>
        <w:t>3. Low Space Alert Mechanism:</w:t>
      </w:r>
      <w:r>
        <w:rPr>
          <w:color w:val="0A2F41" w:themeColor="accent1" w:themeShade="80"/>
          <w:sz w:val="28"/>
          <w:szCs w:val="28"/>
        </w:rPr>
        <w:t xml:space="preserve"> </w:t>
      </w:r>
    </w:p>
    <w:p>
      <w:pPr>
        <w:pStyle w:val="ListParagraph"/>
        <w:widowControl/>
        <w:shd w:val="clear" w:color="auto" w:fill="FFFFFF" w:themeFill="background1"/>
        <w:spacing w:lineRule="auto" w:line="240" w:before="120" w:after="120"/>
        <w:ind w:left="284" w:hanging="0"/>
        <w:contextualSpacing/>
        <w:pPrChange w:id="0" w:author="Winston.Huang" w:date="2025-05-14T17:00:00Z">
          <w:pPr>
            <w:pStyle w:val="ListParagraph"/>
            <w:widowControl/>
            <w:contextualSpacing/>
            <w:spacing w:lineRule="auto" w:line="240" w:before="120" w:after="120"/>
            <w:shd w:val="clear" w:color="auto" w:fill="FFFFFF" w:themeFill="background1"/>
          </w:pPr>
        </w:pPrChange>
        <w:rPr>
          <w:color w:val="000000" w:themeColor="text1"/>
        </w:rPr>
      </w:pPr>
      <w:r>
        <w:rPr>
          <w:color w:val="000000" w:themeColor="text1"/>
        </w:rPr>
        <w:t xml:space="preserve">The </w:t>
      </w:r>
      <w:r>
        <w:rPr>
          <w:color w:val="000000" w:themeColor="text1"/>
          <w:color w:val="000000" w:themeColor="text1"/>
          <w:rPrChange w:id="0" w:author="Winston.Huang" w:date="2025-05-14T17:00:00Z">
            <w:rPr>
              <w:sz w:val="21"/>
              <w:szCs w:val="21"/>
            </w:rPr>
          </w:rPrChange>
        </w:rPr>
        <w:t>above configuration includes/implies proactive alert thresholds.</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20"/>
          <w:szCs w:val="20"/>
        </w:rPr>
      </w:pPr>
      <w:r>
        <w:rPr>
          <w:rFonts w:ascii="Consolas" w:hAnsi="Consolas"/>
          <w:color w:val="000000" w:themeColor="text1"/>
          <w:sz w:val="20"/>
          <w:szCs w:val="20"/>
        </w:rPr>
        <w:t>space_left = 50</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20"/>
          <w:szCs w:val="20"/>
        </w:rPr>
      </w:pPr>
      <w:r>
        <w:rPr>
          <w:rFonts w:ascii="Consolas" w:hAnsi="Consolas"/>
          <w:rFonts w:ascii="Consolas" w:hAnsi="Consolas"/>
          <w:color w:val="000000" w:themeColor="text1"/>
          <w:color w:val="000000" w:themeColor="text1"/>
          <w:sz w:val="20"/>
          <w:szCs w:val="20"/>
          <w:rPrChange w:id="0" w:author="Winston.Huang" w:date="2025-05-14T17:01:00Z">
            <w:rPr>
              <w:sz w:val="18"/>
              <w:szCs w:val="18"/>
            </w:rPr>
          </w:rPrChange>
        </w:rPr>
        <w:t>space_left_action = SYSLOG</w:t>
      </w:r>
      <w:r>
        <w:rPr>
          <w:rFonts w:ascii="Consolas" w:hAnsi="Consolas"/>
          <w:rFonts w:ascii="Consolas" w:hAnsi="Consolas"/>
          <w:color w:val="000000" w:themeColor="text1"/>
          <w:color w:val="000000" w:themeColor="text1"/>
          <w:sz w:val="20"/>
          <w:szCs w:val="20"/>
          <w:rPrChange w:id="0" w:author="Winston.Huang" w:date="2025-05-14T17:01:00Z">
            <w:rPr>
              <w:sz w:val="18"/>
              <w:szCs w:val="18"/>
            </w:rPr>
          </w:rPrChange>
        </w:rPr>
        <w:t xml:space="preserve"> </w:t>
      </w:r>
      <w:r>
        <w:rPr>
          <w:rFonts w:ascii="Consolas" w:hAnsi="Consolas"/>
          <w:rFonts w:ascii="Consolas" w:hAnsi="Consolas"/>
          <w:color w:val="FF0000"/>
          <w:color w:val="FF0000"/>
          <w:sz w:val="20"/>
          <w:szCs w:val="20"/>
          <w:rPrChange w:id="0" w:author="Winston.Huang" w:date="2025-05-14T17:01:00Z">
            <w:rPr>
              <w:sz w:val="18"/>
              <w:szCs w:val="18"/>
            </w:rPr>
          </w:rPrChange>
        </w:rPr>
        <w:t># default config</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20"/>
          <w:szCs w:val="20"/>
        </w:rPr>
      </w:pPr>
      <w:r>
        <w:rPr>
          <w:rFonts w:ascii="Consolas" w:hAnsi="Consolas"/>
          <w:color w:val="000000" w:themeColor="text1"/>
          <w:sz w:val="20"/>
          <w:szCs w:val="20"/>
        </w:rPr>
        <w:t>admin_space_left = 15</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20"/>
          <w:szCs w:val="20"/>
        </w:rPr>
      </w:pPr>
      <w:r>
        <w:rPr>
          <w:rFonts w:ascii="Consolas" w:hAnsi="Consolas"/>
          <w:color w:val="000000" w:themeColor="text1"/>
          <w:sz w:val="20"/>
          <w:szCs w:val="20"/>
        </w:rPr>
        <w:t>admin_space_left_action = SYSLOG</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FF0000"/>
          <w:sz w:val="20"/>
          <w:szCs w:val="20"/>
        </w:rPr>
      </w:pPr>
      <w:r>
        <w:rPr>
          <w:rFonts w:ascii="Consolas" w:hAnsi="Consolas"/>
          <w:color w:val="000000" w:themeColor="text1"/>
          <w:sz w:val="20"/>
          <w:szCs w:val="20"/>
        </w:rPr>
        <w:t>action_mail_acct = root</w:t>
      </w:r>
      <w:r>
        <w:rPr>
          <w:rFonts w:ascii="Consolas" w:hAnsi="Consolas"/>
          <w:rFonts w:ascii="Consolas" w:hAnsi="Consolas"/>
          <w:color w:val="000000" w:themeColor="text1"/>
          <w:color w:val="000000" w:themeColor="text1"/>
          <w:sz w:val="20"/>
          <w:szCs w:val="20"/>
          <w:rPrChange w:id="0" w:author="Winston.Huang" w:date="2025-05-14T17:01:00Z">
            <w:rPr>
              <w:sz w:val="18"/>
              <w:szCs w:val="18"/>
            </w:rPr>
          </w:rPrChange>
        </w:rPr>
        <w:t xml:space="preserve"> </w:t>
      </w:r>
      <w:r>
        <w:rPr>
          <w:rFonts w:ascii="Consolas" w:hAnsi="Consolas"/>
          <w:rFonts w:ascii="Consolas" w:hAnsi="Consolas"/>
          <w:color w:val="FF0000"/>
          <w:color w:val="FF0000"/>
          <w:sz w:val="20"/>
          <w:szCs w:val="20"/>
          <w:rPrChange w:id="0" w:author="Winston.Huang" w:date="2025-05-14T17:01:00Z">
            <w:rPr>
              <w:sz w:val="18"/>
              <w:szCs w:val="18"/>
            </w:rPr>
          </w:rPrChange>
        </w:rPr>
        <w:t># default config</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20"/>
          <w:szCs w:val="20"/>
        </w:rPr>
      </w:pPr>
      <w:r>
        <w:rPr>
          <w:rFonts w:ascii="Consolas" w:hAnsi="Consolas"/>
          <w:rFonts w:ascii="Consolas" w:hAnsi="Consolas"/>
          <w:color w:val="000000" w:themeColor="text1"/>
          <w:color w:val="000000" w:themeColor="text1"/>
          <w:sz w:val="20"/>
          <w:szCs w:val="20"/>
          <w:rPrChange w:id="0" w:author="Winston.Huang" w:date="2025-05-14T17:01:00Z">
            <w:rPr>
              <w:sz w:val="18"/>
              <w:szCs w:val="18"/>
            </w:rPr>
          </w:rPrChange>
        </w:rPr>
        <w:t>disk_full_action = SYSLOG</w:t>
      </w:r>
    </w:p>
    <w:p>
      <w:pPr>
        <w:pStyle w:val="ListParagraph"/>
        <w:widowControl/>
        <w:shd w:val="clear" w:color="auto" w:fill="FFFFFF" w:themeFill="background1"/>
        <w:spacing w:lineRule="atLeast" w:line="0" w:before="0" w:after="0"/>
        <w:ind w:left="567" w:hanging="0"/>
        <w:contextualSpacing/>
        <w:pPrChange w:id="0" w:author="Winston.Huang" w:date="2025-05-14T17:00:00Z">
          <w:pPr>
            <w:pStyle w:val="ListParagraph"/>
            <w:widowControl/>
            <w:ind w:left="851" w:hanging="0"/>
            <w:contextualSpacing/>
            <w:spacing w:lineRule="atLeast" w:line="0" w:before="0" w:after="0"/>
            <w:shd w:val="clear" w:color="auto" w:fill="FFFFFF" w:themeFill="background1"/>
          </w:pPr>
        </w:pPrChange>
        <w:rPr>
          <w:rFonts w:ascii="Consolas" w:hAnsi="Consolas"/>
          <w:color w:val="000000" w:themeColor="text1"/>
          <w:sz w:val="20"/>
          <w:szCs w:val="20"/>
        </w:rPr>
      </w:pPr>
      <w:r>
        <w:rPr>
          <w:rFonts w:ascii="Consolas" w:hAnsi="Consolas"/>
          <w:color w:val="000000" w:themeColor="text1"/>
          <w:sz w:val="20"/>
          <w:szCs w:val="20"/>
        </w:rPr>
        <w:t>disk_error_action = SYSLOG</w:t>
      </w:r>
    </w:p>
    <w:p>
      <w:pPr>
        <w:pStyle w:val="ListParagraph"/>
        <w:widowControl/>
        <w:shd w:val="clear" w:color="auto" w:fill="FFFFFF" w:themeFill="background1"/>
        <w:spacing w:lineRule="auto" w:line="240" w:before="120" w:after="120"/>
        <w:ind w:left="284" w:hanging="0"/>
        <w:contextualSpacing/>
        <w:pPrChange w:id="0" w:author="Winston.Huang" w:date="2025-05-14T16:59:00Z">
          <w:pPr>
            <w:pStyle w:val="ListParagraph"/>
            <w:widowControl/>
            <w:contextualSpacing/>
            <w:spacing w:lineRule="auto" w:line="240" w:before="120" w:after="120"/>
            <w:shd w:val="clear" w:color="auto" w:fill="FFFFFF" w:themeFill="background1"/>
          </w:pPr>
        </w:pPrChange>
        <w:rPr>
          <w:color w:val="000000" w:themeColor="text1"/>
        </w:rPr>
      </w:pPr>
      <w:r>
        <w:rPr>
          <w:color w:val="000000" w:themeColor="text1"/>
          <w:color w:val="000000" w:themeColor="text1"/>
          <w:rPrChange w:id="0" w:author="Winston.Huang" w:date="2025-05-14T16:59:00Z">
            <w:rPr>
              <w:sz w:val="21"/>
              <w:szCs w:val="21"/>
            </w:rPr>
          </w:rPrChange>
        </w:rPr>
        <w:t xml:space="preserve">When available space drops below </w:t>
      </w:r>
      <w:r>
        <w:rPr>
          <w:color w:val="000000" w:themeColor="text1"/>
          <w:color w:val="000000" w:themeColor="text1"/>
          <w:rPrChange w:id="0" w:author="Winston.Huang" w:date="2025-05-14T16:59:00Z">
            <w:rPr>
              <w:sz w:val="21"/>
              <w:szCs w:val="21"/>
            </w:rPr>
          </w:rPrChange>
        </w:rPr>
        <w:t>50MB or 15MB, a syslog alert is triggered.</w:t>
      </w:r>
    </w:p>
    <w:p>
      <w:pPr>
        <w:pStyle w:val="Normal"/>
        <w:widowControl/>
        <w:shd w:val="clear" w:color="auto" w:fill="FFFFFF" w:themeFill="background1"/>
        <w:spacing w:lineRule="auto" w:line="240" w:before="120" w:after="120"/>
        <w:textAlignment w:val="baseline"/>
        <w:rPr>
          <w:color w:val="0D0D0D" w:themeColor="text1" w:themeTint="f2"/>
        </w:rPr>
      </w:pPr>
      <w:r>
        <w:rPr>
          <w:color w:val="0F4761" w:themeColor="accent1" w:themeShade="bf"/>
          <w:sz w:val="28"/>
          <w:szCs w:val="28"/>
        </w:rPr>
        <w:t>4. Log Overflow Testing:</w:t>
      </w:r>
      <w:r>
        <w:rPr>
          <w:color w:val="0A2F41" w:themeColor="accent1" w:themeShade="80"/>
          <w:sz w:val="28"/>
          <w:szCs w:val="28"/>
        </w:rPr>
        <w:t xml:space="preserve"> </w:t>
      </w:r>
    </w:p>
    <w:p>
      <w:pPr>
        <w:pStyle w:val="ListParagraph"/>
        <w:widowControl/>
        <w:shd w:val="clear" w:color="auto" w:fill="FFFFFF" w:themeFill="background1"/>
        <w:spacing w:lineRule="auto" w:line="240" w:before="120" w:after="120"/>
        <w:ind w:left="284" w:hanging="0"/>
        <w:contextualSpacing/>
        <w:pPrChange w:id="0" w:author="Winston.Huang" w:date="2025-05-14T16:59:00Z">
          <w:pPr>
            <w:pStyle w:val="ListParagraph"/>
            <w:widowControl/>
            <w:contextualSpacing/>
            <w:spacing w:lineRule="auto" w:line="240" w:before="120" w:after="120"/>
            <w:shd w:val="clear" w:color="auto" w:fill="FFFFFF" w:themeFill="background1"/>
          </w:pPr>
        </w:pPrChange>
        <w:rPr>
          <w:color w:val="0D0D0D" w:themeColor="text1" w:themeTint="f2"/>
        </w:rPr>
      </w:pPr>
      <w:r>
        <w:rPr>
          <w:color w:val="0D0D0D" w:themeColor="text1" w:themeTint="f2"/>
        </w:rPr>
        <w:t>Controlled stress testing was performed by generating high volumes of audit events. The system successfully rotated logs and triggered alerts without losing data.</w:t>
      </w:r>
    </w:p>
    <w:p>
      <w:pPr>
        <w:pStyle w:val="ListParagraph"/>
        <w:widowControl/>
        <w:shd w:val="clear" w:color="auto" w:fill="FFFFFF" w:themeFill="background1"/>
        <w:spacing w:lineRule="auto" w:line="240" w:before="120" w:after="120"/>
        <w:ind w:left="284" w:hanging="0"/>
        <w:contextualSpacing/>
        <w:pPrChange w:id="0" w:author="Winston.Huang" w:date="2025-05-14T17:00:00Z">
          <w:pPr>
            <w:pStyle w:val="ListParagraph"/>
            <w:widowControl/>
            <w:contextualSpacing/>
            <w:spacing w:lineRule="auto" w:line="240" w:before="120" w:after="120"/>
            <w:shd w:val="clear" w:color="auto" w:fill="FFFFFF" w:themeFill="background1"/>
          </w:pPr>
        </w:pPrChange>
        <w:rPr>
          <w:color w:val="0D0D0D" w:themeColor="text1" w:themeTint="f2"/>
        </w:rPr>
      </w:pPr>
      <w:r>
        <w:rPr/>
        <w:drawing>
          <wp:inline distT="0" distB="0" distL="0" distR="0">
            <wp:extent cx="5274310" cy="2421255"/>
            <wp:effectExtent l="0" t="0" r="0" b="0"/>
            <wp:docPr id="8" name="圖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3" descr=""/>
                    <pic:cNvPicPr>
                      <a:picLocks noChangeAspect="1" noChangeArrowheads="1"/>
                    </pic:cNvPicPr>
                  </pic:nvPicPr>
                  <pic:blipFill>
                    <a:blip r:embed="rId7"/>
                    <a:stretch>
                      <a:fillRect/>
                    </a:stretch>
                  </pic:blipFill>
                  <pic:spPr bwMode="auto">
                    <a:xfrm>
                      <a:off x="0" y="0"/>
                      <a:ext cx="5274310" cy="2421255"/>
                    </a:xfrm>
                    <a:prstGeom prst="rect">
                      <a:avLst/>
                    </a:prstGeom>
                  </pic:spPr>
                </pic:pic>
              </a:graphicData>
            </a:graphic>
          </wp:inline>
        </w:drawing>
      </w:r>
    </w:p>
    <w:p>
      <w:pPr>
        <w:pStyle w:val="ListParagraph"/>
        <w:widowControl/>
        <w:shd w:val="clear" w:color="auto" w:fill="FFFFFF" w:themeFill="background1"/>
        <w:spacing w:lineRule="auto" w:line="240" w:before="120" w:after="120"/>
        <w:contextualSpacing/>
        <w:rPr>
          <w:color w:val="0D0D0D" w:themeColor="text1" w:themeTint="f2"/>
        </w:rPr>
      </w:pPr>
      <w:r>
        <w:rPr>
          <w:color w:val="0D0D0D" w:themeColor="text1" w:themeTint="f2"/>
        </w:rPr>
      </w:r>
    </w:p>
    <w:p>
      <w:pPr>
        <w:pStyle w:val="Normal"/>
        <w:widowControl/>
        <w:spacing w:lineRule="auto" w:line="259" w:before="0" w:after="0"/>
        <w:jc w:val="both"/>
        <w:rPr/>
      </w:pPr>
      <w:r>
        <w:rPr/>
      </w:r>
    </w:p>
    <w:p>
      <w:pPr>
        <w:pStyle w:val="2"/>
        <w:widowControl/>
        <w:spacing w:lineRule="auto" w:line="240" w:before="160" w:after="0"/>
        <w:rPr>
          <w:rFonts w:ascii="Aptos" w:hAnsi="Aptos" w:eastAsia="Aptos" w:cs="Aptos"/>
          <w:sz w:val="28"/>
          <w:szCs w:val="28"/>
          <w:lang w:val="en-IN"/>
        </w:rPr>
      </w:pPr>
      <w:bookmarkStart w:id="88" w:name="_Toc207723240"/>
      <w:r>
        <w:rPr/>
        <w:t xml:space="preserve">CR 2.10 </w:t>
      </w:r>
      <w:r>
        <w:rPr>
          <w:rStyle w:val="21"/>
        </w:rPr>
        <w:t>– Response to audit processing failures</w:t>
      </w:r>
      <w:bookmarkEnd w:id="88"/>
    </w:p>
    <w:p>
      <w:pPr>
        <w:pStyle w:val="Normal"/>
        <w:widowControl/>
        <w:shd w:val="clear" w:color="auto" w:fill="FFFFFF" w:themeFill="background1"/>
        <w:spacing w:lineRule="auto" w:line="240" w:before="0" w:after="300"/>
        <w:jc w:val="both"/>
        <w:rPr/>
      </w:pPr>
      <w:r>
        <w:rPr>
          <w:b/>
          <w:bCs/>
        </w:rPr>
        <w:t>Response to audit processing failures</w:t>
      </w:r>
      <w:r>
        <w:rPr/>
        <w:t xml:space="preserve">: Ensuring Ubuntu 22.04 LTS handles and responds to audit </w:t>
      </w:r>
      <w:r>
        <w:rPr>
          <w:rFonts w:eastAsia="Aptos" w:cs="Aptos"/>
          <w:lang w:val="en-IN"/>
        </w:rPr>
        <w:t>processing</w:t>
      </w:r>
      <w:r>
        <w:rPr/>
        <w:t xml:space="preserve"> failures effectively, protecting essential services and supporting appropriate actions.</w:t>
      </w:r>
    </w:p>
    <w:p>
      <w:pPr>
        <w:pStyle w:val="3"/>
        <w:widowControl/>
        <w:spacing w:lineRule="auto" w:line="240" w:before="160" w:after="0"/>
        <w:rPr>
          <w:rFonts w:eastAsia="新細明體" w:cs="Segoe UI"/>
          <w:sz w:val="18"/>
          <w:szCs w:val="18"/>
        </w:rPr>
      </w:pPr>
      <w:bookmarkStart w:id="89" w:name="_Toc207723241"/>
      <w:r>
        <w:rPr/>
        <w:t>Statement</w:t>
      </w:r>
      <w:bookmarkEnd w:id="89"/>
      <w:r>
        <w:rPr>
          <w:rFonts w:eastAsia="新細明體" w:cs="Segoe UI"/>
        </w:rPr>
        <w:t> </w:t>
      </w:r>
    </w:p>
    <w:p>
      <w:pPr>
        <w:pStyle w:val="Normal"/>
        <w:widowControl/>
        <w:shd w:val="clear" w:color="auto" w:fill="FFFFFF" w:themeFill="background1"/>
        <w:spacing w:lineRule="auto" w:line="240" w:before="0" w:after="300"/>
        <w:jc w:val="both"/>
        <w:rPr/>
      </w:pPr>
      <w:del w:id="1669" w:author="Winston.Huang" w:date="2025-05-14T16:50:00Z">
        <w:r>
          <w:rPr>
            <w:rFonts w:eastAsia="Aptos" w:cs="Aptos"/>
            <w:lang w:val="en-IN"/>
          </w:rPr>
          <w:delText>To ensure compliance with IEC 62443 4-2 CR 2.10 regarding the response to audit processing failures, the Ubuntu 22.04 operating system is configured to handle and respond to audit processing failures effectively. This includes protecting against the loss of essential services and functions and supporting appropriate actions in response to such failures.</w:delText>
        </w:r>
      </w:del>
      <w:ins w:id="1670" w:author="Winston.Huang" w:date="2025-05-14T16:50:00Z">
        <w:r>
          <w:rPr>
            <w:rFonts w:cs="Aptos"/>
            <w:lang w:val="en-IN"/>
          </w:rPr>
          <w:t>The system is configured to detect and recover from audit processing failures by automatically restarting the audit logging service when it is unexpectedly terminated, ensuring continuous audit logging capability and compliance with CR 2.10.</w:t>
        </w:r>
      </w:ins>
      <w:r>
        <w:rPr/>
        <w:t xml:space="preserve"> </w:t>
      </w:r>
    </w:p>
    <w:p>
      <w:pPr>
        <w:pStyle w:val="Normal"/>
        <w:widowControl/>
        <w:shd w:val="clear" w:color="auto" w:fill="FFFFFF" w:themeFill="background1"/>
        <w:spacing w:lineRule="auto" w:line="240" w:before="0" w:after="300"/>
        <w:jc w:val="both"/>
        <w:rPr>
          <w:rFonts w:ascii="Aptos" w:hAnsi="Aptos" w:cs="Aptos"/>
          <w:lang w:val="en-IN"/>
        </w:rPr>
      </w:pPr>
      <w:r>
        <w:rPr/>
        <w:t>Note that this system is not related to essential functions, as it does not impact health, safety, or the environment.</w:t>
      </w:r>
    </w:p>
    <w:p>
      <w:pPr>
        <w:pStyle w:val="3"/>
        <w:widowControl/>
        <w:rPr>
          <w:rFonts w:eastAsia="新細明體" w:cs="Segoe UI"/>
          <w:sz w:val="18"/>
          <w:szCs w:val="18"/>
        </w:rPr>
      </w:pPr>
      <w:bookmarkStart w:id="90" w:name="_Toc207723242"/>
      <w:r>
        <w:rPr/>
        <w:t>Evidence</w:t>
      </w:r>
      <w:bookmarkEnd w:id="90"/>
      <w:r>
        <w:rPr/>
        <w:t> </w:t>
      </w:r>
    </w:p>
    <w:p>
      <w:pPr>
        <w:pStyle w:val="Normal"/>
        <w:widowControl/>
        <w:spacing w:lineRule="auto" w:line="240" w:before="0" w:after="0"/>
        <w:jc w:val="both"/>
        <w:textAlignment w:val="baseline"/>
        <w:rPr/>
      </w:pPr>
      <w:del w:id="1671" w:author="Winston.Huang" w:date="2025-05-14T16:50:00Z">
        <w:r>
          <w:rPr/>
          <w:delText>Ubuntu 22.04 uses the rsyslog service for logging system events. In the event of an audit processing failure, such as the rsyslog service stopping, the system is configured to notify the user and attempt to restart the service automatically. This setup aligns with commonly accepted industry practices and recommendations, ensuring that audit logs are maintained and available for review, even in the case of failures.</w:delText>
        </w:r>
      </w:del>
      <w:ins w:id="1672" w:author="Winston.Huang" w:date="2025-05-14T16:51:00Z">
        <w:r>
          <w:rPr/>
          <w:t>The system service definition for auditd was modified to enable automatic restart upon failure.</w:t>
        </w:r>
      </w:ins>
    </w:p>
    <w:p>
      <w:pPr>
        <w:pStyle w:val="Normal"/>
        <w:widowControl/>
        <w:spacing w:lineRule="auto" w:line="240" w:before="0" w:after="0"/>
        <w:jc w:val="both"/>
        <w:textAlignment w:val="baseline"/>
        <w:rPr/>
      </w:pPr>
      <w:ins w:id="1674" w:author="Winston.Huang" w:date="2025-05-14T16:51:00Z">
        <w:r>
          <w:rPr/>
          <w:t>During testing, the auditd process was manually terminated.</w:t>
        </w:r>
      </w:ins>
    </w:p>
    <w:p>
      <w:pPr>
        <w:pStyle w:val="Normal"/>
        <w:widowControl/>
        <w:spacing w:lineRule="auto" w:line="240" w:before="0" w:after="0"/>
        <w:jc w:val="both"/>
        <w:textAlignment w:val="baseline"/>
        <w:rPr/>
      </w:pPr>
      <w:ins w:id="1676" w:author="Winston.Huang" w:date="2025-05-14T16:51:00Z">
        <w:r>
          <w:rPr/>
          <w:t>System logs confirmed the detection of the service termination and the successful restart of auditd.</w:t>
        </w:r>
      </w:ins>
    </w:p>
    <w:p>
      <w:pPr>
        <w:pStyle w:val="Normal"/>
        <w:widowControl/>
        <w:spacing w:lineRule="auto" w:line="240" w:before="0" w:after="0"/>
        <w:jc w:val="both"/>
        <w:textAlignment w:val="baseline"/>
        <w:rPr/>
      </w:pPr>
      <w:ins w:id="1678" w:author="Winston.Huang" w:date="2025-05-14T16:51:00Z">
        <w:r>
          <w:rPr/>
          <w:t>Log entries such as auditd[PID]: Init complete were found after the service restarted, confirming that audit logging was resumed automatically.</w:t>
        </w:r>
      </w:ins>
    </w:p>
    <w:p>
      <w:pPr>
        <w:pStyle w:val="3"/>
        <w:widowControl/>
        <w:spacing w:lineRule="auto" w:line="240" w:before="160" w:after="0"/>
        <w:jc w:val="both"/>
        <w:textAlignment w:val="baseline"/>
        <w:rPr>
          <w:rFonts w:eastAsia="新細明體" w:cs="Segoe UI"/>
          <w:sz w:val="18"/>
          <w:szCs w:val="18"/>
        </w:rPr>
      </w:pPr>
      <w:bookmarkStart w:id="91" w:name="_Toc207723243"/>
      <w:r>
        <w:rPr/>
        <w:t>Detailed Setting Steps</w:t>
      </w:r>
      <w:bookmarkEnd w:id="91"/>
      <w:r>
        <w:rPr/>
        <w:t> </w:t>
      </w:r>
    </w:p>
    <w:p>
      <w:pPr>
        <w:pStyle w:val="Normal"/>
        <w:widowControl/>
        <w:spacing w:lineRule="auto" w:line="240" w:before="0" w:after="300"/>
        <w:textAlignment w:val="baseline"/>
        <w:rPr/>
      </w:pPr>
      <w:ins w:id="1679" w:author="Winston.Huang" w:date="2025-05-14T16:54:00Z">
        <w:r>
          <w:rPr/>
          <w:t>To verify that the system is capable of detecting and recovering from audit processing failures by automatically restarting the auditd service when it is unexpectedly terminated, ensuring continuous audit logging.</w:t>
        </w:r>
      </w:ins>
      <w:del w:id="1680" w:author="Winston.Huang" w:date="2025-05-14T16:54:00Z">
        <w:r>
          <w:rPr/>
          <w:delText xml:space="preserve">      To implement the automatic restart of the </w:delText>
        </w:r>
      </w:del>
      <w:del w:id="1681" w:author="Winston.Huang" w:date="2025-05-14T16:54:00Z">
        <w:r>
          <w:rPr>
            <w:b/>
            <w:bCs/>
          </w:rPr>
          <w:delText>rsyslog</w:delText>
        </w:r>
      </w:del>
      <w:del w:id="1682" w:author="Winston.Huang" w:date="2025-05-14T16:54:00Z">
        <w:r>
          <w:rPr/>
          <w:delText xml:space="preserve"> service in Ubuntu 22.04,  we can follow these steps using the CLI command method.</w:delText>
        </w:r>
      </w:del>
    </w:p>
    <w:p>
      <w:pPr>
        <w:pStyle w:val="Normal"/>
        <w:widowControl/>
        <w:spacing w:lineRule="auto" w:line="259" w:before="240" w:after="240"/>
        <w:jc w:val="both"/>
        <w:textAlignment w:val="baseline"/>
        <w:rPr>
          <w:rFonts w:ascii="Aptos" w:hAnsi="Aptos" w:eastAsia="Aptos" w:cs="Aptos"/>
          <w:b/>
          <w:b/>
          <w:bCs/>
          <w:color w:val="0F4761" w:themeColor="accent1" w:themeShade="bf"/>
          <w:sz w:val="28"/>
          <w:szCs w:val="28"/>
          <w:lang w:val="en-IN"/>
        </w:rPr>
      </w:pPr>
      <w:r>
        <w:rPr>
          <w:b/>
          <w:bCs/>
          <w:color w:val="0F4761" w:themeColor="accent1" w:themeShade="bf"/>
          <w:sz w:val="28"/>
          <w:szCs w:val="28"/>
        </w:rPr>
        <w:t xml:space="preserve"> </w:t>
      </w:r>
      <w:r>
        <w:rPr>
          <w:rFonts w:eastAsia="Aptos" w:cs="Aptos"/>
          <w:color w:val="0F4761" w:themeColor="accent1" w:themeShade="bf"/>
          <w:sz w:val="28"/>
          <w:szCs w:val="28"/>
          <w:lang w:val="en-IN"/>
        </w:rPr>
        <w:t>1.</w:t>
      </w:r>
      <w:del w:id="1683" w:author="Winston.Huang" w:date="2025-05-14T16:55:00Z">
        <w:r>
          <w:rPr>
            <w:rFonts w:eastAsia="Aptos" w:cs="Aptos"/>
            <w:color w:val="0F4761" w:themeColor="accent1" w:themeShade="bf"/>
            <w:sz w:val="28"/>
            <w:szCs w:val="28"/>
            <w:lang w:val="en-IN"/>
          </w:rPr>
          <w:delText>Access the Service File</w:delText>
        </w:r>
      </w:del>
      <w:ins w:id="1684" w:author="Winston.Huang" w:date="2025-05-14T16:55:00Z">
        <w:r>
          <w:rPr/>
          <w:t xml:space="preserve"> </w:t>
        </w:r>
      </w:ins>
      <w:ins w:id="1685" w:author="Winston.Huang" w:date="2025-05-14T16:55:00Z">
        <w:r>
          <w:rPr>
            <w:rFonts w:eastAsia="Aptos" w:cs="Aptos"/>
            <w:color w:val="0F4761" w:themeColor="accent1" w:themeShade="bf"/>
            <w:sz w:val="28"/>
            <w:szCs w:val="28"/>
            <w:lang w:val="en-IN"/>
          </w:rPr>
          <w:t>Configure auditd Service to Restart Automatically</w:t>
        </w:r>
      </w:ins>
    </w:p>
    <w:p>
      <w:pPr>
        <w:pStyle w:val="Normal"/>
        <w:widowControl/>
        <w:spacing w:lineRule="atLeast" w:line="0" w:before="0" w:after="0"/>
        <w:ind w:left="566" w:hanging="0"/>
        <w:jc w:val="both"/>
        <w:textAlignment w:val="baseline"/>
        <w:pPrChange w:id="0" w:author="Winston.Huang" w:date="2025-05-14T16:57:00Z">
          <w:pPr>
            <w:jc w:val="both"/>
            <w:widowControl/>
            <w:textAlignment w:val="baseline"/>
            <w:spacing w:lineRule="auto" w:line="259" w:before="240" w:after="240"/>
          </w:pPr>
        </w:pPrChange>
        <w:rPr>
          <w:rFonts w:ascii="Consolas" w:hAnsi="Consolas" w:eastAsia="Aptos" w:cs="Aptos"/>
          <w:color w:val="000000" w:themeColor="text1"/>
          <w:sz w:val="20"/>
          <w:szCs w:val="20"/>
          <w:lang w:val="en-IN"/>
          <w:ins w:id="1687" w:author="Winston.Huang" w:date="2025-05-14T16:56:00Z"/>
        </w:rPr>
      </w:pPr>
      <w:ins w:id="1686" w:author="Winston.Huang" w:date="2025-05-14T16:56:00Z">
        <w:r>
          <w:rPr>
            <w:rFonts w:eastAsia="Aptos" w:cs="Aptos" w:ascii="Consolas" w:hAnsi="Consolas"/>
            <w:color w:val="000000" w:themeColor="text1"/>
            <w:sz w:val="20"/>
            <w:szCs w:val="20"/>
            <w:lang w:val="en-IN"/>
          </w:rPr>
          <w:t>F=/lib/systemd/system/auditd.service</w:t>
        </w:r>
      </w:ins>
    </w:p>
    <w:p>
      <w:pPr>
        <w:pStyle w:val="Normal"/>
        <w:widowControl/>
        <w:spacing w:lineRule="atLeast" w:line="0" w:before="0" w:after="0"/>
        <w:ind w:left="566" w:hanging="0"/>
        <w:jc w:val="both"/>
        <w:textAlignment w:val="baseline"/>
        <w:pPrChange w:id="0" w:author="Winston.Huang" w:date="2025-05-14T16:57:00Z">
          <w:pPr>
            <w:jc w:val="both"/>
            <w:widowControl/>
            <w:textAlignment w:val="baseline"/>
            <w:spacing w:lineRule="auto" w:line="259" w:before="240" w:after="240"/>
          </w:pPr>
        </w:pPrChange>
        <w:rPr>
          <w:rFonts w:ascii="Consolas" w:hAnsi="Consolas" w:eastAsia="Aptos" w:cs="Aptos"/>
          <w:color w:val="000000" w:themeColor="text1"/>
          <w:sz w:val="20"/>
          <w:szCs w:val="20"/>
          <w:lang w:val="en-IN"/>
          <w:ins w:id="1688" w:author="Winston.Huang" w:date="2025-05-14T16:56:00Z"/>
        </w:rPr>
      </w:pPr>
      <w:r>
        <w:rPr>
          <w:rFonts w:eastAsia="Aptos" w:cs="Aptos" w:ascii="Consolas" w:hAnsi="Consolas"/>
          <w:color w:val="000000" w:themeColor="text1"/>
          <w:sz w:val="20"/>
          <w:szCs w:val="20"/>
          <w:lang w:val="en-IN"/>
        </w:rPr>
        <w:t>SUDO=sudo</w:t>
      </w:r>
    </w:p>
    <w:p>
      <w:pPr>
        <w:pStyle w:val="Normal"/>
        <w:widowControl/>
        <w:spacing w:lineRule="atLeast" w:line="0" w:before="0" w:after="0"/>
        <w:ind w:left="566" w:hanging="0"/>
        <w:jc w:val="both"/>
        <w:textAlignment w:val="baseline"/>
        <w:pPrChange w:id="0" w:author="Winston.Huang" w:date="2025-05-14T16:57:00Z">
          <w:pPr>
            <w:jc w:val="both"/>
            <w:widowControl/>
            <w:textAlignment w:val="baseline"/>
            <w:spacing w:lineRule="auto" w:line="259" w:before="240" w:after="240"/>
          </w:pPr>
        </w:pPrChange>
        <w:rPr>
          <w:rFonts w:ascii="Consolas" w:hAnsi="Consolas" w:eastAsia="Aptos" w:cs="Aptos"/>
          <w:color w:val="000000" w:themeColor="text1"/>
          <w:sz w:val="20"/>
          <w:szCs w:val="20"/>
          <w:lang w:val="en-IN"/>
          <w:ins w:id="1690" w:author="Winston.Huang" w:date="2025-05-14T16:56:00Z"/>
        </w:rPr>
      </w:pPr>
      <w:ins w:id="1689" w:author="Winston.Huang" w:date="2025-05-14T16:56:00Z">
        <w:r>
          <w:rPr>
            <w:rFonts w:eastAsia="Aptos" w:cs="Aptos" w:ascii="Consolas" w:hAnsi="Consolas"/>
            <w:color w:val="000000" w:themeColor="text1"/>
            <w:sz w:val="20"/>
            <w:szCs w:val="20"/>
            <w:lang w:val="en-IN"/>
          </w:rPr>
          <w:t>$SUDO sed -i "s/Restart=.*/Restart=always/" $F</w:t>
        </w:r>
      </w:ins>
    </w:p>
    <w:p>
      <w:pPr>
        <w:pStyle w:val="Normal"/>
        <w:widowControl/>
        <w:spacing w:lineRule="atLeast" w:line="0" w:before="0" w:after="0"/>
        <w:ind w:left="566" w:hanging="0"/>
        <w:jc w:val="both"/>
        <w:textAlignment w:val="baseline"/>
        <w:pPrChange w:id="0" w:author="Winston.Huang" w:date="2025-05-14T16:57:00Z">
          <w:pPr>
            <w:jc w:val="both"/>
            <w:widowControl/>
            <w:textAlignment w:val="baseline"/>
            <w:spacing w:lineRule="auto" w:line="259" w:before="240" w:after="240"/>
          </w:pPr>
        </w:pPrChange>
        <w:rPr>
          <w:rFonts w:ascii="Consolas" w:hAnsi="Consolas" w:eastAsia="Aptos" w:cs="Aptos"/>
          <w:color w:val="000000" w:themeColor="text1"/>
          <w:sz w:val="20"/>
          <w:szCs w:val="20"/>
          <w:lang w:val="en-IN"/>
          <w:ins w:id="1692" w:author="Winston.Huang" w:date="2025-05-14T16:56:00Z"/>
        </w:rPr>
      </w:pPr>
      <w:ins w:id="1691" w:author="Winston.Huang" w:date="2025-05-14T16:56:00Z">
        <w:r>
          <w:rPr>
            <w:rFonts w:eastAsia="Aptos" w:cs="Aptos" w:ascii="Consolas" w:hAnsi="Consolas"/>
            <w:color w:val="000000" w:themeColor="text1"/>
            <w:sz w:val="20"/>
            <w:szCs w:val="20"/>
            <w:lang w:val="en-IN"/>
          </w:rPr>
          <w:t>sudo systemctl daemon-reload</w:t>
        </w:r>
      </w:ins>
    </w:p>
    <w:p>
      <w:pPr>
        <w:pStyle w:val="ListParagraph"/>
        <w:widowControl/>
        <w:spacing w:lineRule="atLeast" w:line="0" w:before="0" w:after="0"/>
        <w:ind w:left="566" w:hanging="0"/>
        <w:contextualSpacing/>
        <w:jc w:val="both"/>
        <w:textAlignment w:val="baseline"/>
        <w:pPrChange w:id="0" w:author="Winston.Huang" w:date="2025-05-14T16:57:00Z">
          <w:pPr>
            <w:pStyle w:val="ListParagraph"/>
            <w:jc w:val="both"/>
            <w:widowControl/>
            <w:textAlignment w:val="baseline"/>
            <w:ind w:left="425" w:hanging="0"/>
            <w:contextualSpacing/>
            <w:spacing w:lineRule="atLeast" w:line="0" w:before="0" w:after="0"/>
          </w:pPr>
        </w:pPrChange>
        <w:rPr>
          <w:rFonts w:ascii="Consolas" w:hAnsi="Consolas" w:eastAsia="Aptos" w:cs="Aptos"/>
          <w:color w:val="000000" w:themeColor="text1"/>
          <w:sz w:val="20"/>
          <w:szCs w:val="20"/>
          <w:lang w:val="en-IN"/>
          <w:del w:id="1697" w:author="Winston.Huang" w:date="2025-05-14T16:56:00Z"/>
        </w:rPr>
      </w:pPr>
      <w:r>
        <w:rPr>
          <w:rFonts w:eastAsia="Aptos" w:cs="Aptos" w:ascii="Consolas" w:hAnsi="Consolas"/>
          <w:color w:val="000000" w:themeColor="text1"/>
          <w:sz w:val="20"/>
          <w:szCs w:val="20"/>
          <w:lang w:val="en-IN"/>
        </w:rPr>
        <w:t>sudo systemctl restart auditd</w:t>
      </w:r>
      <w:del w:id="1693" w:author="Winston.Huang" w:date="2025-05-14T16:56:00Z">
        <w:r>
          <w:rPr>
            <w:rFonts w:eastAsia="Aptos" w:cs="Aptos" w:ascii="Consolas" w:hAnsi="Consolas"/>
            <w:color w:val="000000" w:themeColor="text1"/>
            <w:sz w:val="20"/>
            <w:szCs w:val="20"/>
            <w:lang w:val="en-IN"/>
          </w:rPr>
          <w:delText xml:space="preserve">First, locate the rsyslog service's unit file, which is usually found in </w:delText>
        </w:r>
      </w:del>
      <w:del w:id="1694" w:author="Winston.Huang" w:date="2025-05-14T16:56:00Z">
        <w:r>
          <w:rPr>
            <w:rFonts w:eastAsia="Aptos" w:cs="Aptos" w:ascii="Consolas" w:hAnsi="Consolas"/>
            <w:b/>
            <w:bCs/>
            <w:color w:val="000000" w:themeColor="text1"/>
            <w:sz w:val="20"/>
            <w:szCs w:val="20"/>
            <w:lang w:val="en-IN"/>
          </w:rPr>
          <w:delText>/etc/systemd/system/</w:delText>
        </w:r>
      </w:del>
      <w:del w:id="1695" w:author="Winston.Huang" w:date="2025-05-14T16:56:00Z">
        <w:r>
          <w:rPr>
            <w:rFonts w:eastAsia="Aptos" w:cs="Aptos" w:ascii="Consolas" w:hAnsi="Consolas"/>
            <w:color w:val="000000" w:themeColor="text1"/>
            <w:sz w:val="20"/>
            <w:szCs w:val="20"/>
            <w:lang w:val="en-IN"/>
          </w:rPr>
          <w:delText xml:space="preserve"> or </w:delText>
        </w:r>
      </w:del>
      <w:del w:id="1696" w:author="Winston.Huang" w:date="2025-05-14T16:56:00Z">
        <w:r>
          <w:rPr>
            <w:rFonts w:eastAsia="Aptos" w:cs="Aptos" w:ascii="Consolas" w:hAnsi="Consolas"/>
            <w:b/>
            <w:bCs/>
            <w:color w:val="000000" w:themeColor="text1"/>
            <w:sz w:val="20"/>
            <w:szCs w:val="20"/>
            <w:lang w:val="en-IN"/>
          </w:rPr>
          <w:delText>/lib/systemd/system/.</w:delText>
        </w:r>
      </w:del>
    </w:p>
    <w:p>
      <w:pPr>
        <w:pStyle w:val="ListParagraph"/>
        <w:widowControl/>
        <w:spacing w:lineRule="atLeast" w:line="0" w:before="0" w:after="0"/>
        <w:ind w:left="566" w:hanging="0"/>
        <w:contextualSpacing/>
        <w:jc w:val="both"/>
        <w:textAlignment w:val="baseline"/>
        <w:pPrChange w:id="0" w:author="Winston.Huang" w:date="2025-05-14T16:57:00Z">
          <w:pPr>
            <w:pStyle w:val="ListParagraph"/>
            <w:jc w:val="both"/>
            <w:widowControl/>
            <w:textAlignment w:val="baseline"/>
            <w:ind w:left="425" w:hanging="0"/>
            <w:contextualSpacing/>
            <w:spacing w:lineRule="atLeast" w:line="0" w:before="0" w:after="0"/>
          </w:pPr>
        </w:pPrChange>
        <w:rPr>
          <w:rFonts w:ascii="Consolas" w:hAnsi="Consolas" w:cs="Aptos"/>
          <w:color w:val="000000" w:themeColor="text1"/>
          <w:ins w:id="1699" w:author="Winston.Huang" w:date="2025-05-14T16:57:00Z"/>
          <w:sz w:val="20"/>
          <w:szCs w:val="20"/>
        </w:rPr>
      </w:pPr>
      <w:ins w:id="1698" w:author="Winston.Huang" w:date="2025-05-14T16:57:00Z">
        <w:r>
          <w:rPr>
            <w:rFonts w:cs="Aptos" w:ascii="Consolas" w:hAnsi="Consolas"/>
            <w:color w:val="000000" w:themeColor="text1"/>
            <w:sz w:val="20"/>
            <w:szCs w:val="20"/>
          </w:rPr>
        </w:r>
      </w:ins>
    </w:p>
    <w:p>
      <w:pPr>
        <w:pStyle w:val="ListParagraph"/>
        <w:widowControl/>
        <w:spacing w:lineRule="atLeast" w:line="0" w:before="0" w:after="0"/>
        <w:ind w:left="425" w:hanging="0"/>
        <w:contextualSpacing/>
        <w:jc w:val="both"/>
        <w:textAlignment w:val="baseline"/>
        <w:pPrChange w:id="0" w:author="Winston.Huang" w:date="2025-05-14T16:57:00Z">
          <w:pPr>
            <w:pStyle w:val="ListParagraph"/>
            <w:numPr>
              <w:ilvl w:val="0"/>
              <w:numId w:val="182"/>
            </w:numPr>
            <w:jc w:val="both"/>
            <w:widowControl/>
            <w:textAlignment w:val="baseline"/>
            <w:ind w:left="720" w:hanging="360"/>
            <w:contextualSpacing/>
            <w:spacing w:lineRule="auto" w:line="259" w:before="0" w:after="0"/>
          </w:pPr>
        </w:pPrChange>
        <w:rPr>
          <w:rFonts w:ascii="Aptos" w:hAnsi="Aptos" w:eastAsia="Aptos" w:cs="Aptos"/>
          <w:color w:val="000000" w:themeColor="text1"/>
          <w:del w:id="1704" w:author="Winston.Huang" w:date="2025-05-14T16:56:00Z"/>
        </w:rPr>
      </w:pPr>
      <w:ins w:id="1700" w:author="Winston.Huang" w:date="2025-05-14T16:57:00Z">
        <w:r>
          <w:rPr/>
          <w:t>Purpose: Modify the auditd systemd unit file to ensure that the service will restart automatically upon failure.</w:t>
        </w:r>
      </w:ins>
      <w:del w:id="1701" w:author="Winston.Huang" w:date="2025-05-14T16:56:00Z">
        <w:r>
          <w:rPr>
            <w:rFonts w:eastAsia="Aptos" w:cs="Aptos"/>
            <w:color w:val="000000" w:themeColor="text1"/>
          </w:rPr>
          <w:delText xml:space="preserve">Now change the directories by using </w:delText>
        </w:r>
      </w:del>
      <w:del w:id="1702" w:author="Winston.Huang" w:date="2025-05-14T16:56:00Z">
        <w:r>
          <w:rPr>
            <w:rFonts w:eastAsia="Aptos" w:cs="Aptos"/>
            <w:b/>
            <w:bCs/>
            <w:color w:val="000000" w:themeColor="text1"/>
            <w:lang w:val="en-IN"/>
          </w:rPr>
          <w:delText xml:space="preserve">cd /etc/systemd/system/ command </w:delText>
        </w:r>
      </w:del>
      <w:del w:id="1703" w:author="Winston.Huang" w:date="2025-05-14T16:56:00Z">
        <w:r>
          <w:rPr>
            <w:rFonts w:eastAsia="Aptos" w:cs="Aptos"/>
            <w:color w:val="000000" w:themeColor="text1"/>
            <w:lang w:val="en-IN"/>
          </w:rPr>
          <w:delText xml:space="preserve">and </w:delText>
        </w:r>
      </w:del>
    </w:p>
    <w:p>
      <w:pPr>
        <w:pStyle w:val="ListParagraph"/>
        <w:widowControl/>
        <w:spacing w:lineRule="atLeast" w:line="0" w:before="0" w:after="0"/>
        <w:ind w:left="425" w:hanging="0"/>
        <w:jc w:val="both"/>
        <w:textAlignment w:val="baseline"/>
        <w:pPrChange w:id="0" w:author="Winston.Huang" w:date="2025-05-14T16:57:00Z">
          <w:pPr>
            <w:jc w:val="both"/>
            <w:widowControl/>
            <w:textAlignment w:val="baseline"/>
            <w:ind w:left="480" w:hanging="0"/>
            <w:spacing w:lineRule="auto" w:line="259" w:before="0" w:after="0"/>
          </w:pPr>
        </w:pPrChange>
        <w:rPr>
          <w:rFonts w:ascii="Aptos" w:hAnsi="Aptos" w:eastAsia="Aptos" w:cs="Aptos"/>
          <w:b/>
          <w:b/>
          <w:bCs/>
          <w:color w:val="000000" w:themeColor="text1"/>
          <w:del w:id="1705" w:author="Winston.Huang" w:date="2025-05-14T16:56:00Z"/>
        </w:rPr>
      </w:pPr>
      <w:r>
        <w:rPr>
          <w:rFonts w:eastAsia="Aptos" w:cs="Aptos"/>
          <w:b/>
          <w:bCs/>
          <w:color w:val="000000" w:themeColor="text1"/>
          <w:lang w:val="en-IN"/>
        </w:rPr>
        <w:t>Alternatively:</w:t>
      </w:r>
    </w:p>
    <w:p>
      <w:pPr>
        <w:pStyle w:val="ListParagraph"/>
        <w:widowControl/>
        <w:spacing w:lineRule="atLeast" w:line="0" w:before="0" w:after="0"/>
        <w:ind w:left="425" w:hanging="0"/>
        <w:contextualSpacing/>
        <w:jc w:val="both"/>
        <w:textAlignment w:val="baseline"/>
        <w:pPrChange w:id="0" w:author="Winston.Huang" w:date="2025-05-14T16:57:00Z">
          <w:pPr>
            <w:pStyle w:val="ListParagraph"/>
            <w:numPr>
              <w:ilvl w:val="0"/>
              <w:numId w:val="177"/>
            </w:numPr>
            <w:jc w:val="both"/>
            <w:widowControl/>
            <w:textAlignment w:val="baseline"/>
            <w:ind w:left="720" w:hanging="360"/>
            <w:contextualSpacing/>
            <w:spacing w:lineRule="auto" w:line="259" w:before="0" w:after="0"/>
          </w:pPr>
        </w:pPrChange>
        <w:rPr>
          <w:rFonts w:ascii="Aptos" w:hAnsi="Aptos" w:eastAsia="Aptos" w:cs="Aptos"/>
          <w:b/>
          <w:b/>
          <w:bCs/>
          <w:color w:val="000000" w:themeColor="text1"/>
          <w:lang w:val="en-IN"/>
        </w:rPr>
      </w:pPr>
      <w:del w:id="1706" w:author="Winston.Huang" w:date="2025-05-14T16:56:00Z">
        <w:r>
          <w:rPr>
            <w:rFonts w:eastAsia="Aptos" w:cs="Aptos"/>
            <w:color w:val="000000" w:themeColor="text1"/>
          </w:rPr>
          <w:delText xml:space="preserve">Change the directory by using </w:delText>
        </w:r>
      </w:del>
      <w:del w:id="1707" w:author="Winston.Huang" w:date="2025-05-14T16:56:00Z">
        <w:r>
          <w:rPr>
            <w:rFonts w:eastAsia="Aptos" w:cs="Aptos"/>
            <w:b/>
            <w:bCs/>
            <w:color w:val="000000" w:themeColor="text1"/>
            <w:lang w:val="en-IN"/>
          </w:rPr>
          <w:delText>cd /lib/systemd/system/ command.</w:delText>
        </w:r>
      </w:del>
    </w:p>
    <w:p>
      <w:pPr>
        <w:pStyle w:val="Normal"/>
        <w:widowControl/>
        <w:spacing w:lineRule="auto" w:line="259" w:before="240" w:after="240"/>
        <w:jc w:val="both"/>
        <w:textAlignment w:val="baseline"/>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 xml:space="preserve">2. </w:t>
      </w:r>
      <w:ins w:id="1708" w:author="Winston.Huang" w:date="2025-05-14T17:06:00Z">
        <w:r>
          <w:rPr>
            <w:rFonts w:eastAsia="Aptos" w:cs="Aptos"/>
            <w:color w:val="0F4761" w:themeColor="accent1" w:themeShade="bf"/>
            <w:sz w:val="28"/>
            <w:szCs w:val="28"/>
            <w:lang w:val="en-IN"/>
          </w:rPr>
          <w:t>Simulate an Unexpected Termination of auditd</w:t>
        </w:r>
      </w:ins>
      <w:del w:id="1709" w:author="Winston.Huang" w:date="2025-05-14T17:06:00Z">
        <w:r>
          <w:rPr>
            <w:rFonts w:eastAsia="Aptos" w:cs="Aptos"/>
            <w:color w:val="0F4761" w:themeColor="accent1" w:themeShade="bf"/>
            <w:sz w:val="28"/>
            <w:szCs w:val="28"/>
            <w:lang w:val="en-IN"/>
          </w:rPr>
          <w:delText>Edit the Service File</w:delText>
        </w:r>
      </w:del>
    </w:p>
    <w:p>
      <w:pPr>
        <w:pStyle w:val="ListParagraph"/>
        <w:widowControl/>
        <w:spacing w:lineRule="atLeast" w:line="0" w:before="0" w:after="0"/>
        <w:ind w:left="566" w:hanging="0"/>
        <w:contextualSpacing/>
        <w:jc w:val="both"/>
        <w:textAlignment w:val="baseline"/>
        <w:rPr>
          <w:rFonts w:ascii="Consolas" w:hAnsi="Consolas" w:eastAsia="Aptos" w:cs="Aptos"/>
          <w:color w:val="000000" w:themeColor="text1"/>
          <w:sz w:val="20"/>
          <w:szCs w:val="20"/>
          <w:lang w:val="en-IN"/>
          <w:ins w:id="1711" w:author="Winston.Huang" w:date="2025-05-14T17:08:00Z"/>
        </w:rPr>
      </w:pPr>
      <w:ins w:id="1710" w:author="Winston.Huang" w:date="2025-05-14T17:08:00Z">
        <w:r>
          <w:rPr>
            <w:rFonts w:eastAsia="Aptos" w:cs="Aptos" w:ascii="Consolas" w:hAnsi="Consolas"/>
            <w:color w:val="000000" w:themeColor="text1"/>
            <w:sz w:val="20"/>
            <w:szCs w:val="20"/>
            <w:lang w:val="en-IN"/>
          </w:rPr>
          <w:t>OLDPID=`pidof auditd`</w:t>
        </w:r>
      </w:ins>
    </w:p>
    <w:p>
      <w:pPr>
        <w:pStyle w:val="ListParagraph"/>
        <w:widowControl/>
        <w:spacing w:lineRule="atLeast" w:line="0" w:before="0" w:after="0"/>
        <w:ind w:left="566" w:hanging="0"/>
        <w:contextualSpacing/>
        <w:jc w:val="both"/>
        <w:textAlignment w:val="baseline"/>
        <w:rPr>
          <w:rFonts w:ascii="Consolas" w:hAnsi="Consolas" w:eastAsia="Aptos" w:cs="Aptos"/>
          <w:color w:val="000000" w:themeColor="text1"/>
          <w:sz w:val="20"/>
          <w:szCs w:val="20"/>
          <w:lang w:val="en-IN"/>
          <w:ins w:id="1713" w:author="Winston.Huang" w:date="2025-05-14T17:08:00Z"/>
        </w:rPr>
      </w:pPr>
      <w:ins w:id="1712" w:author="Winston.Huang" w:date="2025-05-14T17:08:00Z">
        <w:r>
          <w:rPr>
            <w:rFonts w:eastAsia="Aptos" w:cs="Aptos" w:ascii="Consolas" w:hAnsi="Consolas"/>
            <w:color w:val="000000" w:themeColor="text1"/>
            <w:sz w:val="20"/>
            <w:szCs w:val="20"/>
            <w:lang w:val="en-IN"/>
          </w:rPr>
          <w:t>echo $OLDPID</w:t>
        </w:r>
      </w:ins>
    </w:p>
    <w:p>
      <w:pPr>
        <w:pStyle w:val="ListParagraph"/>
        <w:widowControl/>
        <w:spacing w:lineRule="atLeast" w:line="0" w:before="0" w:after="0"/>
        <w:ind w:left="566" w:hanging="0"/>
        <w:contextualSpacing/>
        <w:jc w:val="both"/>
        <w:textAlignment w:val="baseline"/>
        <w:rPr>
          <w:rFonts w:ascii="Consolas" w:hAnsi="Consolas" w:cs="Aptos"/>
          <w:color w:val="000000" w:themeColor="text1"/>
          <w:ins w:id="1715" w:author="Winston.Huang" w:date="2025-05-14T17:07:00Z"/>
          <w:sz w:val="20"/>
          <w:szCs w:val="20"/>
        </w:rPr>
      </w:pPr>
      <w:ins w:id="1714" w:author="Winston.Huang" w:date="2025-05-14T17:08:00Z">
        <w:r>
          <w:rPr>
            <w:rFonts w:eastAsia="Aptos" w:cs="Aptos" w:ascii="Consolas" w:hAnsi="Consolas"/>
            <w:color w:val="000000" w:themeColor="text1"/>
            <w:sz w:val="20"/>
            <w:szCs w:val="20"/>
            <w:lang w:val="en-IN"/>
          </w:rPr>
          <w:t>sudo killall auditd</w:t>
        </w:r>
      </w:ins>
    </w:p>
    <w:p>
      <w:pPr>
        <w:pStyle w:val="ListParagraph"/>
        <w:widowControl/>
        <w:spacing w:lineRule="atLeast" w:line="0" w:before="0" w:after="0"/>
        <w:ind w:left="425" w:hanging="0"/>
        <w:contextualSpacing/>
        <w:jc w:val="both"/>
        <w:textAlignment w:val="baseline"/>
        <w:pPrChange w:id="0" w:author="Winston.Huang" w:date="2025-05-14T17:10:00Z">
          <w:pPr>
            <w:pStyle w:val="ListParagraph"/>
            <w:numPr>
              <w:ilvl w:val="0"/>
              <w:numId w:val="180"/>
            </w:numPr>
            <w:jc w:val="both"/>
            <w:widowControl/>
            <w:textAlignment w:val="baseline"/>
            <w:ind w:left="720" w:hanging="360"/>
            <w:contextualSpacing/>
            <w:spacing w:lineRule="auto" w:line="259" w:before="0" w:after="0"/>
          </w:pPr>
        </w:pPrChange>
        <w:rPr>
          <w:rFonts w:ascii="Aptos" w:hAnsi="Aptos" w:eastAsia="Aptos" w:cs="Aptos"/>
          <w:color w:val="000000" w:themeColor="text1"/>
          <w:del w:id="1719" w:author="Winston.Huang" w:date="2025-05-14T17:07:00Z"/>
        </w:rPr>
      </w:pPr>
      <w:r>
        <w:rPr/>
        <w:t xml:space="preserve">Purpose: </w:t>
      </w:r>
      <w:ins w:id="1716" w:author="Winston.Huang" w:date="2025-05-14T17:08:00Z">
        <w:r>
          <w:rPr/>
          <w:t>imulate a crash or forced termination of the auditd process.</w:t>
        </w:r>
      </w:ins>
      <w:del w:id="1717" w:author="Winston.Huang" w:date="2025-05-14T17:07:00Z">
        <w:r>
          <w:rPr>
            <w:rFonts w:eastAsia="Aptos" w:cs="Aptos"/>
            <w:color w:val="000000" w:themeColor="text1"/>
            <w:lang w:val="en-IN"/>
          </w:rPr>
          <w:delText xml:space="preserve">Use our preferred text editor (like nano or vim) to edit the rsyslog service file. The service file for rsyslog is typically named </w:delText>
        </w:r>
      </w:del>
      <w:del w:id="1718" w:author="Winston.Huang" w:date="2025-05-14T17:07:00Z">
        <w:r>
          <w:rPr>
            <w:rFonts w:eastAsia="Aptos" w:cs="Aptos"/>
            <w:b/>
            <w:bCs/>
            <w:color w:val="000000" w:themeColor="text1"/>
            <w:lang w:val="en-IN"/>
          </w:rPr>
          <w:delText>rsyslog.service.</w:delText>
        </w:r>
      </w:del>
    </w:p>
    <w:p>
      <w:pPr>
        <w:pStyle w:val="ListParagraph"/>
        <w:widowControl/>
        <w:spacing w:lineRule="atLeast" w:line="0" w:before="0" w:after="0"/>
        <w:ind w:left="425" w:hanging="0"/>
        <w:contextualSpacing/>
        <w:jc w:val="both"/>
        <w:textAlignment w:val="baseline"/>
        <w:pPrChange w:id="0" w:author="Winston.Huang" w:date="2025-05-14T17:10:00Z">
          <w:pPr>
            <w:pStyle w:val="ListParagraph"/>
            <w:numPr>
              <w:ilvl w:val="0"/>
              <w:numId w:val="180"/>
            </w:numPr>
            <w:jc w:val="both"/>
            <w:widowControl/>
            <w:textAlignment w:val="baseline"/>
            <w:ind w:left="720" w:hanging="360"/>
            <w:contextualSpacing/>
            <w:spacing w:lineRule="auto" w:line="259" w:before="0" w:after="0"/>
          </w:pPr>
        </w:pPrChange>
        <w:rPr>
          <w:rFonts w:ascii="Aptos" w:hAnsi="Aptos" w:eastAsia="Aptos" w:cs="Aptos"/>
          <w:color w:val="000000" w:themeColor="text1"/>
        </w:rPr>
      </w:pPr>
      <w:del w:id="1720" w:author="Winston.Huang" w:date="2025-05-14T17:07:00Z">
        <w:r>
          <w:rPr>
            <w:rFonts w:eastAsia="Aptos" w:cs="Aptos"/>
            <w:color w:val="000000" w:themeColor="text1"/>
            <w:lang w:val="en-IN"/>
          </w:rPr>
          <w:delText xml:space="preserve">Now open the rsylog.service file by using rsyslog.service in </w:delText>
        </w:r>
      </w:del>
      <w:del w:id="1721" w:author="Winston.Huang" w:date="2025-05-14T17:07:00Z">
        <w:r>
          <w:rPr>
            <w:rFonts w:eastAsia="Aptos" w:cs="Aptos"/>
            <w:b/>
            <w:bCs/>
            <w:color w:val="000000" w:themeColor="text1"/>
            <w:lang w:val="en-IN"/>
          </w:rPr>
          <w:delText>nano/Vim</w:delText>
        </w:r>
      </w:del>
      <w:del w:id="1722" w:author="Winston.Huang" w:date="2025-05-14T17:07:00Z">
        <w:r>
          <w:rPr>
            <w:rFonts w:eastAsia="Aptos" w:cs="Aptos"/>
            <w:color w:val="000000" w:themeColor="text1"/>
            <w:lang w:val="en-IN"/>
          </w:rPr>
          <w:delText xml:space="preserve"> editor tool with</w:delText>
        </w:r>
      </w:del>
      <w:del w:id="1723" w:author="Winston.Huang" w:date="2025-05-14T17:07:00Z">
        <w:r>
          <w:rPr>
            <w:rFonts w:eastAsia="Aptos" w:cs="Aptos"/>
            <w:b/>
            <w:bCs/>
            <w:color w:val="000000" w:themeColor="text1"/>
            <w:lang w:val="en-IN"/>
          </w:rPr>
          <w:delText xml:space="preserve"> sudo </w:delText>
        </w:r>
      </w:del>
      <w:del w:id="1724" w:author="Winston.Huang" w:date="2025-05-14T17:07:00Z">
        <w:r>
          <w:rPr>
            <w:rFonts w:eastAsia="Aptos" w:cs="Aptos"/>
            <w:color w:val="000000" w:themeColor="text1"/>
            <w:lang w:val="en-IN"/>
          </w:rPr>
          <w:delText>privileges</w:delText>
        </w:r>
      </w:del>
      <w:r>
        <w:rPr>
          <w:rFonts w:eastAsia="Aptos" w:cs="Aptos"/>
          <w:b/>
          <w:bCs/>
          <w:color w:val="000000" w:themeColor="text1"/>
          <w:lang w:val="en-IN"/>
        </w:rPr>
        <w:t>.</w:t>
      </w:r>
    </w:p>
    <w:p>
      <w:pPr>
        <w:pStyle w:val="Normal"/>
        <w:widowControl/>
        <w:spacing w:lineRule="auto" w:line="259" w:before="240" w:after="240"/>
        <w:jc w:val="both"/>
        <w:textAlignment w:val="baseline"/>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 Modify the [Service] Section</w:t>
      </w:r>
    </w:p>
    <w:p>
      <w:pPr>
        <w:pStyle w:val="ListParagraph"/>
        <w:widowControl/>
        <w:spacing w:lineRule="atLeast" w:line="0" w:before="0" w:after="0"/>
        <w:ind w:left="566" w:hanging="0"/>
        <w:contextualSpacing/>
        <w:jc w:val="both"/>
        <w:textAlignment w:val="baseline"/>
        <w:rPr>
          <w:rFonts w:ascii="Consolas" w:hAnsi="Consolas" w:eastAsia="Aptos" w:cs="Aptos"/>
          <w:color w:val="000000" w:themeColor="text1"/>
          <w:sz w:val="20"/>
          <w:szCs w:val="20"/>
          <w:lang w:val="en-IN"/>
          <w:ins w:id="1726" w:author="Winston.Huang" w:date="2025-05-14T17:08:00Z"/>
        </w:rPr>
      </w:pPr>
      <w:ins w:id="1725" w:author="Winston.Huang" w:date="2025-05-14T17:08:00Z">
        <w:r>
          <w:rPr>
            <w:rFonts w:eastAsia="Aptos" w:cs="Aptos" w:ascii="Consolas" w:hAnsi="Consolas"/>
            <w:color w:val="000000" w:themeColor="text1"/>
            <w:sz w:val="20"/>
            <w:szCs w:val="20"/>
            <w:lang w:val="en-IN"/>
          </w:rPr>
          <w:t>NEWPID=`pidof auditd`</w:t>
        </w:r>
      </w:ins>
    </w:p>
    <w:p>
      <w:pPr>
        <w:pStyle w:val="ListParagraph"/>
        <w:widowControl/>
        <w:spacing w:lineRule="atLeast" w:line="0" w:before="0" w:after="0"/>
        <w:ind w:left="566" w:hanging="0"/>
        <w:contextualSpacing/>
        <w:jc w:val="both"/>
        <w:textAlignment w:val="baseline"/>
        <w:rPr>
          <w:rFonts w:ascii="Consolas" w:hAnsi="Consolas" w:cs="Aptos"/>
          <w:color w:val="000000" w:themeColor="text1"/>
          <w:ins w:id="1728" w:author="Winston.Huang" w:date="2025-05-14T17:07:00Z"/>
          <w:sz w:val="20"/>
          <w:szCs w:val="20"/>
        </w:rPr>
      </w:pPr>
      <w:ins w:id="1727" w:author="Winston.Huang" w:date="2025-05-14T17:08:00Z">
        <w:r>
          <w:rPr>
            <w:rFonts w:eastAsia="Aptos" w:cs="Aptos" w:ascii="Consolas" w:hAnsi="Consolas"/>
            <w:color w:val="000000" w:themeColor="text1"/>
            <w:sz w:val="20"/>
            <w:szCs w:val="20"/>
            <w:lang w:val="en-IN"/>
          </w:rPr>
          <w:t>echo $NEWPID</w:t>
        </w:r>
      </w:ins>
    </w:p>
    <w:p>
      <w:pPr>
        <w:pStyle w:val="ListParagraph"/>
        <w:widowControl/>
        <w:spacing w:lineRule="atLeast" w:line="0" w:before="0" w:after="0"/>
        <w:ind w:left="425" w:hanging="0"/>
        <w:contextualSpacing/>
        <w:jc w:val="both"/>
        <w:textAlignment w:val="baseline"/>
        <w:pPrChange w:id="0" w:author="Winston.Huang" w:date="2025-05-14T17:10:00Z">
          <w:pPr>
            <w:pStyle w:val="ListParagraph"/>
            <w:numPr>
              <w:ilvl w:val="0"/>
              <w:numId w:val="181"/>
            </w:numPr>
            <w:jc w:val="both"/>
            <w:widowControl/>
            <w:textAlignment w:val="baseline"/>
            <w:ind w:left="720" w:hanging="360"/>
            <w:contextualSpacing/>
            <w:spacing w:lineRule="auto" w:line="259" w:before="0" w:after="0"/>
          </w:pPr>
        </w:pPrChange>
        <w:rPr>
          <w:rFonts w:ascii="Aptos" w:hAnsi="Aptos" w:eastAsia="Aptos" w:cs="Aptos"/>
          <w:color w:val="000000" w:themeColor="text1"/>
          <w:del w:id="1733" w:author="Winston.Huang" w:date="2025-05-14T17:07:00Z"/>
        </w:rPr>
      </w:pPr>
      <w:r>
        <w:rPr/>
        <w:t xml:space="preserve">Purpose: </w:t>
      </w:r>
      <w:ins w:id="1729" w:author="Winston.Huang" w:date="2025-05-14T17:09:00Z">
        <w:r>
          <w:rPr/>
          <w:t>Check whether a new auditd process has been automatically started by systemd after the original one was terminated.</w:t>
        </w:r>
      </w:ins>
      <w:del w:id="1730" w:author="Winston.Huang" w:date="2025-05-14T17:07:00Z">
        <w:r>
          <w:rPr>
            <w:rFonts w:eastAsia="Aptos" w:cs="Aptos"/>
            <w:color w:val="000000" w:themeColor="text1"/>
            <w:lang w:val="en-IN"/>
          </w:rPr>
          <w:delText xml:space="preserve">Find the [Service] section in the </w:delText>
        </w:r>
      </w:del>
      <w:del w:id="1731" w:author="Winston.Huang" w:date="2025-05-14T17:07:00Z">
        <w:r>
          <w:rPr>
            <w:rFonts w:eastAsia="Aptos" w:cs="Aptos"/>
            <w:b/>
            <w:bCs/>
            <w:color w:val="000000" w:themeColor="text1"/>
            <w:lang w:val="en-IN"/>
          </w:rPr>
          <w:delText>rsyslog.service</w:delText>
        </w:r>
      </w:del>
      <w:del w:id="1732" w:author="Winston.Huang" w:date="2025-05-14T17:07:00Z">
        <w:r>
          <w:rPr>
            <w:rFonts w:eastAsia="Aptos" w:cs="Aptos"/>
            <w:color w:val="000000" w:themeColor="text1"/>
            <w:lang w:val="en-IN"/>
          </w:rPr>
          <w:delText xml:space="preserve"> file, and add or modify the following lines:</w:delText>
        </w:r>
      </w:del>
    </w:p>
    <w:p>
      <w:pPr>
        <w:pStyle w:val="Normal"/>
        <w:widowControl/>
        <w:spacing w:lineRule="atLeast" w:line="0" w:before="0" w:after="0"/>
        <w:ind w:left="425" w:hanging="0"/>
        <w:jc w:val="both"/>
        <w:textAlignment w:val="baseline"/>
        <w:pPrChange w:id="0" w:author="Winston.Huang" w:date="2025-05-14T17:10:00Z">
          <w:pPr>
            <w:jc w:val="both"/>
            <w:widowControl/>
            <w:textAlignment w:val="baseline"/>
            <w:spacing w:lineRule="auto" w:line="259" w:before="0" w:after="0"/>
          </w:pPr>
        </w:pPrChange>
        <w:rPr>
          <w:rFonts w:ascii="Aptos" w:hAnsi="Aptos" w:eastAsia="Aptos" w:cs="Aptos"/>
          <w:color w:val="000000" w:themeColor="text1"/>
          <w:del w:id="1740" w:author="Winston.Huang" w:date="2025-05-14T17:07:00Z"/>
        </w:rPr>
      </w:pPr>
      <w:del w:id="1734" w:author="Winston.Huang" w:date="2025-05-14T17:07:00Z">
        <w:r>
          <w:rPr>
            <w:rFonts w:ascii="Aptos" w:hAnsi="Aptos" w:cs="Aptos" w:eastAsia="Aptos"/>
            <w:b/>
            <w:bCs/>
            <w:color w:val="000000" w:themeColor="text1"/>
            <w:lang w:val="en-IN"/>
          </w:rPr>
          <w:delText xml:space="preserve">      </w:delText>
        </w:r>
      </w:del>
      <w:del w:id="1735" w:author="Winston.Huang" w:date="2025-05-14T17:07:00Z">
        <w:r>
          <w:rPr>
            <w:rFonts w:eastAsia="Aptos" w:cs="Aptos"/>
            <w:b/>
            <w:bCs/>
            <w:color w:val="000000" w:themeColor="text1"/>
            <w:lang w:val="en-IN"/>
          </w:rPr>
          <w:delText>[Service]</w:delText>
        </w:r>
      </w:del>
      <w:del w:id="1736" w:author="Winston.Huang" w:date="2025-05-14T17:07:00Z">
        <w:r>
          <w:rPr/>
          <w:br/>
        </w:r>
      </w:del>
      <w:del w:id="1737" w:author="Winston.Huang" w:date="2025-05-14T17:07:00Z">
        <w:r>
          <w:rPr>
            <w:rFonts w:eastAsia="Aptos" w:cs="Aptos"/>
            <w:b/>
            <w:bCs/>
            <w:color w:val="000000" w:themeColor="text1"/>
            <w:lang w:val="en-IN"/>
          </w:rPr>
          <w:delText xml:space="preserve">      Restart=always</w:delText>
        </w:r>
      </w:del>
      <w:del w:id="1738" w:author="Winston.Huang" w:date="2025-05-14T17:07:00Z">
        <w:r>
          <w:rPr/>
          <w:br/>
        </w:r>
      </w:del>
      <w:del w:id="1739" w:author="Winston.Huang" w:date="2025-05-14T17:07:00Z">
        <w:r>
          <w:rPr>
            <w:rFonts w:eastAsia="Aptos" w:cs="Aptos"/>
            <w:b/>
            <w:bCs/>
            <w:color w:val="000000" w:themeColor="text1"/>
            <w:lang w:val="en-IN"/>
          </w:rPr>
          <w:delText xml:space="preserve">      RestartSec=3</w:delText>
        </w:r>
      </w:del>
    </w:p>
    <w:p>
      <w:pPr>
        <w:pStyle w:val="ListParagraph"/>
        <w:widowControl/>
        <w:spacing w:lineRule="atLeast" w:line="0" w:before="0" w:after="0"/>
        <w:ind w:left="425" w:hanging="0"/>
        <w:jc w:val="both"/>
        <w:textAlignment w:val="baseline"/>
        <w:pPrChange w:id="0" w:author="Winston.Huang" w:date="2025-05-14T17:10:00Z">
          <w:pPr>
            <w:jc w:val="both"/>
            <w:widowControl/>
            <w:textAlignment w:val="baseline"/>
            <w:ind w:left="720" w:hanging="0"/>
            <w:spacing w:lineRule="auto" w:line="259" w:before="0" w:after="0"/>
          </w:pPr>
        </w:pPrChange>
        <w:rPr>
          <w:rFonts w:ascii="Aptos" w:hAnsi="Aptos" w:eastAsia="Aptos" w:cs="Aptos"/>
          <w:color w:val="000000" w:themeColor="text1"/>
          <w:lang w:val="en-IN"/>
        </w:rPr>
      </w:pPr>
      <w:del w:id="1741" w:author="Winston.Huang" w:date="2025-05-14T17:07:00Z">
        <w:r>
          <w:rPr>
            <w:rFonts w:eastAsia="Aptos" w:cs="Aptos"/>
            <w:color w:val="000000" w:themeColor="text1"/>
            <w:lang w:val="en-IN"/>
          </w:rPr>
          <w:delText>This configuration ensures that the</w:delText>
        </w:r>
      </w:del>
      <w:del w:id="1742" w:author="Winston.Huang" w:date="2025-05-14T17:07:00Z">
        <w:r>
          <w:rPr>
            <w:rFonts w:eastAsia="Aptos" w:cs="Aptos"/>
            <w:b/>
            <w:bCs/>
            <w:color w:val="000000" w:themeColor="text1"/>
            <w:lang w:val="en-IN"/>
          </w:rPr>
          <w:delText xml:space="preserve"> rsyslog service</w:delText>
        </w:r>
      </w:del>
      <w:del w:id="1743" w:author="Winston.Huang" w:date="2025-05-14T17:07:00Z">
        <w:r>
          <w:rPr>
            <w:rFonts w:eastAsia="Aptos" w:cs="Aptos"/>
            <w:color w:val="000000" w:themeColor="text1"/>
            <w:lang w:val="en-IN"/>
          </w:rPr>
          <w:delText xml:space="preserve"> will always </w:delText>
        </w:r>
      </w:del>
      <w:del w:id="1744" w:author="Winston.Huang" w:date="2025-05-14T17:07:00Z">
        <w:r>
          <w:rPr>
            <w:rFonts w:eastAsia="Aptos" w:cs="Aptos"/>
            <w:b/>
            <w:bCs/>
            <w:color w:val="000000" w:themeColor="text1"/>
            <w:lang w:val="en-IN"/>
          </w:rPr>
          <w:delText>restart</w:delText>
        </w:r>
      </w:del>
      <w:del w:id="1745" w:author="Winston.Huang" w:date="2025-05-14T17:07:00Z">
        <w:r>
          <w:rPr>
            <w:rFonts w:eastAsia="Aptos" w:cs="Aptos"/>
            <w:color w:val="000000" w:themeColor="text1"/>
            <w:lang w:val="en-IN"/>
          </w:rPr>
          <w:delText xml:space="preserve"> if it stops or crashes, and it will wait for 3 seconds before attempting to restart.</w:delText>
        </w:r>
      </w:del>
    </w:p>
    <w:p>
      <w:pPr>
        <w:pStyle w:val="Normal"/>
        <w:widowControl/>
        <w:spacing w:lineRule="auto" w:line="259" w:before="240" w:after="240"/>
        <w:jc w:val="both"/>
        <w:textAlignment w:val="baseline"/>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4. Save and Close</w:t>
      </w:r>
    </w:p>
    <w:p>
      <w:pPr>
        <w:pStyle w:val="ListParagraph"/>
        <w:widowControl/>
        <w:spacing w:lineRule="atLeast" w:line="0" w:before="0" w:after="0"/>
        <w:ind w:left="566" w:hanging="0"/>
        <w:contextualSpacing/>
        <w:jc w:val="both"/>
        <w:textAlignment w:val="baseline"/>
        <w:rPr>
          <w:rFonts w:ascii="Consolas" w:hAnsi="Consolas" w:eastAsia="Aptos" w:cs="Aptos"/>
          <w:color w:val="000000" w:themeColor="text1"/>
          <w:sz w:val="20"/>
          <w:szCs w:val="20"/>
          <w:lang w:val="en-IN"/>
          <w:ins w:id="1747" w:author="Winston.Huang" w:date="2025-05-14T17:09:00Z"/>
        </w:rPr>
      </w:pPr>
      <w:ins w:id="1746" w:author="Winston.Huang" w:date="2025-05-14T17:09:00Z">
        <w:r>
          <w:rPr>
            <w:rFonts w:eastAsia="Aptos" w:cs="Aptos" w:ascii="Consolas" w:hAnsi="Consolas"/>
            <w:color w:val="000000" w:themeColor="text1"/>
            <w:sz w:val="20"/>
            <w:szCs w:val="20"/>
            <w:lang w:val="en-IN"/>
          </w:rPr>
          <w:t>grep "auditd\[$OLDPID\]" /var/log/syslog | tail -n3</w:t>
        </w:r>
      </w:ins>
    </w:p>
    <w:p>
      <w:pPr>
        <w:pStyle w:val="ListParagraph"/>
        <w:widowControl/>
        <w:spacing w:lineRule="atLeast" w:line="0" w:before="0" w:after="0"/>
        <w:ind w:left="566" w:hanging="0"/>
        <w:contextualSpacing/>
        <w:jc w:val="both"/>
        <w:textAlignment w:val="baseline"/>
        <w:rPr>
          <w:rFonts w:ascii="Consolas" w:hAnsi="Consolas" w:cs="Aptos"/>
          <w:color w:val="000000" w:themeColor="text1"/>
          <w:ins w:id="1749" w:author="Winston.Huang" w:date="2025-05-14T17:07:00Z"/>
          <w:sz w:val="20"/>
          <w:szCs w:val="20"/>
        </w:rPr>
      </w:pPr>
      <w:ins w:id="1748" w:author="Winston.Huang" w:date="2025-05-14T17:09:00Z">
        <w:r>
          <w:rPr>
            <w:rFonts w:eastAsia="Aptos" w:cs="Aptos" w:ascii="Consolas" w:hAnsi="Consolas"/>
            <w:color w:val="000000" w:themeColor="text1"/>
            <w:sz w:val="20"/>
            <w:szCs w:val="20"/>
            <w:lang w:val="en-IN"/>
          </w:rPr>
          <w:t>grep "auditd\[$NEWPID\]" /var/log/syslog | grep "Init complete"</w:t>
        </w:r>
      </w:ins>
    </w:p>
    <w:p>
      <w:pPr>
        <w:pStyle w:val="ListParagraph"/>
        <w:widowControl/>
        <w:spacing w:lineRule="atLeast" w:line="0" w:before="0" w:after="0"/>
        <w:ind w:left="426" w:hanging="0"/>
        <w:contextualSpacing/>
        <w:textAlignment w:val="baseline"/>
        <w:pPrChange w:id="0" w:author="Winston.Huang" w:date="2025-05-14T17:10:00Z">
          <w:pPr>
            <w:pStyle w:val="ListParagraph"/>
            <w:widowControl/>
            <w:textAlignment w:val="baseline"/>
            <w:ind w:left="426" w:hanging="0"/>
            <w:contextualSpacing/>
            <w:spacing w:lineRule="auto" w:line="259" w:before="0" w:after="0"/>
          </w:pPr>
        </w:pPrChange>
        <w:rPr>
          <w:del w:id="1752" w:author="Winston.Huang" w:date="2025-05-14T17:07:00Z"/>
        </w:rPr>
      </w:pPr>
      <w:r>
        <w:rPr/>
        <w:t xml:space="preserve">Purpose: </w:t>
      </w:r>
      <w:ins w:id="1750" w:author="Winston.Huang" w:date="2025-05-14T17:09:00Z">
        <w:r>
          <w:rPr/>
          <w:t>Confirm from system logs that:</w:t>
        </w:r>
      </w:ins>
      <w:del w:id="1751" w:author="Winston.Huang" w:date="2025-05-14T17:07:00Z">
        <w:r>
          <w:rPr>
            <w:rFonts w:eastAsia="Aptos" w:cs="Aptos"/>
            <w:color w:val="000000" w:themeColor="text1"/>
            <w:lang w:val="en-IN"/>
          </w:rPr>
          <w:delText>Save the file and exit the text editor.</w:delText>
        </w:r>
      </w:del>
    </w:p>
    <w:p>
      <w:pPr>
        <w:pStyle w:val="ListParagraph"/>
        <w:widowControl/>
        <w:spacing w:lineRule="atLeast" w:line="0" w:before="0" w:after="0"/>
        <w:ind w:left="426" w:hanging="0"/>
        <w:contextualSpacing/>
        <w:jc w:val="both"/>
        <w:textAlignment w:val="baseline"/>
        <w:pPrChange w:id="0" w:author="Winston.Huang" w:date="2025-05-14T17:10:00Z">
          <w:pPr>
            <w:pStyle w:val="ListParagraph"/>
            <w:numPr>
              <w:ilvl w:val="0"/>
              <w:numId w:val="179"/>
            </w:numPr>
            <w:jc w:val="both"/>
            <w:widowControl/>
            <w:textAlignment w:val="baseline"/>
            <w:ind w:left="720" w:hanging="360"/>
            <w:contextualSpacing/>
            <w:spacing w:lineRule="auto" w:line="259" w:before="0" w:after="0"/>
          </w:pPr>
        </w:pPrChange>
        <w:rPr>
          <w:rFonts w:ascii="Aptos" w:hAnsi="Aptos" w:cs="Aptos"/>
          <w:color w:val="000000" w:themeColor="text1"/>
          <w:ins w:id="1754" w:author="Winston.Huang" w:date="2025-05-14T17:09:00Z"/>
        </w:rPr>
      </w:pPr>
      <w:ins w:id="1753" w:author="Winston.Huang" w:date="2025-05-14T17:09:00Z">
        <w:r>
          <w:rPr>
            <w:rFonts w:cs="Aptos"/>
            <w:color w:val="000000" w:themeColor="text1"/>
          </w:rPr>
        </w:r>
      </w:ins>
    </w:p>
    <w:p>
      <w:pPr>
        <w:pStyle w:val="ListParagraph"/>
        <w:widowControl/>
        <w:spacing w:lineRule="atLeast" w:line="0" w:before="0" w:after="0"/>
        <w:ind w:left="567" w:hanging="0"/>
        <w:contextualSpacing/>
        <w:jc w:val="both"/>
        <w:textAlignment w:val="baseline"/>
        <w:pPrChange w:id="0" w:author="Winston.Huang" w:date="2025-05-14T17:10:00Z">
          <w:pPr>
            <w:pStyle w:val="ListParagraph"/>
            <w:jc w:val="both"/>
            <w:widowControl/>
            <w:textAlignment w:val="baseline"/>
            <w:ind w:left="426" w:hanging="0"/>
            <w:contextualSpacing/>
            <w:spacing w:lineRule="auto" w:line="259" w:before="0" w:after="0"/>
          </w:pPr>
        </w:pPrChange>
        <w:rPr>
          <w:rFonts w:ascii="Aptos" w:hAnsi="Aptos" w:eastAsia="Aptos" w:cs="Aptos"/>
          <w:color w:val="000000" w:themeColor="text1"/>
          <w:lang w:val="en-IN"/>
          <w:ins w:id="1756" w:author="Winston.Huang" w:date="2025-05-14T17:09:00Z"/>
        </w:rPr>
      </w:pPr>
      <w:ins w:id="1755" w:author="Winston.Huang" w:date="2025-05-14T17:09:00Z">
        <w:r>
          <w:rPr>
            <w:rFonts w:eastAsia="Aptos" w:cs="Aptos"/>
            <w:color w:val="000000" w:themeColor="text1"/>
            <w:lang w:val="en-IN"/>
          </w:rPr>
          <w:t>The old auditd process was terminated.</w:t>
        </w:r>
      </w:ins>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9"/>
            </w:numPr>
            <w:jc w:val="both"/>
            <w:widowControl/>
            <w:textAlignment w:val="baseline"/>
            <w:ind w:left="720" w:hanging="360"/>
            <w:contextualSpacing/>
            <w:spacing w:lineRule="auto" w:line="259" w:before="0" w:after="0"/>
          </w:pPr>
        </w:pPrChange>
        <w:rPr>
          <w:rFonts w:ascii="Aptos" w:hAnsi="Aptos" w:eastAsia="Aptos" w:cs="Aptos"/>
          <w:color w:val="000000" w:themeColor="text1"/>
          <w:del w:id="1762" w:author="Winston.Huang" w:date="2025-05-14T17:07:00Z"/>
        </w:rPr>
      </w:pPr>
      <w:r>
        <w:rPr>
          <w:rFonts w:eastAsia="Aptos" w:cs="Aptos"/>
          <w:color w:val="000000" w:themeColor="text1"/>
          <w:lang w:val="en-IN"/>
        </w:rPr>
        <w:t>The new auditd process was successfully started and completed initialization.</w:t>
      </w:r>
      <w:del w:id="1757" w:author="Winston.Huang" w:date="2025-05-14T17:07:00Z">
        <w:r>
          <w:rPr>
            <w:rFonts w:eastAsia="Aptos" w:cs="Aptos"/>
            <w:color w:val="000000" w:themeColor="text1"/>
            <w:lang w:val="en-IN"/>
          </w:rPr>
          <w:delText xml:space="preserve">If using nano, press </w:delText>
        </w:r>
      </w:del>
      <w:del w:id="1758" w:author="Winston.Huang" w:date="2025-05-14T17:07:00Z">
        <w:r>
          <w:rPr>
            <w:rFonts w:eastAsia="Aptos" w:cs="Aptos"/>
            <w:b/>
            <w:bCs/>
            <w:color w:val="000000" w:themeColor="text1"/>
            <w:lang w:val="en-IN"/>
          </w:rPr>
          <w:delText>CTRL + X,</w:delText>
        </w:r>
      </w:del>
      <w:del w:id="1759" w:author="Winston.Huang" w:date="2025-05-14T17:07:00Z">
        <w:r>
          <w:rPr>
            <w:rFonts w:eastAsia="Aptos" w:cs="Aptos"/>
            <w:color w:val="000000" w:themeColor="text1"/>
            <w:lang w:val="en-IN"/>
          </w:rPr>
          <w:delText xml:space="preserve"> then </w:delText>
        </w:r>
      </w:del>
      <w:del w:id="1760" w:author="Winston.Huang" w:date="2025-05-14T17:07:00Z">
        <w:r>
          <w:rPr>
            <w:rFonts w:eastAsia="Aptos" w:cs="Aptos"/>
            <w:b/>
            <w:bCs/>
            <w:color w:val="000000" w:themeColor="text1"/>
            <w:lang w:val="en-IN"/>
          </w:rPr>
          <w:delText>Y</w:delText>
        </w:r>
      </w:del>
      <w:del w:id="1761" w:author="Winston.Huang" w:date="2025-05-14T17:07:00Z">
        <w:r>
          <w:rPr>
            <w:rFonts w:eastAsia="Aptos" w:cs="Aptos"/>
            <w:color w:val="000000" w:themeColor="text1"/>
            <w:lang w:val="en-IN"/>
          </w:rPr>
          <w:delText xml:space="preserve"> to confirm saving, and then press Enter.</w:delText>
        </w:r>
      </w:del>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9"/>
            </w:numPr>
            <w:jc w:val="both"/>
            <w:widowControl/>
            <w:textAlignment w:val="baseline"/>
            <w:ind w:left="720" w:hanging="360"/>
            <w:contextualSpacing/>
            <w:spacing w:lineRule="auto" w:line="259" w:before="0" w:after="0"/>
          </w:pPr>
        </w:pPrChange>
        <w:rPr>
          <w:rFonts w:ascii="Aptos" w:hAnsi="Aptos" w:eastAsia="Aptos" w:cs="Aptos"/>
          <w:color w:val="000000" w:themeColor="text1"/>
          <w:del w:id="1766" w:author="Winston.Huang" w:date="2025-05-14T17:07:00Z"/>
        </w:rPr>
      </w:pPr>
      <w:del w:id="1763" w:author="Winston.Huang" w:date="2025-05-14T17:07:00Z">
        <w:r>
          <w:rPr>
            <w:rFonts w:eastAsia="Aptos" w:cs="Aptos"/>
            <w:color w:val="000000" w:themeColor="text1"/>
            <w:lang w:val="en-IN"/>
          </w:rPr>
          <w:delText xml:space="preserve">If using vim, type </w:delText>
        </w:r>
      </w:del>
      <w:del w:id="1764" w:author="Winston.Huang" w:date="2025-05-14T17:07:00Z">
        <w:r>
          <w:rPr>
            <w:rFonts w:eastAsia="Aptos" w:cs="Aptos"/>
            <w:b/>
            <w:bCs/>
            <w:color w:val="000000" w:themeColor="text1"/>
            <w:lang w:val="en-IN"/>
          </w:rPr>
          <w:delText xml:space="preserve">:wq </w:delText>
        </w:r>
      </w:del>
      <w:del w:id="1765" w:author="Winston.Huang" w:date="2025-05-14T17:07:00Z">
        <w:r>
          <w:rPr>
            <w:rFonts w:eastAsia="Aptos" w:cs="Aptos"/>
            <w:color w:val="000000" w:themeColor="text1"/>
            <w:lang w:val="en-IN"/>
          </w:rPr>
          <w:delText>and press Enter to save and exit.</w:delText>
        </w:r>
      </w:del>
    </w:p>
    <w:p>
      <w:pPr>
        <w:pStyle w:val="Normal"/>
        <w:widowControl/>
        <w:spacing w:lineRule="atLeast" w:line="0" w:before="240" w:after="240"/>
        <w:ind w:left="567" w:hanging="0"/>
        <w:jc w:val="both"/>
        <w:textAlignment w:val="baseline"/>
        <w:pPrChange w:id="0" w:author="Winston.Huang" w:date="2025-05-14T17:10:00Z">
          <w:pPr>
            <w:jc w:val="both"/>
            <w:widowControl/>
            <w:textAlignment w:val="baseline"/>
            <w:spacing w:lineRule="auto" w:line="259" w:before="240" w:after="240"/>
          </w:pPr>
        </w:pPrChange>
        <w:rPr>
          <w:rFonts w:ascii="Aptos" w:hAnsi="Aptos" w:eastAsia="Aptos" w:cs="Aptos"/>
          <w:color w:val="0F4761" w:themeColor="accent1" w:themeShade="bf"/>
          <w:sz w:val="28"/>
          <w:szCs w:val="28"/>
          <w:del w:id="1767" w:author="Winston.Huang" w:date="2025-05-14T17:07:00Z"/>
        </w:rPr>
      </w:pPr>
      <w:r>
        <w:rPr>
          <w:rFonts w:eastAsia="Aptos" w:cs="Aptos"/>
          <w:color w:val="0F4761" w:themeColor="accent1" w:themeShade="bf"/>
          <w:sz w:val="28"/>
          <w:szCs w:val="28"/>
          <w:lang w:val="en-IN"/>
        </w:rPr>
        <w:t>5. Reload systemd</w:t>
      </w:r>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8"/>
            </w:numPr>
            <w:jc w:val="both"/>
            <w:widowControl/>
            <w:textAlignment w:val="baseline"/>
            <w:ind w:left="720" w:hanging="360"/>
            <w:contextualSpacing/>
            <w:spacing w:lineRule="auto" w:line="259" w:before="0" w:after="0"/>
          </w:pPr>
        </w:pPrChange>
        <w:rPr>
          <w:rFonts w:ascii="Aptos" w:hAnsi="Aptos" w:eastAsia="Aptos" w:cs="Aptos"/>
          <w:color w:val="000000" w:themeColor="text1"/>
          <w:del w:id="1768" w:author="Winston.Huang" w:date="2025-05-14T17:07:00Z"/>
        </w:rPr>
      </w:pPr>
      <w:r>
        <w:rPr>
          <w:rFonts w:eastAsia="Aptos" w:cs="Aptos"/>
          <w:color w:val="000000" w:themeColor="text1"/>
          <w:lang w:val="en-IN"/>
        </w:rPr>
        <w:t xml:space="preserve">For systemd to recognize the changes </w:t>
      </w:r>
      <w:r>
        <w:rPr>
          <w:rFonts w:eastAsia="Aptos" w:cs="Aptos"/>
          <w:color w:val="000000" w:themeColor="text1"/>
          <w:lang w:val="en-IN"/>
        </w:rPr>
        <w:t>we made to the service file, reload its configuration:</w:t>
      </w:r>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8"/>
            </w:numPr>
            <w:jc w:val="both"/>
            <w:widowControl/>
            <w:textAlignment w:val="baseline"/>
            <w:ind w:left="720" w:hanging="360"/>
            <w:contextualSpacing/>
            <w:spacing w:lineRule="auto" w:line="259" w:before="0" w:after="0"/>
          </w:pPr>
        </w:pPrChange>
        <w:rPr>
          <w:rFonts w:ascii="Aptos" w:hAnsi="Aptos" w:eastAsia="Aptos" w:cs="Aptos"/>
          <w:color w:val="000000" w:themeColor="text1"/>
          <w:del w:id="1769" w:author="Winston.Huang" w:date="2025-05-14T17:07:00Z"/>
        </w:rPr>
      </w:pPr>
      <w:r>
        <w:rPr>
          <w:rFonts w:eastAsia="Aptos" w:cs="Aptos"/>
          <w:color w:val="000000" w:themeColor="text1"/>
          <w:lang w:val="en-IN"/>
        </w:rPr>
        <w:t xml:space="preserve">Now reload the systemmd by using </w:t>
      </w:r>
      <w:r>
        <w:rPr>
          <w:rFonts w:eastAsia="Aptos" w:cs="Aptos"/>
          <w:b/>
          <w:bCs/>
          <w:color w:val="000000" w:themeColor="text1"/>
          <w:lang w:val="en-IN"/>
        </w:rPr>
        <w:t>systemctl daemon-reload</w:t>
      </w:r>
      <w:r>
        <w:rPr>
          <w:rFonts w:eastAsia="Aptos" w:cs="Aptos"/>
          <w:color w:val="000000" w:themeColor="text1"/>
          <w:lang w:val="en-IN"/>
        </w:rPr>
        <w:t xml:space="preserve"> 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pacing w:lineRule="atLeast" w:line="0" w:before="0" w:after="0"/>
        <w:ind w:left="567" w:hanging="0"/>
        <w:jc w:val="both"/>
        <w:textAlignment w:val="baseline"/>
        <w:pPrChange w:id="0" w:author="Winston.Huang" w:date="2025-05-14T17:10:00Z">
          <w:pPr>
            <w:jc w:val="both"/>
            <w:widowControl/>
            <w:textAlignment w:val="baseline"/>
            <w:spacing w:lineRule="auto" w:line="259" w:before="0" w:after="0"/>
          </w:pPr>
        </w:pPrChange>
        <w:rPr>
          <w:rFonts w:ascii="Aptos" w:hAnsi="Aptos" w:eastAsia="Aptos" w:cs="Aptos"/>
          <w:color w:val="0F4761" w:themeColor="accent1" w:themeShade="bf"/>
          <w:sz w:val="28"/>
          <w:szCs w:val="28"/>
          <w:del w:id="1770" w:author="Winston.Huang" w:date="2025-05-14T17:07:00Z"/>
        </w:rPr>
      </w:pPr>
      <w:r>
        <w:rPr>
          <w:rFonts w:eastAsia="Aptos" w:cs="Aptos"/>
          <w:color w:val="0F4761" w:themeColor="accent1" w:themeShade="bf"/>
          <w:sz w:val="28"/>
          <w:szCs w:val="28"/>
          <w:lang w:val="en-IN"/>
        </w:rPr>
        <w:t>6. Test the Configuration</w:t>
      </w:r>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6"/>
            </w:numPr>
            <w:jc w:val="both"/>
            <w:widowControl/>
            <w:textAlignment w:val="baseline"/>
            <w:ind w:left="720" w:hanging="360"/>
            <w:contextualSpacing/>
            <w:spacing w:lineRule="auto" w:line="259" w:before="0" w:after="0"/>
          </w:pPr>
        </w:pPrChange>
        <w:rPr>
          <w:rFonts w:ascii="Aptos" w:hAnsi="Aptos" w:eastAsia="Aptos" w:cs="Aptos"/>
          <w:color w:val="000000" w:themeColor="text1"/>
          <w:del w:id="1771" w:author="Winston.Huang" w:date="2025-05-14T17:07:00Z"/>
        </w:rPr>
      </w:pPr>
      <w:r>
        <w:rPr>
          <w:rFonts w:eastAsia="Aptos" w:cs="Aptos"/>
          <w:color w:val="000000" w:themeColor="text1"/>
          <w:lang w:val="en-IN"/>
        </w:rPr>
        <w:t>Stop the</w:t>
      </w:r>
      <w:r>
        <w:rPr>
          <w:rFonts w:eastAsia="Aptos" w:cs="Aptos"/>
          <w:b/>
          <w:bCs/>
          <w:color w:val="000000" w:themeColor="text1"/>
          <w:lang w:val="en-IN"/>
        </w:rPr>
        <w:t xml:space="preserve"> rsyslog service</w:t>
      </w:r>
      <w:r>
        <w:rPr>
          <w:rFonts w:eastAsia="Aptos" w:cs="Aptos"/>
          <w:color w:val="000000" w:themeColor="text1"/>
          <w:lang w:val="en-IN"/>
        </w:rPr>
        <w:t xml:space="preserve"> and observe if it restarts automatically.</w:t>
      </w:r>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6"/>
            </w:numPr>
            <w:jc w:val="both"/>
            <w:widowControl/>
            <w:textAlignment w:val="baseline"/>
            <w:ind w:left="720" w:hanging="360"/>
            <w:contextualSpacing/>
            <w:spacing w:lineRule="auto" w:line="259" w:before="0" w:after="0"/>
          </w:pPr>
        </w:pPrChange>
        <w:rPr>
          <w:rFonts w:ascii="Aptos" w:hAnsi="Aptos" w:eastAsia="Aptos" w:cs="Aptos"/>
          <w:color w:val="000000" w:themeColor="text1"/>
          <w:del w:id="1772" w:author="Winston.Huang" w:date="2025-05-14T17:07:00Z"/>
        </w:rPr>
      </w:pPr>
      <w:r>
        <w:rPr>
          <w:rFonts w:eastAsia="Aptos" w:cs="Aptos"/>
          <w:color w:val="000000" w:themeColor="text1"/>
          <w:lang w:val="en-IN"/>
        </w:rPr>
        <w:t xml:space="preserve">Now stop the rsylog service by using </w:t>
      </w:r>
      <w:r>
        <w:rPr>
          <w:rFonts w:eastAsia="Aptos" w:cs="Aptos"/>
          <w:b/>
          <w:bCs/>
          <w:color w:val="000000" w:themeColor="text1"/>
          <w:lang w:val="en-IN"/>
        </w:rPr>
        <w:t xml:space="preserve">systemctl stop rsyslog.service </w:t>
      </w:r>
      <w:r>
        <w:rPr>
          <w:rFonts w:eastAsia="Aptos" w:cs="Aptos"/>
          <w:color w:val="000000" w:themeColor="text1"/>
          <w:lang w:val="en-IN"/>
        </w:rPr>
        <w:t>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pacing w:lineRule="atLeast" w:line="0" w:before="0" w:after="0"/>
        <w:ind w:left="567" w:hanging="0"/>
        <w:textAlignment w:val="baseline"/>
        <w:pPrChange w:id="0" w:author="Winston.Huang" w:date="2025-05-14T17:10:00Z">
          <w:pPr>
            <w:widowControl/>
            <w:textAlignment w:val="baseline"/>
            <w:spacing w:lineRule="auto" w:line="259" w:before="0" w:after="0"/>
          </w:pPr>
        </w:pPrChange>
        <w:rPr>
          <w:rFonts w:ascii="Aptos" w:hAnsi="Aptos" w:eastAsia="Aptos" w:cs="Aptos"/>
          <w:color w:val="000000" w:themeColor="text1"/>
          <w:del w:id="1773" w:author="Winston.Huang" w:date="2025-05-14T17:07:00Z"/>
        </w:rPr>
      </w:pPr>
      <w:r>
        <w:rPr>
          <w:rFonts w:eastAsia="Aptos" w:cs="Aptos"/>
          <w:color w:val="000000" w:themeColor="text1"/>
          <w:lang w:val="en-IN"/>
        </w:rPr>
        <w:t xml:space="preserve">After a few seconds (based on the RestartSec value </w:t>
      </w:r>
      <w:r>
        <w:rPr>
          <w:rFonts w:eastAsia="Aptos" w:cs="Aptos"/>
          <w:color w:val="000000" w:themeColor="text1"/>
          <w:lang w:val="en-IN"/>
        </w:rPr>
        <w:t>we set), the           service should restart itself.</w:t>
      </w:r>
    </w:p>
    <w:p>
      <w:pPr>
        <w:pStyle w:val="Normal"/>
        <w:widowControl/>
        <w:spacing w:lineRule="atLeast" w:line="0" w:before="240" w:after="240"/>
        <w:ind w:left="567" w:hanging="0"/>
        <w:jc w:val="both"/>
        <w:textAlignment w:val="baseline"/>
        <w:pPrChange w:id="0" w:author="Winston.Huang" w:date="2025-05-14T17:10:00Z">
          <w:pPr>
            <w:jc w:val="both"/>
            <w:widowControl/>
            <w:textAlignment w:val="baseline"/>
            <w:spacing w:lineRule="auto" w:line="259" w:before="240" w:after="240"/>
          </w:pPr>
        </w:pPrChange>
        <w:rPr>
          <w:rFonts w:ascii="Aptos" w:hAnsi="Aptos" w:eastAsia="Aptos" w:cs="Aptos"/>
          <w:color w:val="0F4761" w:themeColor="accent1" w:themeShade="bf"/>
          <w:sz w:val="28"/>
          <w:szCs w:val="28"/>
          <w:del w:id="1774" w:author="Winston.Huang" w:date="2025-05-14T17:07:00Z"/>
        </w:rPr>
      </w:pPr>
      <w:r>
        <w:rPr>
          <w:rFonts w:eastAsia="Aptos" w:cs="Aptos"/>
          <w:color w:val="0F4761" w:themeColor="accent1" w:themeShade="bf"/>
          <w:sz w:val="28"/>
          <w:szCs w:val="28"/>
          <w:lang w:val="en-IN"/>
        </w:rPr>
        <w:t>7. Enable the Service</w:t>
      </w:r>
    </w:p>
    <w:p>
      <w:pPr>
        <w:pStyle w:val="ListParagraph"/>
        <w:widowControl/>
        <w:spacing w:lineRule="atLeast" w:line="0" w:before="0" w:after="0"/>
        <w:ind w:left="567" w:hanging="0"/>
        <w:contextualSpacing/>
        <w:jc w:val="both"/>
        <w:textAlignment w:val="baseline"/>
        <w:pPrChange w:id="0" w:author="Winston.Huang" w:date="2025-05-14T17:10:00Z">
          <w:pPr>
            <w:pStyle w:val="ListParagraph"/>
            <w:numPr>
              <w:ilvl w:val="0"/>
              <w:numId w:val="175"/>
            </w:numPr>
            <w:jc w:val="both"/>
            <w:widowControl/>
            <w:textAlignment w:val="baseline"/>
            <w:ind w:left="720" w:hanging="360"/>
            <w:contextualSpacing/>
            <w:spacing w:lineRule="auto" w:line="259" w:before="0" w:after="0"/>
          </w:pPr>
        </w:pPrChange>
        <w:rPr>
          <w:color w:val="000000" w:themeColor="text1"/>
          <w:del w:id="1775" w:author="Winston.Huang" w:date="2025-05-14T17:07:00Z"/>
        </w:rPr>
      </w:pPr>
      <w:r>
        <w:rPr>
          <w:color w:val="000000" w:themeColor="text1"/>
          <w:lang w:val="en-IN"/>
        </w:rPr>
        <w:t xml:space="preserve">If we want the </w:t>
      </w:r>
      <w:r>
        <w:rPr>
          <w:b/>
          <w:bCs/>
          <w:color w:val="000000" w:themeColor="text1"/>
          <w:lang w:val="en-IN"/>
        </w:rPr>
        <w:t>rsyslog service</w:t>
      </w:r>
      <w:r>
        <w:rPr>
          <w:color w:val="000000" w:themeColor="text1"/>
          <w:lang w:val="en-IN"/>
        </w:rPr>
        <w:t xml:space="preserve"> to start on boot and utilize the </w:t>
      </w:r>
      <w:r>
        <w:rPr>
          <w:b/>
          <w:bCs/>
          <w:color w:val="000000" w:themeColor="text1"/>
          <w:lang w:val="en-IN"/>
        </w:rPr>
        <w:t>auto-restart</w:t>
      </w:r>
      <w:r>
        <w:rPr>
          <w:color w:val="000000" w:themeColor="text1"/>
          <w:lang w:val="en-IN"/>
        </w:rPr>
        <w:t xml:space="preserve"> feature:</w:t>
      </w:r>
    </w:p>
    <w:p>
      <w:pPr>
        <w:pStyle w:val="ListParagraph"/>
        <w:widowControl/>
        <w:spacing w:lineRule="atLeast" w:line="0" w:before="0" w:after="0"/>
        <w:ind w:left="567" w:hanging="0"/>
        <w:contextualSpacing/>
        <w:textAlignment w:val="baseline"/>
        <w:pPrChange w:id="0" w:author="Winston.Huang" w:date="2025-05-14T17:10:00Z">
          <w:pPr>
            <w:pStyle w:val="ListParagraph"/>
            <w:numPr>
              <w:ilvl w:val="0"/>
              <w:numId w:val="175"/>
            </w:numPr>
            <w:widowControl/>
            <w:textAlignment w:val="baseline"/>
            <w:ind w:left="720" w:hanging="360"/>
            <w:contextualSpacing/>
            <w:spacing w:lineRule="auto" w:line="259" w:before="0" w:after="0"/>
          </w:pPr>
        </w:pPrChange>
        <w:rPr>
          <w:b/>
          <w:b/>
          <w:bCs/>
          <w:color w:val="000000" w:themeColor="text1"/>
          <w:lang w:val="en-IN"/>
        </w:rPr>
      </w:pPr>
      <w:r>
        <w:rPr>
          <w:color w:val="000000" w:themeColor="text1"/>
          <w:lang w:val="en-IN"/>
        </w:rPr>
        <w:t xml:space="preserve">Now enable the rsylog.service by using </w:t>
      </w:r>
      <w:r>
        <w:rPr>
          <w:b/>
          <w:bCs/>
          <w:color w:val="000000" w:themeColor="text1"/>
          <w:lang w:val="en-IN"/>
        </w:rPr>
        <w:t xml:space="preserve">systemctl enable rsyslog.service </w:t>
      </w:r>
      <w:r>
        <w:rPr>
          <w:color w:val="000000" w:themeColor="text1"/>
          <w:lang w:val="en-IN"/>
        </w:rPr>
        <w:t xml:space="preserve">command with </w:t>
      </w:r>
      <w:r>
        <w:rPr>
          <w:b/>
          <w:bCs/>
          <w:color w:val="000000" w:themeColor="text1"/>
          <w:lang w:val="en-IN"/>
        </w:rPr>
        <w:t xml:space="preserve">sudo </w:t>
      </w:r>
      <w:r>
        <w:rPr>
          <w:color w:val="000000" w:themeColor="text1"/>
          <w:lang w:val="en-IN"/>
        </w:rPr>
        <w:t>privileges.</w:t>
      </w:r>
    </w:p>
    <w:p>
      <w:pPr>
        <w:pStyle w:val="2"/>
        <w:widowControl/>
        <w:shd w:val="clear" w:color="auto" w:fill="FFFFFF" w:themeFill="background1"/>
        <w:spacing w:lineRule="auto" w:line="240" w:before="160" w:after="300"/>
        <w:rPr>
          <w:color w:val="000000" w:themeColor="text1"/>
          <w:lang w:val="en-IN"/>
        </w:rPr>
      </w:pPr>
      <w:bookmarkStart w:id="92" w:name="_Toc207723244"/>
      <w:r>
        <w:rPr/>
        <w:t>CR 2.11 – Time stamps</w:t>
      </w:r>
      <w:bookmarkEnd w:id="92"/>
    </w:p>
    <w:p>
      <w:pPr>
        <w:pStyle w:val="Normal"/>
        <w:widowControl/>
        <w:spacing w:lineRule="auto" w:line="240" w:before="0" w:after="0"/>
        <w:rPr/>
      </w:pPr>
      <w:r>
        <w:rPr>
          <w:b/>
          <w:bCs/>
          <w:color w:val="0D0D0D" w:themeColor="text1" w:themeTint="f2"/>
        </w:rPr>
        <w:t>Time stamps:</w:t>
      </w:r>
      <w:r>
        <w:rPr>
          <w:color w:val="0D0D0D" w:themeColor="text1" w:themeTint="f2"/>
        </w:rPr>
        <w:t xml:space="preserve"> The Ubuntu 22.04 LTS operating system will create accurate and synchronized timestamps for audit records by using system-wide time synchronization mechanisms and detecting unauthorized changes.</w:t>
      </w:r>
    </w:p>
    <w:p>
      <w:pPr>
        <w:pStyle w:val="3"/>
        <w:widowControl/>
        <w:rPr>
          <w:rFonts w:eastAsia="新細明體" w:cs="Segoe UI"/>
          <w:sz w:val="18"/>
          <w:szCs w:val="18"/>
        </w:rPr>
      </w:pPr>
      <w:bookmarkStart w:id="93" w:name="_Toc207723245"/>
      <w:r>
        <w:rPr/>
        <w:t>Statement</w:t>
      </w:r>
      <w:bookmarkEnd w:id="93"/>
      <w:r>
        <w:rPr>
          <w:rFonts w:eastAsia="新細明體" w:cs="Segoe UI"/>
        </w:rPr>
        <w:t> </w:t>
      </w:r>
    </w:p>
    <w:p>
      <w:pPr>
        <w:pStyle w:val="Normal"/>
        <w:widowControl/>
        <w:spacing w:lineRule="auto" w:line="240" w:before="0" w:after="0"/>
        <w:rPr/>
      </w:pPr>
      <w:r>
        <w:rPr>
          <w:color w:val="000000" w:themeColor="text1"/>
          <w:lang w:val="en-IN"/>
        </w:rPr>
        <w:t>To comply with IEC 62443-4-2 CR 2.11 Timestamp requirements, the Ubuntu 22.04 LTS operating system will be configured to create accurate and synchronized timestamps for use in audit records. The system will ensure the integrity and accuracy of timestamps by using system-wide time synchronization mechanisms and detecting unauthorized.</w:t>
      </w:r>
    </w:p>
    <w:p>
      <w:pPr>
        <w:pStyle w:val="Normal"/>
        <w:widowControl/>
        <w:spacing w:lineRule="auto" w:line="240" w:before="0" w:after="0"/>
        <w:rPr>
          <w:color w:val="000000" w:themeColor="text1"/>
          <w:lang w:val="en-IN"/>
        </w:rPr>
      </w:pPr>
      <w:r>
        <w:rPr>
          <w:color w:val="000000" w:themeColor="text1"/>
          <w:lang w:val="en-IN"/>
        </w:rPr>
      </w:r>
    </w:p>
    <w:p>
      <w:pPr>
        <w:pStyle w:val="3"/>
        <w:widowControl/>
        <w:spacing w:lineRule="auto" w:line="240" w:before="160" w:after="0"/>
        <w:rPr>
          <w:rFonts w:eastAsia="新細明體" w:cs="Segoe UI"/>
          <w:sz w:val="18"/>
          <w:szCs w:val="18"/>
        </w:rPr>
      </w:pPr>
      <w:bookmarkStart w:id="94" w:name="_Toc207723246"/>
      <w:r>
        <w:rPr/>
        <w:t>Evidence</w:t>
      </w:r>
      <w:bookmarkEnd w:id="94"/>
      <w:r>
        <w:rPr>
          <w:rFonts w:eastAsia="新細明體" w:cs="Segoe UI"/>
        </w:rPr>
        <w:t> </w:t>
      </w:r>
    </w:p>
    <w:p>
      <w:pPr>
        <w:pStyle w:val="Normal"/>
        <w:shd w:val="clear" w:color="auto" w:fill="FFFFFF" w:themeFill="background1"/>
        <w:spacing w:lineRule="auto" w:line="240" w:before="0" w:after="300"/>
        <w:rPr/>
      </w:pPr>
      <w:r>
        <w:rPr>
          <w:color w:val="000000" w:themeColor="text1"/>
          <w:lang w:val="en-IN"/>
        </w:rPr>
        <w:t xml:space="preserve">The Ubuntu 22.04 LTS operating system supports the creation and management of timestamps in audit records through its logging subsystem, which includes tools like </w:t>
      </w:r>
      <w:r>
        <w:rPr>
          <w:b/>
          <w:bCs/>
          <w:color w:val="000000" w:themeColor="text1"/>
          <w:lang w:val="en-IN"/>
        </w:rPr>
        <w:t>`event viewer`</w:t>
      </w:r>
      <w:r>
        <w:rPr>
          <w:color w:val="000000" w:themeColor="text1"/>
          <w:lang w:val="en-IN"/>
        </w:rPr>
        <w:t xml:space="preserve"> and </w:t>
      </w:r>
      <w:r>
        <w:rPr>
          <w:b/>
          <w:bCs/>
          <w:color w:val="000000" w:themeColor="text1"/>
          <w:lang w:val="en-IN"/>
        </w:rPr>
        <w:t>`journalctl`</w:t>
      </w:r>
      <w:r>
        <w:rPr>
          <w:color w:val="000000" w:themeColor="text1"/>
          <w:lang w:val="en-IN"/>
        </w:rPr>
        <w:t xml:space="preserve">. The operating system can synchronize time using </w:t>
      </w:r>
      <w:r>
        <w:rPr>
          <w:b/>
          <w:bCs/>
          <w:color w:val="000000" w:themeColor="text1"/>
          <w:lang w:val="en-IN"/>
        </w:rPr>
        <w:t>Network Time Protocol (NTP)</w:t>
      </w:r>
      <w:r>
        <w:rPr>
          <w:color w:val="000000" w:themeColor="text1"/>
          <w:lang w:val="en-IN"/>
        </w:rPr>
        <w:t xml:space="preserve"> to ensure that timestamps are accurate and consistent across the system. </w:t>
      </w:r>
      <w:r>
        <w:rPr/>
        <w:t xml:space="preserve"> </w:t>
      </w:r>
    </w:p>
    <w:p>
      <w:pPr>
        <w:pStyle w:val="Normal"/>
        <w:shd w:val="clear" w:color="auto" w:fill="FFFFFF" w:themeFill="background1"/>
        <w:spacing w:before="270" w:after="480"/>
        <w:rPr>
          <w:color w:val="000000" w:themeColor="text1"/>
        </w:rPr>
      </w:pPr>
      <w:r>
        <w:rPr>
          <w:color w:val="000000" w:themeColor="text1"/>
        </w:rPr>
        <w:t xml:space="preserve"> </w:t>
      </w:r>
      <w:r>
        <w:rPr>
          <w:color w:val="000000" w:themeColor="text1"/>
        </w:rPr>
        <w:t>Network Time Protocol (NTP) services are vulnerable to a range of attacks. With many of today’s most important security processes dependent on accurate time, the consequences of receiving time from a malicious source are serious. By using Network Time Security (NTS), we can be sure our devices are receiving accurate time from a reliable source.</w:t>
      </w:r>
    </w:p>
    <w:p>
      <w:pPr>
        <w:pStyle w:val="Normal"/>
        <w:shd w:val="clear" w:color="auto" w:fill="FFFFFF" w:themeFill="background1"/>
        <w:spacing w:before="270" w:after="480"/>
        <w:rPr>
          <w:color w:val="000000" w:themeColor="text1"/>
        </w:rPr>
      </w:pPr>
      <w:r>
        <w:rPr>
          <w:color w:val="000000" w:themeColor="text1"/>
        </w:rPr>
        <w:t>Netnod have been running public NTS servers since late 2019. This page below steps how we can start using NTS by setting up an NTS client and connecting to Netnod’s NTS servers.</w:t>
      </w:r>
    </w:p>
    <w:p>
      <w:pPr>
        <w:pStyle w:val="Normal"/>
        <w:shd w:val="clear" w:color="auto" w:fill="FFFFFF" w:themeFill="background1"/>
        <w:spacing w:before="270" w:after="480"/>
        <w:jc w:val="both"/>
        <w:rPr>
          <w:color w:val="000000" w:themeColor="text1"/>
        </w:rPr>
      </w:pPr>
      <w:r>
        <w:rPr>
          <w:color w:val="000000" w:themeColor="text1"/>
        </w:rPr>
        <w:t xml:space="preserve">Since NTS was RFC8915 in OCTOBER 2020 accepted as many Linux distributions allow us to run either </w:t>
      </w:r>
      <w:r>
        <w:rPr>
          <w:b/>
          <w:bCs/>
          <w:color w:val="000000" w:themeColor="text1"/>
        </w:rPr>
        <w:t>Chrony or NTPsec,</w:t>
      </w:r>
      <w:r>
        <w:rPr>
          <w:color w:val="000000" w:themeColor="text1"/>
        </w:rPr>
        <w:t xml:space="preserve"> both of which support NTS in the following versions: </w:t>
      </w:r>
    </w:p>
    <w:p>
      <w:pPr>
        <w:pStyle w:val="ListParagraph"/>
        <w:numPr>
          <w:ilvl w:val="0"/>
          <w:numId w:val="170"/>
        </w:numPr>
        <w:shd w:val="clear" w:color="auto" w:fill="FFFFFF" w:themeFill="background1"/>
        <w:spacing w:before="270" w:after="480"/>
        <w:contextualSpacing/>
        <w:jc w:val="both"/>
        <w:rPr>
          <w:color w:val="000000" w:themeColor="text1"/>
        </w:rPr>
      </w:pPr>
      <w:r>
        <w:rPr>
          <w:b/>
          <w:bCs/>
          <w:color w:val="000000" w:themeColor="text1"/>
        </w:rPr>
        <w:t xml:space="preserve">Chrony </w:t>
      </w:r>
      <w:r>
        <w:rPr>
          <w:color w:val="000000" w:themeColor="text1"/>
        </w:rPr>
        <w:t>version 4.0 and higher support NTS.</w:t>
      </w:r>
    </w:p>
    <w:p>
      <w:pPr>
        <w:pStyle w:val="ListParagraph"/>
        <w:numPr>
          <w:ilvl w:val="0"/>
          <w:numId w:val="170"/>
        </w:numPr>
        <w:shd w:val="clear" w:color="auto" w:fill="FFFFFF" w:themeFill="background1"/>
        <w:spacing w:before="0" w:after="240"/>
        <w:contextualSpacing/>
        <w:rPr>
          <w:color w:val="000000" w:themeColor="text1"/>
        </w:rPr>
      </w:pPr>
      <w:r>
        <w:rPr>
          <w:b/>
          <w:bCs/>
          <w:color w:val="000000" w:themeColor="text1"/>
        </w:rPr>
        <w:t>NTPsec</w:t>
      </w:r>
      <w:r>
        <w:rPr>
          <w:color w:val="000000" w:themeColor="text1"/>
        </w:rPr>
        <w:t xml:space="preserve"> version 1.2.0 and higher support </w:t>
      </w:r>
      <w:r>
        <w:rPr>
          <w:b/>
          <w:bCs/>
          <w:color w:val="000000" w:themeColor="text1"/>
        </w:rPr>
        <w:t>NTS (NTS Quick Start Guide).</w:t>
      </w:r>
    </w:p>
    <w:p>
      <w:pPr>
        <w:pStyle w:val="ListParagraph"/>
        <w:numPr>
          <w:ilvl w:val="0"/>
          <w:numId w:val="170"/>
        </w:numPr>
        <w:shd w:val="clear" w:color="auto" w:fill="FFFFFF" w:themeFill="background1"/>
        <w:spacing w:before="0" w:after="240"/>
        <w:contextualSpacing/>
        <w:rPr>
          <w:color w:val="000000" w:themeColor="text1"/>
        </w:rPr>
      </w:pPr>
      <w:r>
        <w:rPr>
          <w:color w:val="000000" w:themeColor="text1"/>
        </w:rPr>
        <w:t xml:space="preserve">Both </w:t>
      </w:r>
      <w:r>
        <w:rPr>
          <w:b/>
          <w:bCs/>
          <w:color w:val="000000" w:themeColor="text1"/>
        </w:rPr>
        <w:t xml:space="preserve">Chrony and NTPsec </w:t>
      </w:r>
      <w:r>
        <w:rPr>
          <w:color w:val="000000" w:themeColor="text1"/>
        </w:rPr>
        <w:t>of the above versions are available in:</w:t>
      </w:r>
    </w:p>
    <w:p>
      <w:pPr>
        <w:pStyle w:val="ListParagraph"/>
        <w:numPr>
          <w:ilvl w:val="1"/>
          <w:numId w:val="170"/>
        </w:numPr>
        <w:shd w:val="clear" w:color="auto" w:fill="FFFFFF" w:themeFill="background1"/>
        <w:spacing w:before="0" w:after="240"/>
        <w:contextualSpacing/>
        <w:rPr>
          <w:color w:val="000000" w:themeColor="text1"/>
        </w:rPr>
      </w:pPr>
      <w:r>
        <w:rPr>
          <w:color w:val="000000" w:themeColor="text1"/>
        </w:rPr>
        <w:t>Debian 11 (bullseye) and newer</w:t>
      </w:r>
    </w:p>
    <w:p>
      <w:pPr>
        <w:pStyle w:val="ListParagraph"/>
        <w:numPr>
          <w:ilvl w:val="1"/>
          <w:numId w:val="170"/>
        </w:numPr>
        <w:shd w:val="clear" w:color="auto" w:fill="FFFFFF" w:themeFill="background1"/>
        <w:spacing w:before="0" w:after="240"/>
        <w:contextualSpacing/>
        <w:rPr>
          <w:color w:val="000000" w:themeColor="text1"/>
        </w:rPr>
      </w:pPr>
      <w:r>
        <w:rPr>
          <w:color w:val="000000" w:themeColor="text1"/>
        </w:rPr>
        <w:t>Ubuntu 21.10 (impish), Ubuntu 22.04 LTS (jammy) and newer</w:t>
      </w:r>
    </w:p>
    <w:p>
      <w:pPr>
        <w:pStyle w:val="Normal"/>
        <w:shd w:val="clear" w:color="auto" w:fill="FFFFFF" w:themeFill="background1"/>
        <w:spacing w:before="0" w:after="240"/>
        <w:ind w:left="480" w:hanging="0"/>
        <w:rPr>
          <w:color w:val="000000" w:themeColor="text1"/>
          <w:sz w:val="21"/>
          <w:szCs w:val="21"/>
        </w:rPr>
      </w:pPr>
      <w:r>
        <w:rPr>
          <w:b/>
          <w:bCs/>
          <w:color w:val="000000" w:themeColor="text1"/>
          <w:sz w:val="21"/>
          <w:szCs w:val="21"/>
        </w:rPr>
        <w:t xml:space="preserve"> </w:t>
      </w:r>
      <w:r>
        <w:rPr>
          <w:b/>
          <w:bCs/>
          <w:color w:val="000000" w:themeColor="text1"/>
          <w:sz w:val="21"/>
          <w:szCs w:val="21"/>
        </w:rPr>
        <w:t>NOTE:</w:t>
      </w:r>
      <w:r>
        <w:rPr>
          <w:color w:val="000000" w:themeColor="text1"/>
          <w:sz w:val="21"/>
          <w:szCs w:val="21"/>
        </w:rPr>
        <w:t xml:space="preserve"> It is also possible to install a docker container with either</w:t>
      </w:r>
      <w:r>
        <w:rPr>
          <w:b/>
          <w:bCs/>
          <w:color w:val="000000" w:themeColor="text1"/>
          <w:sz w:val="21"/>
          <w:szCs w:val="21"/>
        </w:rPr>
        <w:t xml:space="preserve"> NTPsec or Chrony.</w:t>
      </w:r>
      <w:r>
        <w:rPr>
          <w:color w:val="000000" w:themeColor="text1"/>
          <w:sz w:val="21"/>
          <w:szCs w:val="21"/>
        </w:rPr>
        <w:t xml:space="preserve"> It may even be possible to run an NTS client on Windows that way. Using docker or Windows is not covered in these below steps.</w:t>
      </w:r>
    </w:p>
    <w:p>
      <w:pPr>
        <w:pStyle w:val="3"/>
        <w:widowControl/>
        <w:rPr>
          <w:rFonts w:eastAsia="新細明體" w:cs="Segoe UI"/>
          <w:sz w:val="18"/>
          <w:szCs w:val="18"/>
        </w:rPr>
      </w:pPr>
      <w:bookmarkStart w:id="95" w:name="_Toc207723247"/>
      <w:r>
        <w:rPr/>
        <w:t>Detailed</w:t>
      </w:r>
      <w:r>
        <w:rPr>
          <w:rFonts w:eastAsia="新細明體" w:cs="Segoe UI"/>
        </w:rPr>
        <w:t xml:space="preserve"> </w:t>
      </w:r>
      <w:r>
        <w:rPr/>
        <w:t>Setting</w:t>
      </w:r>
      <w:r>
        <w:rPr>
          <w:rFonts w:eastAsia="新細明體" w:cs="Segoe UI"/>
        </w:rPr>
        <w:t xml:space="preserve"> Steps</w:t>
      </w:r>
      <w:bookmarkEnd w:id="95"/>
      <w:r>
        <w:rPr>
          <w:rFonts w:eastAsia="新細明體" w:cs="Segoe UI"/>
        </w:rPr>
        <w:t> </w:t>
      </w:r>
    </w:p>
    <w:p>
      <w:pPr>
        <w:pStyle w:val="Normal"/>
        <w:spacing w:lineRule="auto" w:line="259" w:before="160" w:after="160"/>
        <w:rPr>
          <w:color w:val="0F4761" w:themeColor="accent1" w:themeShade="bf"/>
          <w:sz w:val="28"/>
          <w:szCs w:val="28"/>
        </w:rPr>
      </w:pPr>
      <w:r>
        <w:rPr>
          <w:color w:val="0F4761" w:themeColor="accent1" w:themeShade="bf"/>
          <w:sz w:val="28"/>
          <w:szCs w:val="28"/>
          <w:lang w:val="en-IN"/>
        </w:rPr>
        <w:t>Debian or Ubuntu</w:t>
      </w:r>
    </w:p>
    <w:p>
      <w:pPr>
        <w:pStyle w:val="ListParagraph"/>
        <w:numPr>
          <w:ilvl w:val="0"/>
          <w:numId w:val="169"/>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If we are using Debian, make sure we are running Debian 11 (bullseye) or later.</w:t>
      </w:r>
    </w:p>
    <w:p>
      <w:pPr>
        <w:pStyle w:val="ListParagraph"/>
        <w:numPr>
          <w:ilvl w:val="0"/>
          <w:numId w:val="169"/>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If we are using Ubuntu, make sure we are running Ubuntu 21.10 (impish) or later. </w:t>
      </w:r>
    </w:p>
    <w:p>
      <w:pPr>
        <w:pStyle w:val="ListParagraph"/>
        <w:numPr>
          <w:ilvl w:val="0"/>
          <w:numId w:val="169"/>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All commands below should be run as the root user or with "sudo". </w:t>
      </w:r>
    </w:p>
    <w:p>
      <w:pPr>
        <w:pStyle w:val="ListParagraph"/>
        <w:numPr>
          <w:ilvl w:val="0"/>
          <w:numId w:val="169"/>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If we want to use NTPsec, continue with section </w:t>
      </w:r>
      <w:r>
        <w:rPr>
          <w:rFonts w:eastAsia="Aptos" w:cs="Aptos"/>
          <w:b/>
          <w:bCs/>
          <w:color w:val="000000" w:themeColor="text1"/>
          <w:lang w:val="en-IN"/>
        </w:rPr>
        <w:t>1.1</w:t>
      </w:r>
    </w:p>
    <w:p>
      <w:pPr>
        <w:pStyle w:val="ListParagraph"/>
        <w:numPr>
          <w:ilvl w:val="0"/>
          <w:numId w:val="169"/>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If we want to use Chrony, jump to section</w:t>
      </w:r>
      <w:r>
        <w:rPr>
          <w:rFonts w:eastAsia="Aptos" w:cs="Aptos"/>
          <w:b/>
          <w:bCs/>
          <w:color w:val="000000" w:themeColor="text1"/>
          <w:lang w:val="en-IN"/>
        </w:rPr>
        <w:t xml:space="preserve"> 1.2</w:t>
      </w:r>
      <w:r>
        <w:rPr>
          <w:rFonts w:eastAsia="Aptos" w:cs="Aptos"/>
          <w:color w:val="000000" w:themeColor="text1"/>
          <w:lang w:val="en-IN"/>
        </w:rPr>
        <w:t>.</w:t>
      </w:r>
    </w:p>
    <w:p>
      <w:pPr>
        <w:pStyle w:val="Normal"/>
        <w:spacing w:lineRule="auto" w:line="259"/>
        <w:rPr>
          <w:color w:val="0F4761" w:themeColor="accent1" w:themeShade="bf"/>
          <w:sz w:val="28"/>
          <w:szCs w:val="28"/>
        </w:rPr>
      </w:pPr>
      <w:r>
        <w:rPr>
          <w:color w:val="0F4761" w:themeColor="accent1" w:themeShade="bf"/>
          <w:sz w:val="28"/>
          <w:szCs w:val="28"/>
          <w:lang w:val="en-IN"/>
        </w:rPr>
        <w:t>1.1 NTPsec</w:t>
      </w:r>
    </w:p>
    <w:p>
      <w:pPr>
        <w:pStyle w:val="Normal"/>
        <w:spacing w:lineRule="auto" w:line="259"/>
        <w:rPr>
          <w:color w:val="0F4761" w:themeColor="accent1" w:themeShade="bf"/>
          <w:sz w:val="28"/>
          <w:szCs w:val="28"/>
        </w:rPr>
      </w:pPr>
      <w:r>
        <w:rPr>
          <w:color w:val="0F4761" w:themeColor="accent1" w:themeShade="bf"/>
          <w:sz w:val="28"/>
          <w:szCs w:val="28"/>
          <w:lang w:val="en-IN"/>
        </w:rPr>
        <w:t>1.1.1 Installing NTPsec</w:t>
      </w:r>
    </w:p>
    <w:p>
      <w:pPr>
        <w:pStyle w:val="ListParagraph"/>
        <w:numPr>
          <w:ilvl w:val="0"/>
          <w:numId w:val="168"/>
        </w:numPr>
        <w:spacing w:lineRule="auto" w:line="259"/>
        <w:rPr>
          <w:rFonts w:ascii="Aptos" w:hAnsi="Aptos" w:eastAsia="Aptos" w:cs="Aptos"/>
          <w:color w:val="000000" w:themeColor="text1"/>
        </w:rPr>
      </w:pPr>
      <w:r>
        <w:rPr>
          <w:rFonts w:eastAsia="Aptos" w:cs="Aptos"/>
          <w:color w:val="000000" w:themeColor="text1"/>
          <w:lang w:val="en-IN"/>
        </w:rPr>
        <w:t>By default, NTPsec is not installed. Install it using the package manager or by running the following command:</w:t>
      </w:r>
    </w:p>
    <w:p>
      <w:pPr>
        <w:pStyle w:val="ListParagraph"/>
        <w:numPr>
          <w:ilvl w:val="0"/>
          <w:numId w:val="168"/>
        </w:numPr>
        <w:shd w:val="clear" w:color="auto" w:fill="FFFFFF" w:themeFill="background1"/>
        <w:spacing w:lineRule="auto" w:line="259" w:before="270" w:after="480"/>
        <w:contextualSpacing/>
        <w:jc w:val="both"/>
        <w:rPr>
          <w:rFonts w:ascii="Aptos" w:hAnsi="Aptos" w:eastAsia="Aptos" w:cs="Aptos"/>
          <w:color w:val="000000" w:themeColor="text1"/>
          <w:sz w:val="21"/>
          <w:szCs w:val="21"/>
        </w:rPr>
      </w:pPr>
      <w:r>
        <w:rPr>
          <w:rFonts w:eastAsia="Aptos" w:cs="Aptos"/>
          <w:color w:val="000000" w:themeColor="text1"/>
          <w:lang w:val="en-IN"/>
        </w:rPr>
        <w:t xml:space="preserve">Now install the NTPsec package by using </w:t>
      </w:r>
      <w:r>
        <w:rPr>
          <w:rFonts w:eastAsia="Aptos" w:cs="Aptos"/>
          <w:b/>
          <w:bCs/>
          <w:color w:val="000000" w:themeColor="text1"/>
          <w:lang w:val="en-IN"/>
        </w:rPr>
        <w:t xml:space="preserve">apt install ntpsec </w:t>
      </w:r>
      <w:r>
        <w:rPr>
          <w:rFonts w:eastAsia="Aptos" w:cs="Aptos"/>
          <w:color w:val="000000" w:themeColor="text1"/>
          <w:lang w:val="en-IN"/>
        </w:rPr>
        <w:t>command</w:t>
      </w:r>
      <w:r>
        <w:rPr>
          <w:rFonts w:eastAsia="Aptos" w:cs="Aptos"/>
          <w:b/>
          <w:bCs/>
          <w:color w:val="000000" w:themeColor="text1"/>
          <w:lang w:val="en-IN"/>
        </w:rPr>
        <w:t xml:space="preserve">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ListParagraph"/>
        <w:shd w:val="clear" w:color="auto" w:fill="FFFFFF" w:themeFill="background1"/>
        <w:spacing w:lineRule="auto" w:line="259" w:before="270" w:after="480"/>
        <w:contextualSpacing/>
        <w:jc w:val="both"/>
        <w:rPr>
          <w:rFonts w:ascii="Aptos" w:hAnsi="Aptos" w:eastAsia="Aptos" w:cs="Aptos"/>
          <w:color w:val="000000" w:themeColor="text1"/>
          <w:sz w:val="21"/>
          <w:szCs w:val="21"/>
        </w:rPr>
      </w:pPr>
      <w:r>
        <w:rPr>
          <w:rFonts w:eastAsia="Aptos" w:cs="Aptos"/>
          <w:b/>
          <w:bCs/>
          <w:color w:val="000000" w:themeColor="text1"/>
          <w:sz w:val="21"/>
          <w:szCs w:val="21"/>
          <w:lang w:val="en-IN"/>
        </w:rPr>
        <w:t xml:space="preserve">Note: </w:t>
      </w:r>
      <w:r>
        <w:rPr>
          <w:rFonts w:eastAsia="Aptos" w:cs="Aptos"/>
          <w:color w:val="000000" w:themeColor="text1"/>
          <w:sz w:val="21"/>
          <w:szCs w:val="21"/>
          <w:lang w:val="en-IN"/>
        </w:rPr>
        <w:t>observe that if Chrony was previously installed it will automatically be uninstalled.  installing this package will automatically start the service and enable the  service so that it starts when the computer is restarted.</w:t>
      </w:r>
    </w:p>
    <w:p>
      <w:pPr>
        <w:pStyle w:val="Normal"/>
        <w:spacing w:lineRule="auto" w:line="259"/>
        <w:rPr>
          <w:color w:val="0F4761" w:themeColor="accent1" w:themeShade="bf"/>
          <w:sz w:val="28"/>
          <w:szCs w:val="28"/>
        </w:rPr>
      </w:pPr>
      <w:r>
        <w:rPr>
          <w:color w:val="0F4761" w:themeColor="accent1" w:themeShade="bf"/>
          <w:sz w:val="28"/>
          <w:szCs w:val="28"/>
          <w:lang w:val="en-IN"/>
        </w:rPr>
        <w:t>1..1.2 Verify NTPsec works as an NTP client</w:t>
      </w:r>
    </w:p>
    <w:p>
      <w:pPr>
        <w:pStyle w:val="ListParagraph"/>
        <w:numPr>
          <w:ilvl w:val="0"/>
          <w:numId w:val="167"/>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Start by verifying that the NTP software is working properly and able to act as an NTP client. </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eastAsia="Aptos" w:cs="Aptos"/>
          <w:color w:val="000000" w:themeColor="text1"/>
          <w:lang w:val="en-IN"/>
        </w:rPr>
        <w:t>Run the "ntpq" command to verify that NTPsec is running:</w:t>
      </w:r>
    </w:p>
    <w:p>
      <w:pPr>
        <w:pStyle w:val="ListParagraph"/>
        <w:numPr>
          <w:ilvl w:val="0"/>
          <w:numId w:val="166"/>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Now run the command </w:t>
      </w:r>
      <w:r>
        <w:rPr>
          <w:rFonts w:eastAsia="Aptos" w:cs="Aptos"/>
          <w:b/>
          <w:bCs/>
          <w:color w:val="000000" w:themeColor="text1"/>
          <w:lang w:val="en-IN"/>
        </w:rPr>
        <w:t>ntpq -p</w:t>
      </w:r>
    </w:p>
    <w:p>
      <w:pPr>
        <w:pStyle w:val="ListParagraph"/>
        <w:numPr>
          <w:ilvl w:val="0"/>
          <w:numId w:val="165"/>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The output should look like this:</w:t>
      </w:r>
    </w:p>
    <w:p>
      <w:pPr>
        <w:pStyle w:val="Normal"/>
        <w:spacing w:lineRule="auto" w:line="259"/>
        <w:jc w:val="both"/>
        <w:rPr>
          <w:rFonts w:ascii="Aptos" w:hAnsi="Aptos" w:eastAsia="Aptos" w:cs="Aptos"/>
          <w:color w:val="000000" w:themeColor="text1"/>
        </w:rPr>
      </w:pPr>
      <w:r>
        <w:rPr>
          <w:rFonts w:eastAsia="Aptos" w:cs="Aptos"/>
          <w:b/>
          <w:bCs/>
          <w:color w:val="000000" w:themeColor="text1"/>
          <w:lang w:val="en-IN"/>
        </w:rPr>
        <w:t>remote refid st t when poll reach delay offset jitter</w:t>
      </w:r>
      <w:r>
        <w:rPr/>
        <w:br/>
      </w:r>
      <w:r>
        <w:rPr>
          <w:rFonts w:eastAsia="Aptos" w:cs="Aptos"/>
          <w:color w:val="000000" w:themeColor="text1"/>
        </w:rPr>
        <w:t xml:space="preserve">                         </w:t>
      </w:r>
      <w:r>
        <w:rPr>
          <w:rFonts w:eastAsia="Aptos" w:cs="Aptos"/>
          <w:b/>
          <w:bCs/>
          <w:color w:val="000000" w:themeColor="text1"/>
          <w:lang w:val="en-IN"/>
        </w:rPr>
        <w:t>====================================================</w:t>
      </w:r>
    </w:p>
    <w:p>
      <w:pPr>
        <w:pStyle w:val="Normal"/>
        <w:spacing w:lineRule="auto" w:line="259"/>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w:t>
      </w:r>
      <w:r>
        <w:rPr/>
        <w:br/>
      </w:r>
      <w:r>
        <w:rPr>
          <w:rFonts w:eastAsia="Aptos" w:cs="Aptos"/>
          <w:color w:val="000000" w:themeColor="text1"/>
        </w:rPr>
        <w:t xml:space="preserve">                 </w:t>
      </w:r>
      <w:r>
        <w:rPr>
          <w:rFonts w:eastAsia="Aptos" w:cs="Aptos"/>
          <w:b/>
          <w:bCs/>
          <w:color w:val="000000" w:themeColor="text1"/>
          <w:lang w:val="en-IN"/>
        </w:rPr>
        <w:t>+mmo2.ntp.netnod .PPS. 1 u 26 64 17 9.2106 -3.7291 1.7848</w:t>
      </w:r>
      <w:r>
        <w:rPr/>
        <w:br/>
      </w:r>
      <w:r>
        <w:rPr>
          <w:rFonts w:eastAsia="Aptos" w:cs="Aptos"/>
          <w:b/>
          <w:bCs/>
          <w:color w:val="000000" w:themeColor="text1"/>
          <w:lang w:val="en-IN"/>
        </w:rPr>
        <w:t xml:space="preserve">                   svl2.ntp.netnod .INIT. 16 u - 64 0 0.0000 0.0000 0.0001</w:t>
      </w:r>
      <w:r>
        <w:rPr/>
        <w:br/>
      </w:r>
      <w:r>
        <w:rPr>
          <w:rFonts w:eastAsia="Aptos" w:cs="Aptos"/>
          <w:b/>
          <w:bCs/>
          <w:color w:val="000000" w:themeColor="text1"/>
          <w:lang w:val="en-IN"/>
        </w:rPr>
        <w:t xml:space="preserve">                    ntp1.sptime.se .INIT. 16 u - 64 0 0.0000 0.0000 0.0001</w:t>
      </w:r>
      <w:r>
        <w:rPr/>
        <w:br/>
      </w:r>
      <w:r>
        <w:rPr>
          <w:rFonts w:eastAsia="Aptos" w:cs="Aptos"/>
          <w:b/>
          <w:bCs/>
          <w:color w:val="000000" w:themeColor="text1"/>
          <w:lang w:val="en-IN"/>
        </w:rPr>
        <w:t xml:space="preserve">                     sth2.ntp.netnod .INIT. 16 u - 64 0 0.0000 0.0000 0.0001</w:t>
      </w:r>
      <w:r>
        <w:rPr/>
        <w:br/>
      </w:r>
      <w:r>
        <w:rPr>
          <w:rFonts w:eastAsia="Aptos" w:cs="Aptos"/>
          <w:color w:val="000000" w:themeColor="text1"/>
        </w:rPr>
        <w:t xml:space="preserve">                     </w:t>
      </w:r>
      <w:r>
        <w:rPr>
          <w:rFonts w:eastAsia="Aptos" w:cs="Aptos"/>
          <w:b/>
          <w:bCs/>
          <w:color w:val="000000" w:themeColor="text1"/>
          <w:lang w:val="en-IN"/>
        </w:rPr>
        <w:t>*sth3.ntp.netnod .PPS. 1 u 25 64 17 1.0714 -3.8592 2.4286</w:t>
      </w:r>
    </w:p>
    <w:p>
      <w:pPr>
        <w:pStyle w:val="Normal"/>
        <w:spacing w:lineRule="auto" w:line="259"/>
        <w:rPr>
          <w:color w:val="000000" w:themeColor="text1"/>
          <w:sz w:val="21"/>
          <w:szCs w:val="21"/>
        </w:rPr>
      </w:pPr>
      <w:r>
        <w:rPr>
          <w:b/>
          <w:bCs/>
          <w:color w:val="000000" w:themeColor="text1"/>
          <w:sz w:val="21"/>
          <w:szCs w:val="21"/>
          <w:lang w:val="en-IN"/>
        </w:rPr>
        <w:t>NOTE:</w:t>
      </w:r>
      <w:r>
        <w:rPr>
          <w:color w:val="000000" w:themeColor="text1"/>
          <w:sz w:val="21"/>
          <w:szCs w:val="21"/>
          <w:lang w:val="en-IN"/>
        </w:rPr>
        <w:t xml:space="preserve"> In the "refid" field above, ".PPS." indicates that the NTP server has a pulse per second input as its time source; ".INIT." indicates that NTPsec was recently restarted, is still initialising and has not communicated with the NTP server yet.</w:t>
      </w:r>
    </w:p>
    <w:p>
      <w:pPr>
        <w:pStyle w:val="Normal"/>
        <w:spacing w:lineRule="auto" w:line="259"/>
        <w:rPr>
          <w:color w:val="0F4761" w:themeColor="accent1" w:themeShade="bf"/>
          <w:sz w:val="28"/>
          <w:szCs w:val="28"/>
        </w:rPr>
      </w:pPr>
      <w:r>
        <w:rPr>
          <w:color w:val="0F4761" w:themeColor="accent1" w:themeShade="bf"/>
          <w:sz w:val="28"/>
          <w:szCs w:val="28"/>
          <w:lang w:val="en-IN"/>
        </w:rPr>
        <w:t>1.1.3 Configure NTS</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Netnod currently provides the following NTS servers:</w:t>
      </w:r>
    </w:p>
    <w:p>
      <w:pPr>
        <w:pStyle w:val="ListParagraph"/>
        <w:numPr>
          <w:ilvl w:val="0"/>
          <w:numId w:val="164"/>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b/>
          <w:bCs/>
          <w:color w:val="000000" w:themeColor="text1"/>
          <w:lang w:val="en-IN"/>
        </w:rPr>
        <w:t>nts.netnod.se</w:t>
      </w:r>
      <w:r>
        <w:rPr>
          <w:rFonts w:eastAsia="Aptos" w:cs="Aptos"/>
          <w:color w:val="000000" w:themeColor="text1"/>
          <w:lang w:val="en-IN"/>
        </w:rPr>
        <w:t xml:space="preserve"> (for users anywhere in the world)</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Göteborg:</w:t>
      </w:r>
    </w:p>
    <w:p>
      <w:pPr>
        <w:pStyle w:val="ListParagraph"/>
        <w:numPr>
          <w:ilvl w:val="0"/>
          <w:numId w:val="163"/>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gbg1.nts.netnod.se</w:t>
      </w:r>
    </w:p>
    <w:p>
      <w:pPr>
        <w:pStyle w:val="ListParagraph"/>
        <w:numPr>
          <w:ilvl w:val="0"/>
          <w:numId w:val="163"/>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gbg2.nts.netnod.se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Luleå:</w:t>
      </w:r>
    </w:p>
    <w:p>
      <w:pPr>
        <w:pStyle w:val="ListParagraph"/>
        <w:numPr>
          <w:ilvl w:val="0"/>
          <w:numId w:val="16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lul1.nts.netnod.se</w:t>
      </w:r>
    </w:p>
    <w:p>
      <w:pPr>
        <w:pStyle w:val="ListParagraph"/>
        <w:numPr>
          <w:ilvl w:val="0"/>
          <w:numId w:val="16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lul2.nts.netnod.se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Malmö:</w:t>
      </w:r>
    </w:p>
    <w:p>
      <w:pPr>
        <w:pStyle w:val="ListParagraph"/>
        <w:numPr>
          <w:ilvl w:val="0"/>
          <w:numId w:val="16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mmo1.nts.netnod.se</w:t>
      </w:r>
    </w:p>
    <w:p>
      <w:pPr>
        <w:pStyle w:val="ListParagraph"/>
        <w:numPr>
          <w:ilvl w:val="0"/>
          <w:numId w:val="16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mmo2.nts.netnod.se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Stockholm</w:t>
      </w:r>
      <w:r>
        <w:rPr>
          <w:rFonts w:eastAsia="Aptos" w:cs="Aptos"/>
          <w:color w:val="000000" w:themeColor="text1"/>
          <w:lang w:val="en-IN"/>
        </w:rPr>
        <w:t>:</w:t>
      </w:r>
    </w:p>
    <w:p>
      <w:pPr>
        <w:pStyle w:val="ListParagraph"/>
        <w:numPr>
          <w:ilvl w:val="0"/>
          <w:numId w:val="16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sth1.nts.netnod.se</w:t>
      </w:r>
    </w:p>
    <w:p>
      <w:pPr>
        <w:pStyle w:val="ListParagraph"/>
        <w:numPr>
          <w:ilvl w:val="0"/>
          <w:numId w:val="16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sth2.nts.netnod.se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Sundsvall:</w:t>
      </w:r>
    </w:p>
    <w:p>
      <w:pPr>
        <w:pStyle w:val="ListParagraph"/>
        <w:numPr>
          <w:ilvl w:val="0"/>
          <w:numId w:val="160"/>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svl1.nts.netnod.se</w:t>
      </w:r>
    </w:p>
    <w:p>
      <w:pPr>
        <w:pStyle w:val="ListParagraph"/>
        <w:numPr>
          <w:ilvl w:val="0"/>
          <w:numId w:val="160"/>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Svl2.nts.netnod.se</w:t>
      </w:r>
    </w:p>
    <w:p>
      <w:pPr>
        <w:pStyle w:val="ListParagraph"/>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color w:val="000000" w:themeColor="text1"/>
        </w:rPr>
      </w:r>
    </w:p>
    <w:p>
      <w:pPr>
        <w:pStyle w:val="ListParagraph"/>
        <w:numPr>
          <w:ilvl w:val="0"/>
          <w:numId w:val="161"/>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There are other NTS servers out there, but we recommend us start by using Netnod's servers only. Find the configuration file for the NTP client: </w:t>
      </w:r>
      <w:r>
        <w:rPr>
          <w:rFonts w:eastAsia="Aptos" w:cs="Aptos"/>
          <w:b/>
          <w:bCs/>
          <w:color w:val="000000" w:themeColor="text1"/>
          <w:lang w:val="en-IN"/>
        </w:rPr>
        <w:t>/etc/ntpsec/ntp.conf</w:t>
      </w:r>
    </w:p>
    <w:p>
      <w:pPr>
        <w:pStyle w:val="ListParagraph"/>
        <w:numPr>
          <w:ilvl w:val="0"/>
          <w:numId w:val="161"/>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Edit the configuration file and replace the existing NTP servers with Netnod's NTS servers. First comment out any lines starting with one of the words "pool", "server", "source" or "sourcedir" by adding a hash sign "#" at the beginning of the line.</w:t>
      </w:r>
    </w:p>
    <w:p>
      <w:pPr>
        <w:pStyle w:val="ListParagraph"/>
        <w:numPr>
          <w:ilvl w:val="0"/>
          <w:numId w:val="161"/>
        </w:numPr>
        <w:shd w:val="clear" w:color="auto" w:fill="FFFFFF" w:themeFill="background1"/>
        <w:spacing w:lineRule="auto" w:line="259" w:before="270" w:after="480"/>
        <w:contextualSpacing/>
        <w:jc w:val="both"/>
        <w:rPr>
          <w:rFonts w:ascii="Aptos" w:hAnsi="Aptos" w:eastAsia="Aptos" w:cs="Aptos"/>
          <w:b/>
          <w:b/>
          <w:bCs/>
          <w:color w:val="000000" w:themeColor="text1"/>
          <w:lang w:val="en-IN"/>
        </w:rPr>
      </w:pPr>
      <w:r>
        <w:rPr>
          <w:rFonts w:eastAsia="Aptos" w:cs="Aptos"/>
          <w:color w:val="000000" w:themeColor="text1"/>
          <w:lang w:val="en-IN"/>
        </w:rPr>
        <w:t xml:space="preserve">Now open the file </w:t>
      </w:r>
      <w:r>
        <w:rPr>
          <w:rFonts w:eastAsia="Aptos" w:cs="Aptos"/>
          <w:b/>
          <w:bCs/>
          <w:color w:val="000000" w:themeColor="text1"/>
          <w:lang w:val="en-IN"/>
        </w:rPr>
        <w:t xml:space="preserve">/etc/ntpsec/ntp.conf </w:t>
      </w:r>
      <w:r>
        <w:rPr>
          <w:rFonts w:eastAsia="Aptos" w:cs="Aptos"/>
          <w:color w:val="000000" w:themeColor="text1"/>
          <w:lang w:val="en-IN"/>
        </w:rPr>
        <w:t>in</w:t>
      </w:r>
      <w:r>
        <w:rPr>
          <w:rFonts w:eastAsia="Aptos" w:cs="Aptos"/>
          <w:b/>
          <w:bCs/>
          <w:color w:val="000000" w:themeColor="text1"/>
          <w:lang w:val="en-IN"/>
        </w:rPr>
        <w:t xml:space="preserve"> vim/nano </w:t>
      </w:r>
      <w:r>
        <w:rPr>
          <w:rFonts w:eastAsia="Aptos" w:cs="Aptos"/>
          <w:color w:val="000000" w:themeColor="text1"/>
          <w:lang w:val="en-IN"/>
        </w:rPr>
        <w:t>editor tool.</w:t>
      </w:r>
    </w:p>
    <w:p>
      <w:pPr>
        <w:pStyle w:val="ListParagraph"/>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b/>
          <w:bCs/>
          <w:color w:val="000000" w:themeColor="text1"/>
          <w:lang w:val="en-IN"/>
        </w:rPr>
        <w:t># pool pool.ntp.org iburst</w:t>
      </w:r>
      <w:r>
        <w:rPr/>
        <w:br/>
      </w:r>
      <w:r>
        <w:rPr>
          <w:rFonts w:eastAsia="Aptos" w:cs="Aptos"/>
          <w:b/>
          <w:bCs/>
          <w:color w:val="000000" w:themeColor="text1"/>
          <w:lang w:val="en-IN"/>
        </w:rPr>
        <w:t># server time.google.com iburst</w:t>
      </w:r>
    </w:p>
    <w:p>
      <w:pPr>
        <w:pStyle w:val="ListParagraph"/>
        <w:numPr>
          <w:ilvl w:val="0"/>
          <w:numId w:val="159"/>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we can enable these sources later but comment them out for the moment since it will make it easier to see if the NTS servers are working. Then add Netnod's NTS servers. Note that the configuration line should contain "nts" which says that it uses the NTS protocol.</w:t>
      </w:r>
    </w:p>
    <w:p>
      <w:pPr>
        <w:pStyle w:val="Normal"/>
        <w:spacing w:lineRule="auto" w:line="259"/>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server sth1.nts.netnod.se nts iburst</w:t>
      </w:r>
      <w:r>
        <w:rPr/>
        <w:br/>
      </w:r>
      <w:r>
        <w:rPr>
          <w:rFonts w:eastAsia="Aptos" w:cs="Aptos"/>
          <w:b/>
          <w:bCs/>
          <w:color w:val="000000" w:themeColor="text1"/>
        </w:rPr>
        <w:t xml:space="preserve">                        </w:t>
      </w:r>
      <w:r>
        <w:rPr>
          <w:rFonts w:eastAsia="Aptos" w:cs="Aptos"/>
          <w:b/>
          <w:bCs/>
          <w:color w:val="000000" w:themeColor="text1"/>
          <w:lang w:val="en-IN"/>
        </w:rPr>
        <w:t>server sth2.nts.netnod.se nts iburst</w:t>
      </w:r>
    </w:p>
    <w:p>
      <w:pPr>
        <w:pStyle w:val="ListParagraph"/>
        <w:numPr>
          <w:ilvl w:val="0"/>
          <w:numId w:val="158"/>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Save the file and restart NTPsec service by running this command:</w:t>
      </w:r>
    </w:p>
    <w:p>
      <w:pPr>
        <w:pStyle w:val="ListParagraph"/>
        <w:numPr>
          <w:ilvl w:val="0"/>
          <w:numId w:val="158"/>
        </w:numPr>
        <w:shd w:val="clear" w:color="auto" w:fill="FFFFFF" w:themeFill="background1"/>
        <w:spacing w:lineRule="auto" w:line="259" w:before="270" w:after="480"/>
        <w:contextualSpacing/>
        <w:jc w:val="both"/>
        <w:rPr>
          <w:rFonts w:ascii="Aptos" w:hAnsi="Aptos" w:eastAsia="Aptos" w:cs="Aptos"/>
          <w:b/>
          <w:b/>
          <w:bCs/>
          <w:color w:val="000000" w:themeColor="text1"/>
          <w:lang w:val="en-IN"/>
        </w:rPr>
      </w:pPr>
      <w:r>
        <w:rPr>
          <w:rFonts w:eastAsia="Aptos" w:cs="Aptos"/>
          <w:color w:val="000000" w:themeColor="text1"/>
        </w:rPr>
        <w:t xml:space="preserve">Now restart the NTP sec service by using </w:t>
      </w:r>
      <w:r>
        <w:rPr>
          <w:rFonts w:eastAsia="Aptos" w:cs="Aptos"/>
          <w:b/>
          <w:bCs/>
          <w:color w:val="000000" w:themeColor="text1"/>
          <w:lang w:val="en-IN"/>
        </w:rPr>
        <w:t xml:space="preserve">systemctl restart ntpsec </w:t>
      </w:r>
      <w:r>
        <w:rPr>
          <w:rFonts w:eastAsia="Aptos" w:cs="Aptos"/>
          <w:color w:val="000000" w:themeColor="text1"/>
          <w:lang w:val="en-IN"/>
        </w:rPr>
        <w:t>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spacing w:lineRule="auto" w:line="259" w:before="160" w:after="160"/>
        <w:rPr>
          <w:color w:val="0F4761" w:themeColor="accent1" w:themeShade="bf"/>
          <w:sz w:val="28"/>
          <w:szCs w:val="28"/>
        </w:rPr>
      </w:pPr>
      <w:r>
        <w:rPr>
          <w:color w:val="0F4761" w:themeColor="accent1" w:themeShade="bf"/>
          <w:sz w:val="28"/>
          <w:szCs w:val="28"/>
          <w:lang w:val="en-IN"/>
        </w:rPr>
        <w:t xml:space="preserve">1.2. Chrony  </w:t>
      </w:r>
    </w:p>
    <w:p>
      <w:pPr>
        <w:pStyle w:val="Normal"/>
        <w:spacing w:lineRule="auto" w:line="259"/>
        <w:rPr>
          <w:color w:val="0F4761" w:themeColor="accent1" w:themeShade="bf"/>
          <w:sz w:val="28"/>
          <w:szCs w:val="28"/>
        </w:rPr>
      </w:pPr>
      <w:r>
        <w:rPr>
          <w:color w:val="0F4761" w:themeColor="accent1" w:themeShade="bf"/>
          <w:sz w:val="28"/>
          <w:szCs w:val="28"/>
          <w:lang w:val="en-IN"/>
        </w:rPr>
        <w:t>1.2.1 Installing Chrony</w:t>
      </w:r>
    </w:p>
    <w:p>
      <w:pPr>
        <w:pStyle w:val="ListParagraph"/>
        <w:numPr>
          <w:ilvl w:val="0"/>
          <w:numId w:val="157"/>
        </w:numPr>
        <w:spacing w:lineRule="auto" w:line="259"/>
        <w:jc w:val="both"/>
        <w:rPr>
          <w:rFonts w:ascii="Aptos" w:hAnsi="Aptos" w:eastAsia="Aptos" w:cs="Aptos"/>
          <w:color w:val="000000" w:themeColor="text1"/>
        </w:rPr>
      </w:pPr>
      <w:r>
        <w:rPr>
          <w:rFonts w:eastAsia="Aptos" w:cs="Aptos"/>
          <w:color w:val="000000" w:themeColor="text1"/>
          <w:lang w:val="en-IN"/>
        </w:rPr>
        <w:t>By default, Chrony is not installed on Debian or Ubuntu. Install it using the package manager or by running the following command:</w:t>
      </w:r>
    </w:p>
    <w:p>
      <w:pPr>
        <w:pStyle w:val="ListParagraph"/>
        <w:numPr>
          <w:ilvl w:val="0"/>
          <w:numId w:val="157"/>
        </w:numPr>
        <w:shd w:val="clear" w:color="auto" w:fill="FFFFFF" w:themeFill="background1"/>
        <w:spacing w:lineRule="auto" w:line="259" w:before="270" w:after="480"/>
        <w:contextualSpacing/>
        <w:jc w:val="both"/>
        <w:rPr>
          <w:rFonts w:ascii="Aptos" w:hAnsi="Aptos" w:eastAsia="Aptos" w:cs="Aptos"/>
          <w:color w:val="000000" w:themeColor="text1"/>
          <w:lang w:val="en-IN"/>
        </w:rPr>
      </w:pPr>
      <w:r>
        <w:rPr>
          <w:rFonts w:eastAsia="Aptos" w:cs="Aptos"/>
          <w:color w:val="000000" w:themeColor="text1"/>
          <w:lang w:val="en-IN"/>
        </w:rPr>
        <w:t xml:space="preserve">Now install the chrony package by using </w:t>
      </w:r>
      <w:r>
        <w:rPr>
          <w:rFonts w:eastAsia="Aptos" w:cs="Aptos"/>
          <w:b/>
          <w:bCs/>
          <w:color w:val="000000" w:themeColor="text1"/>
          <w:lang w:val="en-IN"/>
        </w:rPr>
        <w:t xml:space="preserve">apt install chrony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spacing w:lineRule="auto" w:line="259" w:before="160" w:after="160"/>
        <w:jc w:val="both"/>
        <w:rPr>
          <w:rFonts w:ascii="Aptos" w:hAnsi="Aptos" w:eastAsia="Aptos" w:cs="Aptos"/>
          <w:color w:val="000000" w:themeColor="text1"/>
          <w:sz w:val="21"/>
          <w:szCs w:val="21"/>
        </w:rPr>
      </w:pPr>
      <w:r>
        <w:rPr>
          <w:rFonts w:eastAsia="Aptos" w:cs="Aptos"/>
          <w:color w:val="000000" w:themeColor="text1"/>
          <w:sz w:val="21"/>
          <w:szCs w:val="21"/>
          <w:lang w:val="en-IN"/>
        </w:rPr>
        <w:t>Note that if NTPsec was previously installed it will automatically be uninstalled. Installing this package will automatically start the service and also enable the service so that it is started when the computer is restarted.</w:t>
      </w:r>
    </w:p>
    <w:p>
      <w:pPr>
        <w:pStyle w:val="Normal"/>
        <w:spacing w:lineRule="auto" w:line="259"/>
        <w:rPr>
          <w:color w:val="0F4761" w:themeColor="accent1" w:themeShade="bf"/>
          <w:sz w:val="28"/>
          <w:szCs w:val="28"/>
        </w:rPr>
      </w:pPr>
      <w:r>
        <w:rPr>
          <w:color w:val="0F4761" w:themeColor="accent1" w:themeShade="bf"/>
          <w:sz w:val="28"/>
          <w:szCs w:val="28"/>
          <w:lang w:val="en-IN"/>
        </w:rPr>
        <w:t>1.2.2 Verify Chrony works as an NTP client</w:t>
      </w:r>
    </w:p>
    <w:p>
      <w:pPr>
        <w:pStyle w:val="ListParagraph"/>
        <w:numPr>
          <w:ilvl w:val="0"/>
          <w:numId w:val="156"/>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Start by verifying that the NTP software is working properly and able to act as an NTP client. </w:t>
      </w:r>
    </w:p>
    <w:p>
      <w:pPr>
        <w:pStyle w:val="ListParagraph"/>
        <w:numPr>
          <w:ilvl w:val="0"/>
          <w:numId w:val="156"/>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Run the "chronyc" command to verify that Chrony is running:</w:t>
      </w:r>
    </w:p>
    <w:p>
      <w:pPr>
        <w:pStyle w:val="ListParagraph"/>
        <w:numPr>
          <w:ilvl w:val="0"/>
          <w:numId w:val="156"/>
        </w:numPr>
        <w:shd w:val="clear" w:color="auto" w:fill="FFFFFF" w:themeFill="background1"/>
        <w:spacing w:lineRule="auto" w:line="259" w:before="270" w:after="480"/>
        <w:contextualSpacing/>
        <w:jc w:val="both"/>
        <w:rPr>
          <w:rFonts w:ascii="Aptos" w:hAnsi="Aptos" w:eastAsia="Aptos" w:cs="Aptos"/>
          <w:b/>
          <w:b/>
          <w:bCs/>
          <w:color w:val="000000" w:themeColor="text1"/>
          <w:lang w:val="en-IN"/>
        </w:rPr>
      </w:pPr>
      <w:r>
        <w:rPr>
          <w:rFonts w:eastAsia="Aptos" w:cs="Aptos"/>
          <w:color w:val="000000" w:themeColor="text1"/>
          <w:lang w:val="en-IN"/>
        </w:rPr>
        <w:t xml:space="preserve">Now run the command </w:t>
      </w:r>
      <w:r>
        <w:rPr>
          <w:rFonts w:eastAsia="Aptos" w:cs="Aptos"/>
          <w:b/>
          <w:bCs/>
          <w:color w:val="000000" w:themeColor="text1"/>
          <w:lang w:val="en-IN"/>
        </w:rPr>
        <w:t>chronyc sources</w:t>
      </w:r>
    </w:p>
    <w:p>
      <w:pPr>
        <w:pStyle w:val="Normal"/>
        <w:spacing w:lineRule="auto" w:line="259"/>
        <w:jc w:val="both"/>
        <w:rPr>
          <w:rFonts w:ascii="Aptos" w:hAnsi="Aptos" w:eastAsia="Aptos" w:cs="Aptos"/>
          <w:color w:val="000000" w:themeColor="text1"/>
        </w:rPr>
      </w:pPr>
      <w:r>
        <w:rPr>
          <w:rFonts w:eastAsia="Aptos" w:cs="Aptos"/>
          <w:color w:val="000000" w:themeColor="text1"/>
          <w:lang w:val="en-IN"/>
        </w:rPr>
        <w:t>The output should look like this:</w:t>
      </w:r>
    </w:p>
    <w:p>
      <w:pPr>
        <w:pStyle w:val="Normal"/>
        <w:spacing w:lineRule="auto" w:line="259"/>
        <w:jc w:val="both"/>
        <w:rPr>
          <w:rFonts w:ascii="Aptos" w:hAnsi="Aptos" w:eastAsia="Aptos" w:cs="Aptos"/>
          <w:color w:val="000000" w:themeColor="text1"/>
        </w:rPr>
      </w:pPr>
      <w:r>
        <w:rPr>
          <w:rFonts w:eastAsia="Aptos" w:cs="Aptos"/>
          <w:b/>
          <w:bCs/>
          <w:color w:val="000000" w:themeColor="text1"/>
          <w:lang w:val="en-IN"/>
        </w:rPr>
        <w:t>MS Name/IP address Stratum Poll Reach LastRx Last sample</w:t>
      </w:r>
      <w:r>
        <w:rPr/>
        <w:br/>
      </w:r>
      <w:r>
        <w:rPr>
          <w:rFonts w:eastAsia="Aptos" w:cs="Aptos"/>
          <w:color w:val="000000" w:themeColor="text1"/>
        </w:rPr>
        <w:t>====================================================</w:t>
      </w:r>
    </w:p>
    <w:p>
      <w:pPr>
        <w:pStyle w:val="Normal"/>
        <w:spacing w:lineRule="auto" w:line="259"/>
        <w:jc w:val="both"/>
        <w:rPr>
          <w:color w:val="0F4761" w:themeColor="accent1" w:themeShade="bf"/>
          <w:sz w:val="28"/>
          <w:szCs w:val="28"/>
        </w:rPr>
      </w:pPr>
      <w:r>
        <w:rPr>
          <w:rFonts w:eastAsia="Aptos" w:cs="Aptos"/>
          <w:b/>
          <w:bCs/>
          <w:color w:val="000000" w:themeColor="text1"/>
          <w:lang w:val="en-IN"/>
        </w:rPr>
        <w:t>^+ gbg2.ntp.netnod.se 1 6 17 22 -131us[ -115us] +/- 6088us</w:t>
      </w:r>
      <w:r>
        <w:rPr/>
        <w:br/>
      </w:r>
      <w:r>
        <w:rPr>
          <w:rFonts w:eastAsia="Aptos" w:cs="Aptos"/>
          <w:color w:val="000000" w:themeColor="text1"/>
        </w:rPr>
        <w:t xml:space="preserve"> </w:t>
      </w:r>
      <w:r>
        <w:rPr>
          <w:rFonts w:eastAsia="Aptos" w:cs="Aptos"/>
          <w:b/>
          <w:bCs/>
          <w:color w:val="000000" w:themeColor="text1"/>
          <w:lang w:val="en-IN"/>
        </w:rPr>
        <w:t>^* svl1.ntp.netnod.se 1 6 17 22 -74us[ -58us] +/- 6643us</w:t>
      </w:r>
      <w:r>
        <w:rPr/>
        <w:br/>
      </w:r>
      <w:r>
        <w:rPr>
          <w:color w:val="0F4761" w:themeColor="accent1" w:themeShade="bf"/>
          <w:sz w:val="28"/>
          <w:szCs w:val="28"/>
          <w:lang w:val="en-IN"/>
        </w:rPr>
        <w:t>2.2.3 Configure NTS</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eastAsia="Aptos" w:cs="Aptos"/>
          <w:color w:val="000000" w:themeColor="text1"/>
          <w:lang w:val="en-IN"/>
        </w:rPr>
        <w:t>Netnod currently provides the following NTS servers:</w:t>
      </w:r>
      <w:r>
        <w:rPr/>
        <w:br/>
      </w:r>
      <w:r>
        <w:rPr>
          <w:rFonts w:eastAsia="Aptos" w:cs="Aptos"/>
          <w:color w:val="000000" w:themeColor="text1"/>
          <w:lang w:val="en-IN"/>
        </w:rPr>
        <w:t xml:space="preserve"> </w:t>
      </w:r>
      <w:r>
        <w:rPr>
          <w:rFonts w:eastAsia="Aptos" w:cs="Aptos"/>
          <w:b/>
          <w:bCs/>
          <w:color w:val="000000" w:themeColor="text1"/>
          <w:lang w:val="en-IN"/>
        </w:rPr>
        <w:t>Göteborg:</w:t>
      </w:r>
    </w:p>
    <w:p>
      <w:pPr>
        <w:pStyle w:val="ListParagraph"/>
        <w:numPr>
          <w:ilvl w:val="0"/>
          <w:numId w:val="155"/>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gbg1.nts.netnod.se</w:t>
      </w:r>
    </w:p>
    <w:p>
      <w:pPr>
        <w:pStyle w:val="ListParagraph"/>
        <w:numPr>
          <w:ilvl w:val="0"/>
          <w:numId w:val="155"/>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gbg2.nts.netnod.se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eastAsia="Aptos" w:cs="Aptos"/>
          <w:b/>
          <w:bCs/>
          <w:color w:val="000000" w:themeColor="text1"/>
          <w:lang w:val="en-IN"/>
        </w:rPr>
        <w:t>Luleå:</w:t>
      </w:r>
    </w:p>
    <w:p>
      <w:pPr>
        <w:pStyle w:val="ListParagraph"/>
        <w:numPr>
          <w:ilvl w:val="0"/>
          <w:numId w:val="154"/>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lul1.nts.netnod.se</w:t>
      </w:r>
    </w:p>
    <w:p>
      <w:pPr>
        <w:pStyle w:val="ListParagraph"/>
        <w:numPr>
          <w:ilvl w:val="0"/>
          <w:numId w:val="154"/>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Lul2.nts.netnod.se</w:t>
      </w:r>
    </w:p>
    <w:p>
      <w:pPr>
        <w:pStyle w:val="Normal"/>
        <w:shd w:val="clear" w:color="auto" w:fill="FFFFFF" w:themeFill="background1"/>
        <w:spacing w:lineRule="auto" w:line="259" w:before="0" w:after="240"/>
        <w:jc w:val="both"/>
        <w:rPr>
          <w:rFonts w:ascii="Aptos" w:hAnsi="Aptos" w:eastAsia="Aptos" w:cs="Aptos"/>
          <w:color w:val="000000" w:themeColor="text1"/>
        </w:rPr>
      </w:pPr>
      <w:r>
        <w:rPr>
          <w:rFonts w:eastAsia="Aptos" w:cs="Aptos"/>
          <w:b/>
          <w:bCs/>
          <w:color w:val="000000" w:themeColor="text1"/>
          <w:lang w:val="en-IN"/>
        </w:rPr>
        <w:t>Malmö:</w:t>
      </w:r>
    </w:p>
    <w:p>
      <w:pPr>
        <w:pStyle w:val="ListParagraph"/>
        <w:numPr>
          <w:ilvl w:val="0"/>
          <w:numId w:val="153"/>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b/>
          <w:bCs/>
          <w:color w:val="000000" w:themeColor="text1"/>
          <w:lang w:val="en-IN"/>
        </w:rPr>
        <w:t>mmo1.nts.netnod.se</w:t>
      </w:r>
    </w:p>
    <w:p>
      <w:pPr>
        <w:pStyle w:val="ListParagraph"/>
        <w:numPr>
          <w:ilvl w:val="0"/>
          <w:numId w:val="153"/>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mmo2.nts.netnod.se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eastAsia="Aptos" w:cs="Aptos"/>
          <w:b/>
          <w:bCs/>
          <w:color w:val="000000" w:themeColor="text1"/>
          <w:lang w:val="en-IN"/>
        </w:rPr>
        <w:t>Stockholm</w:t>
      </w:r>
      <w:r>
        <w:rPr>
          <w:rFonts w:eastAsia="Aptos" w:cs="Aptos"/>
          <w:color w:val="000000" w:themeColor="text1"/>
          <w:lang w:val="en-IN"/>
        </w:rPr>
        <w:t>:</w:t>
      </w:r>
    </w:p>
    <w:p>
      <w:pPr>
        <w:pStyle w:val="ListParagraph"/>
        <w:numPr>
          <w:ilvl w:val="0"/>
          <w:numId w:val="15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sth1.nts.netnod.se</w:t>
      </w:r>
    </w:p>
    <w:p>
      <w:pPr>
        <w:pStyle w:val="ListParagraph"/>
        <w:numPr>
          <w:ilvl w:val="0"/>
          <w:numId w:val="152"/>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sth2.nts.netnod.se</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eastAsia="Aptos" w:cs="Aptos"/>
          <w:b/>
          <w:bCs/>
          <w:color w:val="000000" w:themeColor="text1"/>
          <w:lang w:val="en-IN"/>
        </w:rPr>
        <w:t>Sundsvall:</w:t>
      </w:r>
    </w:p>
    <w:p>
      <w:pPr>
        <w:pStyle w:val="ListParagraph"/>
        <w:numPr>
          <w:ilvl w:val="0"/>
          <w:numId w:val="151"/>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svl1.nts.netnod.se</w:t>
      </w:r>
    </w:p>
    <w:p>
      <w:pPr>
        <w:pStyle w:val="ListParagraph"/>
        <w:numPr>
          <w:ilvl w:val="0"/>
          <w:numId w:val="151"/>
        </w:numPr>
        <w:shd w:val="clear" w:color="auto" w:fill="FFFFFF" w:themeFill="background1"/>
        <w:spacing w:lineRule="auto" w:line="259" w:before="0" w:after="240"/>
        <w:contextualSpacing/>
        <w:jc w:val="both"/>
        <w:rPr>
          <w:rFonts w:ascii="Aptos" w:hAnsi="Aptos" w:eastAsia="Aptos" w:cs="Aptos"/>
          <w:color w:val="000000" w:themeColor="text1"/>
        </w:rPr>
      </w:pPr>
      <w:r>
        <w:rPr>
          <w:rFonts w:eastAsia="Aptos" w:cs="Aptos"/>
          <w:b/>
          <w:bCs/>
          <w:color w:val="000000" w:themeColor="text1"/>
          <w:lang w:val="en-IN"/>
        </w:rPr>
        <w:t>Svl2.nts.netnod.se</w:t>
      </w:r>
    </w:p>
    <w:p>
      <w:pPr>
        <w:pStyle w:val="ListParagraph"/>
        <w:numPr>
          <w:ilvl w:val="0"/>
          <w:numId w:val="151"/>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There are other NTS servers out there, but we recommend we start by using Netnod's servers only. Find the configuration file for the </w:t>
      </w:r>
      <w:r>
        <w:rPr>
          <w:rFonts w:eastAsia="Aptos" w:cs="Aptos"/>
          <w:b/>
          <w:bCs/>
          <w:color w:val="000000" w:themeColor="text1"/>
          <w:lang w:val="en-IN"/>
        </w:rPr>
        <w:t>NTP client: /etc/chrony/chrony.conf</w:t>
      </w:r>
    </w:p>
    <w:p>
      <w:pPr>
        <w:pStyle w:val="ListParagraph"/>
        <w:numPr>
          <w:ilvl w:val="0"/>
          <w:numId w:val="151"/>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Edit the configuration file and replace the existing NTP servers with Netnod's NTS servers.   First comment out any lines starting with one of the words "pool", "server", "source" or "sourcedir" by adding a hash sign "#" at the beginning of the line.</w:t>
      </w:r>
    </w:p>
    <w:p>
      <w:pPr>
        <w:pStyle w:val="ListParagraph"/>
        <w:numPr>
          <w:ilvl w:val="0"/>
          <w:numId w:val="151"/>
        </w:numPr>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color w:val="000000" w:themeColor="text1"/>
          <w:lang w:val="en-IN"/>
        </w:rPr>
        <w:t xml:space="preserve">Now open the </w:t>
      </w:r>
      <w:r>
        <w:rPr>
          <w:rFonts w:eastAsia="Aptos" w:cs="Aptos"/>
          <w:b/>
          <w:bCs/>
          <w:color w:val="000000" w:themeColor="text1"/>
          <w:lang w:val="en-IN"/>
        </w:rPr>
        <w:t xml:space="preserve">/etc/chrony/chrony.conf </w:t>
      </w:r>
      <w:r>
        <w:rPr>
          <w:rFonts w:eastAsia="Aptos" w:cs="Aptos"/>
          <w:color w:val="000000" w:themeColor="text1"/>
          <w:lang w:val="en-IN"/>
        </w:rPr>
        <w:t>file in</w:t>
      </w:r>
      <w:r>
        <w:rPr>
          <w:rFonts w:eastAsia="Aptos" w:cs="Aptos"/>
          <w:b/>
          <w:bCs/>
          <w:color w:val="000000" w:themeColor="text1"/>
          <w:lang w:val="en-IN"/>
        </w:rPr>
        <w:t xml:space="preserve"> vim/nano </w:t>
      </w:r>
      <w:r>
        <w:rPr>
          <w:rFonts w:eastAsia="Aptos" w:cs="Aptos"/>
          <w:color w:val="000000" w:themeColor="text1"/>
          <w:lang w:val="en-IN"/>
        </w:rPr>
        <w:t>editor tool</w:t>
      </w:r>
    </w:p>
    <w:p>
      <w:pPr>
        <w:pStyle w:val="ListParagraph"/>
        <w:shd w:val="clear" w:color="auto" w:fill="FFFFFF" w:themeFill="background1"/>
        <w:spacing w:lineRule="auto" w:line="259" w:before="270" w:after="480"/>
        <w:contextualSpacing/>
        <w:jc w:val="both"/>
        <w:rPr>
          <w:rFonts w:ascii="Aptos" w:hAnsi="Aptos" w:eastAsia="Aptos" w:cs="Aptos"/>
          <w:color w:val="000000" w:themeColor="text1"/>
        </w:rPr>
      </w:pPr>
      <w:r>
        <w:rPr>
          <w:rFonts w:ascii="Aptos" w:hAnsi="Aptos" w:cs="Aptos" w:eastAsia="Aptos"/>
          <w:b/>
          <w:bCs/>
          <w:color w:val="000000" w:themeColor="text1"/>
          <w:lang w:val="en-IN"/>
        </w:rPr>
        <w:t xml:space="preserve">                             </w:t>
      </w:r>
    </w:p>
    <w:p>
      <w:pPr>
        <w:pStyle w:val="ListParagraph"/>
        <w:shd w:val="clear" w:color="auto" w:fill="FFFFFF" w:themeFill="background1"/>
        <w:spacing w:lineRule="auto" w:line="259" w:before="270" w:after="480"/>
        <w:contextualSpacing/>
        <w:jc w:val="both"/>
        <w:rPr>
          <w:rFonts w:ascii="Aptos" w:hAnsi="Aptos" w:eastAsia="Aptos" w:cs="Aptos"/>
          <w:color w:val="000000" w:themeColor="text1"/>
        </w:rPr>
      </w:pPr>
      <w:r>
        <w:rPr>
          <w:rFonts w:eastAsia="Aptos" w:cs="Aptos"/>
          <w:b/>
          <w:bCs/>
          <w:color w:val="000000" w:themeColor="text1"/>
          <w:lang w:val="en-IN"/>
        </w:rPr>
        <w:t># pool pool.ntp.org iburst</w:t>
      </w:r>
      <w:r>
        <w:rPr/>
        <w:br/>
      </w:r>
      <w:r>
        <w:rPr>
          <w:rFonts w:eastAsia="Aptos" w:cs="Aptos"/>
          <w:b/>
          <w:bCs/>
          <w:color w:val="000000" w:themeColor="text1"/>
          <w:lang w:val="en-IN"/>
        </w:rPr>
        <w:t># sourcedir /run/chrony-dhcp</w:t>
      </w:r>
      <w:r>
        <w:rPr/>
        <w:br/>
      </w:r>
      <w:r>
        <w:rPr>
          <w:rFonts w:eastAsia="Aptos" w:cs="Aptos"/>
          <w:b/>
          <w:bCs/>
          <w:color w:val="000000" w:themeColor="text1"/>
          <w:lang w:val="en-IN"/>
        </w:rPr>
        <w:t># sourcedir /etc/chrony/sources.d</w:t>
      </w:r>
    </w:p>
    <w:p>
      <w:pPr>
        <w:pStyle w:val="ListParagraph"/>
        <w:numPr>
          <w:ilvl w:val="0"/>
          <w:numId w:val="150"/>
        </w:numPr>
        <w:shd w:val="clear" w:color="auto" w:fill="FFFFFF" w:themeFill="background1"/>
        <w:spacing w:lineRule="auto" w:line="259" w:before="270" w:after="480"/>
        <w:contextualSpacing/>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we can enable these sources later but comment them out for the moment since it will make it easier to see if the NTS servers are working. Then add Netnod's NTS servers. Note that the configuration line should contain "nts" which says that it uses the NTS protocol.</w:t>
      </w:r>
    </w:p>
    <w:p>
      <w:pPr>
        <w:pStyle w:val="ListParagraph"/>
        <w:shd w:val="clear" w:color="auto" w:fill="FFFFFF" w:themeFill="background1"/>
        <w:spacing w:lineRule="auto" w:line="259" w:before="270" w:after="480"/>
        <w:contextualSpacing/>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server sth1.nts.netnod.se nts iburst</w:t>
      </w:r>
      <w:r>
        <w:rPr/>
        <w:br/>
      </w:r>
      <w:r>
        <w:rPr>
          <w:rFonts w:eastAsia="Aptos" w:cs="Aptos"/>
          <w:color w:val="000000" w:themeColor="text1"/>
        </w:rPr>
        <w:t xml:space="preserve">               </w:t>
      </w:r>
      <w:r>
        <w:rPr>
          <w:rFonts w:eastAsia="Aptos" w:cs="Aptos"/>
          <w:b/>
          <w:bCs/>
          <w:color w:val="000000" w:themeColor="text1"/>
          <w:lang w:val="en-IN"/>
        </w:rPr>
        <w:t>server sth2.nts.netnod.se nts iburst</w:t>
      </w:r>
    </w:p>
    <w:p>
      <w:pPr>
        <w:pStyle w:val="Normal"/>
        <w:shd w:val="clear" w:color="auto" w:fill="FFFFFF" w:themeFill="background1"/>
        <w:spacing w:lineRule="auto" w:line="259" w:before="270" w:after="480"/>
        <w:jc w:val="both"/>
        <w:rPr>
          <w:rFonts w:ascii="Aptos" w:hAnsi="Aptos" w:eastAsia="Aptos" w:cs="Aptos"/>
          <w:color w:val="000000" w:themeColor="text1"/>
        </w:rPr>
      </w:pPr>
      <w:r>
        <w:rPr>
          <w:rFonts w:eastAsia="Aptos" w:cs="Aptos"/>
          <w:color w:val="000000" w:themeColor="text1"/>
          <w:lang w:val="en-IN"/>
        </w:rPr>
        <w:t>Save the file and restart the Chrony service by running this command:</w:t>
      </w:r>
    </w:p>
    <w:p>
      <w:pPr>
        <w:pStyle w:val="ListParagraph"/>
        <w:numPr>
          <w:ilvl w:val="0"/>
          <w:numId w:val="149"/>
        </w:numPr>
        <w:shd w:val="clear" w:color="auto" w:fill="FFFFFF" w:themeFill="background1"/>
        <w:spacing w:lineRule="auto" w:line="259" w:before="270" w:after="480"/>
        <w:contextualSpacing/>
        <w:rPr>
          <w:rFonts w:ascii="Aptos" w:hAnsi="Aptos" w:eastAsia="Aptos" w:cs="Aptos"/>
          <w:color w:val="000000" w:themeColor="text1"/>
          <w:lang w:val="en-IN"/>
        </w:rPr>
      </w:pPr>
      <w:r>
        <w:rPr>
          <w:rFonts w:ascii="Aptos" w:hAnsi="Aptos" w:cs="Aptos" w:eastAsia="Aptos"/>
          <w:color w:val="000000" w:themeColor="text1"/>
          <w:lang w:val="en-IN"/>
        </w:rPr>
        <w:t xml:space="preserve"> </w:t>
      </w:r>
      <w:r>
        <w:rPr>
          <w:rFonts w:eastAsia="Aptos" w:cs="Aptos"/>
          <w:color w:val="000000" w:themeColor="text1"/>
          <w:lang w:val="en-IN"/>
        </w:rPr>
        <w:t xml:space="preserve">Now Restart the Chrony service by using </w:t>
      </w:r>
      <w:r>
        <w:rPr>
          <w:rFonts w:eastAsia="Aptos" w:cs="Aptos"/>
          <w:b/>
          <w:bCs/>
          <w:color w:val="000000" w:themeColor="text1"/>
          <w:lang w:val="en-IN"/>
        </w:rPr>
        <w:t>systemctl restart chronyd</w:t>
      </w:r>
      <w:r>
        <w:rPr>
          <w:rFonts w:eastAsia="Aptos" w:cs="Aptos"/>
          <w:color w:val="000000" w:themeColor="text1"/>
          <w:lang w:val="en-IN"/>
        </w:rPr>
        <w:t xml:space="preserve"> 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2"/>
        <w:widowControl/>
        <w:spacing w:before="160" w:after="0"/>
        <w:rPr>
          <w:color w:val="1F3864"/>
        </w:rPr>
      </w:pPr>
      <w:bookmarkStart w:id="96" w:name="_Toc207723248"/>
      <w:r>
        <w:rPr/>
        <w:t>CR 2.11 (1) – Time Synchronization</w:t>
      </w:r>
      <w:bookmarkEnd w:id="96"/>
    </w:p>
    <w:p>
      <w:pPr>
        <w:pStyle w:val="Normal"/>
        <w:widowControl/>
        <w:spacing w:lineRule="auto" w:line="240" w:before="0" w:after="0"/>
        <w:jc w:val="both"/>
        <w:rPr/>
      </w:pPr>
      <w:r>
        <w:rPr>
          <w:b/>
          <w:bCs/>
          <w:color w:val="0D0D0D" w:themeColor="text1" w:themeTint="f2"/>
        </w:rPr>
        <w:t>Time synchronization:</w:t>
      </w:r>
      <w:r>
        <w:rPr>
          <w:color w:val="0D0D0D" w:themeColor="text1" w:themeTint="f2"/>
        </w:rPr>
        <w:t xml:space="preserve"> The Ubuntu 22.04 LTS operating system will create timestamps synchronized with a system-wide time source to ensure accuracy and consistency with global standard time, enhancing the integrity and reliability of audit records.</w:t>
      </w:r>
    </w:p>
    <w:p>
      <w:pPr>
        <w:pStyle w:val="3"/>
        <w:widowControl/>
        <w:rPr>
          <w:rFonts w:eastAsia="新細明體" w:cs="Segoe UI"/>
          <w:sz w:val="18"/>
          <w:szCs w:val="18"/>
        </w:rPr>
      </w:pPr>
      <w:bookmarkStart w:id="97" w:name="_Toc207723249"/>
      <w:r>
        <w:rPr/>
        <w:t>Statement</w:t>
      </w:r>
      <w:bookmarkEnd w:id="97"/>
      <w:r>
        <w:rPr>
          <w:rFonts w:eastAsia="新細明體" w:cs="Segoe UI"/>
        </w:rPr>
        <w:t> </w:t>
      </w:r>
    </w:p>
    <w:p>
      <w:pPr>
        <w:pStyle w:val="Normal"/>
        <w:widowControl/>
        <w:spacing w:lineRule="auto" w:line="240" w:before="0" w:after="0"/>
        <w:jc w:val="both"/>
        <w:rPr>
          <w:color w:val="000000" w:themeColor="text1"/>
        </w:rPr>
      </w:pPr>
      <w:r>
        <w:rPr>
          <w:color w:val="000000" w:themeColor="text1"/>
        </w:rPr>
        <w:t>To comply with IEC 62443-4-2 CR 2.11 RE (1) requirements for time synchronization, the Ubuntu 22.04 LTS operating system will be configured to create timestamps synchronized with a system-wide time source. This ensures that all timestamps are accurate and consistent with global standard time, enhancing the integrity and reliability of audit</w:t>
      </w:r>
    </w:p>
    <w:p>
      <w:pPr>
        <w:pStyle w:val="3"/>
        <w:widowControl/>
        <w:rPr>
          <w:rFonts w:eastAsia="新細明體" w:cs="Segoe UI"/>
          <w:sz w:val="18"/>
          <w:szCs w:val="18"/>
        </w:rPr>
      </w:pPr>
      <w:bookmarkStart w:id="98" w:name="_Toc207723250"/>
      <w:r>
        <w:rPr/>
        <w:t>Evidence</w:t>
      </w:r>
      <w:bookmarkEnd w:id="98"/>
      <w:r>
        <w:rPr>
          <w:rFonts w:eastAsia="新細明體" w:cs="Segoe UI"/>
        </w:rPr>
        <w:t> </w:t>
      </w:r>
    </w:p>
    <w:p>
      <w:pPr>
        <w:pStyle w:val="Normal"/>
        <w:shd w:val="clear" w:color="auto" w:fill="FFFFFF" w:themeFill="background1"/>
        <w:spacing w:lineRule="auto" w:line="240" w:before="0" w:after="300"/>
        <w:jc w:val="both"/>
        <w:rPr>
          <w:color w:val="000000" w:themeColor="text1"/>
          <w:lang w:val="en-IN"/>
        </w:rPr>
      </w:pPr>
      <w:r>
        <w:rPr>
          <w:color w:val="000000" w:themeColor="text1"/>
          <w:lang w:val="en-IN"/>
        </w:rPr>
        <w:t xml:space="preserve">The Ubuntu 22.04 LTS operating system supports time synchronization through Network Time Protocol (NTP) services. By configuring NTP, the system ensures that all components create synchronized timestamps. The built-in logging tools </w:t>
      </w:r>
      <w:r>
        <w:rPr>
          <w:b/>
          <w:bCs/>
          <w:color w:val="000000" w:themeColor="text1"/>
          <w:lang w:val="en-IN"/>
        </w:rPr>
        <w:t>(`event viewer` and `journalctl`)</w:t>
      </w:r>
      <w:r>
        <w:rPr>
          <w:color w:val="000000" w:themeColor="text1"/>
          <w:lang w:val="en-IN"/>
        </w:rPr>
        <w:t xml:space="preserve"> can be used to verify that timestamps in audit records are consistent and accurate, meeting the requirements of IEC 62443-4-2 CR 2.11 RE (1).</w:t>
      </w:r>
    </w:p>
    <w:p>
      <w:pPr>
        <w:pStyle w:val="3"/>
        <w:widowControl/>
        <w:rPr>
          <w:rFonts w:eastAsia="新細明體" w:cs="Segoe UI"/>
          <w:sz w:val="18"/>
          <w:szCs w:val="18"/>
        </w:rPr>
      </w:pPr>
      <w:bookmarkStart w:id="99" w:name="_Toc207723251"/>
      <w:r>
        <w:rPr>
          <w:rFonts w:eastAsia="新細明體" w:cs="Segoe UI"/>
        </w:rPr>
        <w:t xml:space="preserve">Detailed </w:t>
      </w:r>
      <w:r>
        <w:rPr/>
        <w:t>Setting</w:t>
      </w:r>
      <w:r>
        <w:rPr>
          <w:rFonts w:eastAsia="新細明體" w:cs="Segoe UI"/>
        </w:rPr>
        <w:t xml:space="preserve"> Steps</w:t>
      </w:r>
      <w:bookmarkEnd w:id="99"/>
      <w:r>
        <w:rPr>
          <w:rFonts w:eastAsia="新細明體" w:cs="Segoe UI"/>
        </w:rPr>
        <w:t> </w:t>
      </w:r>
    </w:p>
    <w:p>
      <w:pPr>
        <w:pStyle w:val="Normal"/>
        <w:widowControl/>
        <w:shd w:val="clear" w:color="auto" w:fill="FFFFFF" w:themeFill="background1"/>
        <w:spacing w:lineRule="auto" w:line="240" w:beforeAutospacing="1" w:afterAutospacing="1"/>
        <w:rPr>
          <w:rFonts w:eastAsia="新細明體" w:cs="Segoe UI"/>
        </w:rPr>
      </w:pPr>
      <w:r>
        <w:rPr>
          <w:rFonts w:eastAsia="新細明體" w:cs="Segoe UI"/>
        </w:rPr>
        <w:t xml:space="preserve">The settings </w:t>
      </w:r>
      <w:r>
        <w:rPr>
          <w:color w:val="0D0D0D" w:themeColor="text1" w:themeTint="f2"/>
        </w:rPr>
        <w:t>for</w:t>
      </w:r>
      <w:r>
        <w:rPr>
          <w:b/>
          <w:bCs/>
          <w:color w:val="0D0D0D" w:themeColor="text1" w:themeTint="f2"/>
        </w:rPr>
        <w:t xml:space="preserve"> time synchronization</w:t>
      </w:r>
      <w:r>
        <w:rPr>
          <w:color w:val="0D0D0D" w:themeColor="text1" w:themeTint="f2"/>
        </w:rPr>
        <w:t xml:space="preserve"> follow the same steps as described in CR-2.11</w:t>
      </w:r>
      <w:r>
        <w:rPr/>
        <w:t xml:space="preserve"> </w:t>
      </w:r>
      <w:r>
        <w:rPr>
          <w:rFonts w:eastAsia="新細明體" w:cs="Segoe UI"/>
        </w:rPr>
        <w:t>Detailed settings steps.</w:t>
      </w:r>
    </w:p>
    <w:p>
      <w:pPr>
        <w:pStyle w:val="2"/>
        <w:widowControl/>
        <w:spacing w:lineRule="auto" w:line="240" w:before="160" w:after="0"/>
        <w:jc w:val="both"/>
        <w:rPr/>
      </w:pPr>
      <w:bookmarkStart w:id="100" w:name="_Toc207723252"/>
      <w:r>
        <w:rPr/>
        <w:t>CR 2.12 – Non-repudiation</w:t>
      </w:r>
      <w:bookmarkEnd w:id="100"/>
    </w:p>
    <w:p>
      <w:pPr>
        <w:pStyle w:val="Normal"/>
        <w:widowControl/>
        <w:rPr/>
      </w:pPr>
      <w:r>
        <w:rPr/>
      </w:r>
    </w:p>
    <w:p>
      <w:pPr>
        <w:pStyle w:val="Normal"/>
        <w:widowControl/>
        <w:spacing w:lineRule="auto" w:line="240" w:before="0" w:after="0"/>
        <w:rPr/>
      </w:pPr>
      <w:r>
        <w:rPr>
          <w:b/>
          <w:bCs/>
          <w:color w:val="0D0D0D" w:themeColor="text1" w:themeTint="f2"/>
        </w:rPr>
        <w:t>Non-repudiation:</w:t>
      </w:r>
      <w:r>
        <w:rPr>
          <w:color w:val="0D0D0D" w:themeColor="text1" w:themeTint="f2"/>
        </w:rPr>
        <w:t xml:space="preserve"> The Ubuntu 22.04 LTS operating system will be configured to ensure that actions taken by users can be definitively attributed to those users, preventing denial of having performed specific actions like logging in, changing configurations, or clearing logs.</w:t>
      </w:r>
    </w:p>
    <w:p>
      <w:pPr>
        <w:pStyle w:val="3"/>
        <w:widowControl/>
        <w:rPr>
          <w:rFonts w:eastAsia="新細明體" w:cs="Segoe UI"/>
          <w:sz w:val="18"/>
          <w:szCs w:val="18"/>
        </w:rPr>
      </w:pPr>
      <w:bookmarkStart w:id="101" w:name="_Toc207723253"/>
      <w:r>
        <w:rPr/>
        <w:t>Statement</w:t>
      </w:r>
      <w:bookmarkEnd w:id="101"/>
      <w:r>
        <w:rPr>
          <w:rFonts w:eastAsia="新細明體" w:cs="Segoe UI"/>
        </w:rPr>
        <w:t> </w:t>
      </w:r>
    </w:p>
    <w:p>
      <w:pPr>
        <w:pStyle w:val="Normal"/>
        <w:widowControl/>
        <w:shd w:val="clear" w:color="auto" w:fill="FFFFFF" w:themeFill="background1"/>
        <w:spacing w:lineRule="auto" w:line="240" w:before="0" w:after="300"/>
        <w:rPr>
          <w:color w:val="000000" w:themeColor="text1"/>
          <w:lang w:val="en-IN"/>
        </w:rPr>
      </w:pPr>
      <w:r>
        <w:rPr>
          <w:color w:val="000000" w:themeColor="text1"/>
          <w:lang w:val="en-IN"/>
        </w:rPr>
        <w:t>To comply with IEC 62443-4-2 CR 2.12 Non-repudiation requirements, the Ubuntu 22.04 LTS operating system will be configured to ensure that actions taken by users can be definitively attributed to those users. This prevents any user from denying having performed specific actions, such as logging in, changing system configurations, or clearing logs.</w:t>
      </w:r>
    </w:p>
    <w:p>
      <w:pPr>
        <w:pStyle w:val="3"/>
        <w:widowControl/>
        <w:rPr>
          <w:rFonts w:eastAsia="新細明體" w:cs="Segoe UI"/>
          <w:sz w:val="18"/>
          <w:szCs w:val="18"/>
        </w:rPr>
      </w:pPr>
      <w:bookmarkStart w:id="102" w:name="_Toc207723254"/>
      <w:r>
        <w:rPr/>
        <w:t>Evidence</w:t>
      </w:r>
      <w:bookmarkEnd w:id="102"/>
      <w:r>
        <w:rPr>
          <w:rFonts w:eastAsia="新細明體" w:cs="Segoe UI"/>
        </w:rPr>
        <w:t> </w:t>
      </w:r>
    </w:p>
    <w:p>
      <w:pPr>
        <w:pStyle w:val="Normal"/>
        <w:widowControl/>
        <w:shd w:val="clear" w:color="auto" w:fill="FFFFFF" w:themeFill="background1"/>
        <w:spacing w:lineRule="auto" w:line="240" w:before="0" w:after="300"/>
        <w:jc w:val="both"/>
        <w:rPr>
          <w:color w:val="000000" w:themeColor="text1"/>
          <w:lang w:val="en-IN"/>
        </w:rPr>
      </w:pPr>
      <w:r>
        <w:rPr>
          <w:color w:val="000000" w:themeColor="text1"/>
          <w:lang w:val="en-IN"/>
        </w:rPr>
        <w:t xml:space="preserve">The Ubuntu 22.04 LTS operating system includes robust logging and audit capabilities through tools like </w:t>
      </w:r>
      <w:r>
        <w:rPr>
          <w:b/>
          <w:bCs/>
          <w:color w:val="000000" w:themeColor="text1"/>
          <w:lang w:val="en-IN"/>
        </w:rPr>
        <w:t>`event viewer` and `journalctl`.</w:t>
      </w:r>
      <w:r>
        <w:rPr>
          <w:color w:val="000000" w:themeColor="text1"/>
          <w:lang w:val="en-IN"/>
        </w:rPr>
        <w:t xml:space="preserve"> These tools maintain detailed records of user actions, ensuring non-repudiation by capturing logs of user activities, including login attempts, system changes, and log modifications. The logs are secured and can be audited to verify the actions of any user.</w:t>
      </w:r>
    </w:p>
    <w:p>
      <w:pPr>
        <w:pStyle w:val="3"/>
        <w:rPr>
          <w:rFonts w:eastAsia="新細明體" w:cs="Arial" w:cstheme="minorBidi" w:eastAsiaTheme="minorEastAsia"/>
          <w:color w:val="0A2F41" w:themeColor="accent1" w:themeShade="80"/>
        </w:rPr>
      </w:pPr>
      <w:bookmarkStart w:id="103" w:name="_Toc207723255"/>
      <w:r>
        <w:rPr/>
        <w:t>Detailed Setting Steps</w:t>
      </w:r>
      <w:bookmarkEnd w:id="103"/>
    </w:p>
    <w:p>
      <w:pPr>
        <w:pStyle w:val="Normal"/>
        <w:widowControl/>
        <w:shd w:val="clear" w:color="auto" w:fill="FFFFFF" w:themeFill="background1"/>
        <w:spacing w:lineRule="auto" w:line="240" w:before="0" w:after="300"/>
        <w:rPr>
          <w:rFonts w:ascii="Aptos" w:hAnsi="Aptos" w:eastAsia="Aptos" w:cs="Aptos"/>
          <w:color w:val="0A2F41" w:themeColor="accent1" w:themeShade="80"/>
          <w:sz w:val="28"/>
          <w:szCs w:val="28"/>
        </w:rPr>
      </w:pPr>
      <w:r>
        <w:rPr>
          <w:rFonts w:eastAsia="Aptos" w:cs="Aptos"/>
          <w:color w:val="0A2F41" w:themeColor="accent1" w:themeShade="80"/>
          <w:sz w:val="28"/>
          <w:szCs w:val="28"/>
          <w:lang w:val="en-IN"/>
        </w:rPr>
        <w:t>1. Enable Audit Logging:</w:t>
      </w:r>
    </w:p>
    <w:p>
      <w:pPr>
        <w:pStyle w:val="ListParagraph"/>
        <w:widowControl/>
        <w:numPr>
          <w:ilvl w:val="0"/>
          <w:numId w:val="174"/>
        </w:numPr>
        <w:shd w:val="clear" w:color="auto" w:fill="FFFFFF" w:themeFill="background1"/>
        <w:spacing w:lineRule="auto" w:line="240" w:before="0" w:after="300"/>
        <w:contextualSpacing/>
        <w:rPr>
          <w:b/>
          <w:b/>
          <w:bCs/>
          <w:color w:val="000000" w:themeColor="text1"/>
          <w:lang w:val="en-IN"/>
        </w:rPr>
      </w:pPr>
      <w:r>
        <w:rPr>
          <w:rFonts w:eastAsia="Aptos" w:cs="Aptos"/>
          <w:color w:val="000000" w:themeColor="text1"/>
          <w:lang w:val="en-IN"/>
        </w:rPr>
        <w:t xml:space="preserve">Install and configure the auditd service to capture user activities. By using </w:t>
      </w:r>
      <w:r>
        <w:rPr>
          <w:rFonts w:eastAsia="Aptos" w:cs="Aptos"/>
          <w:b/>
          <w:bCs/>
          <w:color w:val="000000" w:themeColor="text1"/>
          <w:lang w:val="en-IN"/>
        </w:rPr>
        <w:t xml:space="preserve">apt update </w:t>
      </w:r>
      <w:r>
        <w:rPr>
          <w:rFonts w:eastAsia="Aptos" w:cs="Aptos"/>
          <w:color w:val="000000" w:themeColor="text1"/>
          <w:lang w:val="en-IN"/>
        </w:rPr>
        <w:t xml:space="preserve">and </w:t>
      </w:r>
      <w:r>
        <w:rPr>
          <w:b/>
          <w:bCs/>
          <w:color w:val="000000" w:themeColor="text1"/>
          <w:lang w:val="en-IN"/>
        </w:rPr>
        <w:t xml:space="preserve">apt install auditd </w:t>
      </w:r>
      <w:r>
        <w:rPr>
          <w:color w:val="000000" w:themeColor="text1"/>
          <w:lang w:val="en-IN"/>
        </w:rPr>
        <w:t xml:space="preserve">commands. </w:t>
      </w:r>
    </w:p>
    <w:p>
      <w:pPr>
        <w:pStyle w:val="Normal"/>
        <w:widowControl/>
        <w:shd w:val="clear" w:color="auto" w:fill="FFFFFF" w:themeFill="background1"/>
        <w:spacing w:lineRule="auto" w:line="240" w:before="240" w:after="240"/>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 xml:space="preserve">2. Configure Audit Rules: </w:t>
      </w:r>
    </w:p>
    <w:p>
      <w:pPr>
        <w:pStyle w:val="ListParagraph"/>
        <w:widowControl/>
        <w:numPr>
          <w:ilvl w:val="0"/>
          <w:numId w:val="173"/>
        </w:numPr>
        <w:shd w:val="clear" w:color="auto" w:fill="FFFFFF" w:themeFill="background1"/>
        <w:spacing w:lineRule="auto" w:line="240" w:before="240" w:after="240"/>
        <w:contextualSpacing/>
        <w:rPr>
          <w:rFonts w:ascii="Aptos" w:hAnsi="Aptos" w:eastAsia="Aptos" w:cs="Aptos"/>
          <w:color w:val="000000" w:themeColor="text1"/>
        </w:rPr>
      </w:pPr>
      <w:r>
        <w:rPr>
          <w:rFonts w:eastAsia="Aptos" w:cs="Aptos"/>
          <w:color w:val="000000" w:themeColor="text1"/>
          <w:lang w:val="en-IN"/>
        </w:rPr>
        <w:t>Define audit rules to track user actions, such as login attempts and log file changes.</w:t>
      </w:r>
    </w:p>
    <w:p>
      <w:pPr>
        <w:pStyle w:val="ListParagraph"/>
        <w:widowControl/>
        <w:numPr>
          <w:ilvl w:val="0"/>
          <w:numId w:val="173"/>
        </w:numPr>
        <w:shd w:val="clear" w:color="auto" w:fill="FFFFFF" w:themeFill="background1"/>
        <w:spacing w:lineRule="auto" w:line="240" w:before="0" w:after="0"/>
        <w:contextualSpacing/>
        <w:rPr>
          <w:rFonts w:ascii="Aptos" w:hAnsi="Aptos" w:eastAsia="Aptos" w:cs="Aptos"/>
          <w:color w:val="000000" w:themeColor="text1"/>
          <w:lang w:val="en-IN"/>
        </w:rPr>
      </w:pPr>
      <w:r>
        <w:rPr>
          <w:rFonts w:eastAsia="Aptos" w:cs="Aptos"/>
          <w:color w:val="000000" w:themeColor="text1"/>
          <w:lang w:val="en-IN"/>
        </w:rPr>
        <w:t>Open the</w:t>
      </w:r>
      <w:r>
        <w:rPr>
          <w:rFonts w:eastAsia="Aptos" w:cs="Aptos"/>
          <w:b/>
          <w:bCs/>
          <w:color w:val="000000" w:themeColor="text1"/>
          <w:lang w:val="en-IN"/>
        </w:rPr>
        <w:t xml:space="preserve"> /etc/audit/rules.d/audit.rules file </w:t>
      </w:r>
      <w:r>
        <w:rPr>
          <w:rFonts w:eastAsia="Aptos" w:cs="Aptos"/>
          <w:color w:val="000000" w:themeColor="text1"/>
          <w:lang w:val="en-IN"/>
        </w:rPr>
        <w:t>in</w:t>
      </w:r>
      <w:r>
        <w:rPr>
          <w:rFonts w:eastAsia="Aptos" w:cs="Aptos"/>
          <w:b/>
          <w:bCs/>
          <w:color w:val="000000" w:themeColor="text1"/>
          <w:lang w:val="en-IN"/>
        </w:rPr>
        <w:t xml:space="preserve"> vi/ nano </w:t>
      </w:r>
      <w:r>
        <w:rPr>
          <w:rFonts w:eastAsia="Aptos" w:cs="Aptos"/>
          <w:color w:val="000000" w:themeColor="text1"/>
          <w:lang w:val="en-IN"/>
        </w:rPr>
        <w:t>editor tool</w:t>
      </w:r>
    </w:p>
    <w:p>
      <w:pPr>
        <w:pStyle w:val="ListParagraph"/>
        <w:widowControl/>
        <w:numPr>
          <w:ilvl w:val="0"/>
          <w:numId w:val="173"/>
        </w:numPr>
        <w:shd w:val="clear" w:color="auto" w:fill="FFFFFF" w:themeFill="background1"/>
        <w:spacing w:lineRule="auto" w:line="240" w:before="0" w:after="0"/>
        <w:contextualSpacing/>
        <w:rPr>
          <w:rFonts w:ascii="Aptos" w:hAnsi="Aptos" w:eastAsia="Aptos" w:cs="Aptos"/>
          <w:color w:val="000000" w:themeColor="text1"/>
          <w:lang w:val="en-IN"/>
        </w:rPr>
      </w:pPr>
      <w:r>
        <w:rPr>
          <w:rFonts w:eastAsia="Aptos" w:cs="Aptos"/>
          <w:color w:val="000000" w:themeColor="text1"/>
          <w:lang w:val="en-IN"/>
        </w:rPr>
        <w:t xml:space="preserve">Add the following rules to track </w:t>
      </w:r>
      <w:r>
        <w:rPr>
          <w:rFonts w:eastAsia="Aptos" w:cs="Aptos"/>
          <w:b/>
          <w:bCs/>
          <w:color w:val="000000" w:themeColor="text1"/>
          <w:lang w:val="en-IN"/>
        </w:rPr>
        <w:t>login/logout events</w:t>
      </w:r>
      <w:r>
        <w:rPr>
          <w:rFonts w:eastAsia="Aptos" w:cs="Aptos"/>
          <w:color w:val="000000" w:themeColor="text1"/>
          <w:lang w:val="en-IN"/>
        </w:rPr>
        <w:t xml:space="preserve"> and log modifications:</w:t>
      </w:r>
    </w:p>
    <w:p>
      <w:pPr>
        <w:pStyle w:val="Normal"/>
        <w:widowControl/>
        <w:shd w:val="clear" w:color="auto" w:fill="FFFFFF" w:themeFill="background1"/>
        <w:spacing w:lineRule="auto" w:line="240" w:before="0" w:after="0"/>
        <w:rPr>
          <w:rFonts w:ascii="Aptos" w:hAnsi="Aptos" w:eastAsia="Aptos" w:cs="Aptos"/>
          <w:b/>
          <w:b/>
          <w:bCs/>
          <w:color w:val="000000" w:themeColor="text1"/>
          <w:lang w:val="en-IN"/>
        </w:rPr>
      </w:pPr>
      <w:r>
        <w:rPr>
          <w:rFonts w:ascii="Aptos" w:hAnsi="Aptos" w:cs="Aptos" w:eastAsia="Aptos"/>
          <w:b/>
          <w:bCs/>
          <w:color w:val="000000" w:themeColor="text1"/>
          <w:lang w:val="en-IN"/>
        </w:rPr>
        <w:t xml:space="preserve">               </w:t>
      </w:r>
      <w:r>
        <w:rPr>
          <w:rFonts w:eastAsia="Aptos" w:cs="Aptos"/>
          <w:b/>
          <w:bCs/>
          <w:color w:val="000000" w:themeColor="text1"/>
          <w:lang w:val="en-IN"/>
        </w:rPr>
        <w:t># Track login events</w:t>
      </w:r>
      <w:r>
        <w:rPr/>
        <w:br/>
      </w:r>
      <w:r>
        <w:rPr>
          <w:rFonts w:eastAsia="Aptos" w:cs="Aptos"/>
          <w:b/>
          <w:bCs/>
          <w:color w:val="000000" w:themeColor="text1"/>
          <w:lang w:val="en-IN"/>
        </w:rPr>
        <w:t xml:space="preserve">               -w /var/log/auth.log -p wa -k auth_log</w:t>
      </w:r>
      <w:r>
        <w:rPr/>
        <w:br/>
      </w:r>
      <w:r>
        <w:rPr>
          <w:rFonts w:eastAsia="Aptos" w:cs="Aptos"/>
          <w:b/>
          <w:bCs/>
          <w:color w:val="000000" w:themeColor="text1"/>
          <w:lang w:val="en-IN"/>
        </w:rPr>
        <w:t xml:space="preserve">              # Track changes to audit logs</w:t>
      </w:r>
      <w:r>
        <w:rPr/>
        <w:br/>
      </w:r>
      <w:r>
        <w:rPr>
          <w:rFonts w:eastAsia="Aptos" w:cs="Aptos"/>
          <w:b/>
          <w:bCs/>
          <w:color w:val="000000" w:themeColor="text1"/>
          <w:lang w:val="en-IN"/>
        </w:rPr>
        <w:t xml:space="preserve">              -w /var/log/audit/ -p wa -k audit_log</w:t>
      </w:r>
    </w:p>
    <w:p>
      <w:pPr>
        <w:pStyle w:val="Normal"/>
        <w:widowControl/>
        <w:shd w:val="clear" w:color="auto" w:fill="FFFFFF" w:themeFill="background1"/>
        <w:spacing w:lineRule="auto" w:line="240" w:before="0" w:after="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 Track all sudo commands* -w /var/log/sudo.log -p wa -k sudo_log</w:t>
      </w:r>
    </w:p>
    <w:p>
      <w:pPr>
        <w:pStyle w:val="Normal"/>
        <w:widowControl/>
        <w:shd w:val="clear" w:color="auto" w:fill="FFFFFF" w:themeFill="background1"/>
        <w:spacing w:lineRule="auto" w:line="240" w:before="240" w:after="240"/>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 xml:space="preserve">3. Restart Auditd Service: </w:t>
      </w:r>
    </w:p>
    <w:p>
      <w:pPr>
        <w:pStyle w:val="ListParagraph"/>
        <w:widowControl/>
        <w:numPr>
          <w:ilvl w:val="0"/>
          <w:numId w:val="172"/>
        </w:numPr>
        <w:shd w:val="clear" w:color="auto" w:fill="FFFFFF" w:themeFill="background1"/>
        <w:spacing w:lineRule="auto" w:line="240" w:before="240" w:after="240"/>
        <w:contextualSpacing/>
        <w:rPr>
          <w:rFonts w:ascii="Aptos" w:hAnsi="Aptos" w:eastAsia="Aptos" w:cs="Aptos"/>
          <w:b/>
          <w:b/>
          <w:bCs/>
          <w:color w:val="000000" w:themeColor="text1"/>
          <w:lang w:val="en-IN"/>
        </w:rPr>
      </w:pPr>
      <w:r>
        <w:rPr>
          <w:rFonts w:eastAsia="Aptos" w:cs="Aptos"/>
          <w:color w:val="000000" w:themeColor="text1"/>
          <w:lang w:val="en-IN"/>
        </w:rPr>
        <w:t xml:space="preserve">Restart the auditd service to apply the new rules by using </w:t>
      </w:r>
      <w:r>
        <w:rPr>
          <w:rFonts w:eastAsia="Aptos" w:cs="Aptos"/>
          <w:b/>
          <w:bCs/>
          <w:color w:val="000000" w:themeColor="text1"/>
          <w:lang w:val="en-IN"/>
        </w:rPr>
        <w:t xml:space="preserve">systemctl restart auditd </w:t>
      </w:r>
      <w:r>
        <w:rPr>
          <w:rFonts w:eastAsia="Aptos" w:cs="Aptos"/>
          <w:color w:val="000000" w:themeColor="text1"/>
          <w:lang w:val="en-IN"/>
        </w:rPr>
        <w:t>command with sudo privileges.</w:t>
      </w:r>
    </w:p>
    <w:p>
      <w:pPr>
        <w:pStyle w:val="Normal"/>
        <w:widowControl/>
        <w:shd w:val="clear" w:color="auto" w:fill="FFFFFF" w:themeFill="background1"/>
        <w:spacing w:lineRule="auto" w:line="240" w:before="240" w:after="240"/>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 xml:space="preserve">4.Verify Logging Configuration: </w:t>
      </w:r>
    </w:p>
    <w:p>
      <w:pPr>
        <w:pStyle w:val="ListParagraph"/>
        <w:widowControl/>
        <w:numPr>
          <w:ilvl w:val="0"/>
          <w:numId w:val="171"/>
        </w:numPr>
        <w:shd w:val="clear" w:color="auto" w:fill="FFFFFF" w:themeFill="background1"/>
        <w:spacing w:lineRule="auto" w:line="240" w:before="240" w:after="240"/>
        <w:contextualSpacing/>
        <w:rPr>
          <w:rFonts w:ascii="Aptos" w:hAnsi="Aptos" w:eastAsia="Aptos" w:cs="Aptos"/>
        </w:rPr>
      </w:pPr>
      <w:r>
        <w:rPr>
          <w:rFonts w:eastAsia="Aptos" w:cs="Aptos"/>
          <w:color w:val="000000" w:themeColor="text1"/>
          <w:lang w:val="en-IN"/>
        </w:rPr>
        <w:t xml:space="preserve">Ensure that logging is capturing the necessary events by using </w:t>
      </w:r>
      <w:r>
        <w:rPr>
          <w:rFonts w:eastAsia="Aptos" w:cs="Aptos"/>
          <w:b/>
          <w:bCs/>
          <w:color w:val="000000" w:themeColor="text1"/>
          <w:lang w:val="en-IN"/>
        </w:rPr>
        <w:t xml:space="preserve">“auditctl –l” </w:t>
      </w:r>
      <w:r>
        <w:rPr>
          <w:rFonts w:eastAsia="Aptos" w:cs="Aptos"/>
          <w:color w:val="000000" w:themeColor="text1"/>
          <w:lang w:val="en-IN"/>
        </w:rPr>
        <w:t>command.</w:t>
      </w:r>
    </w:p>
    <w:p>
      <w:pPr>
        <w:pStyle w:val="ListParagraph"/>
        <w:widowControl/>
        <w:shd w:val="clear" w:color="auto" w:fill="FFFFFF" w:themeFill="background1"/>
        <w:spacing w:lineRule="auto" w:line="240" w:before="240" w:after="240"/>
        <w:contextualSpacing/>
        <w:rPr>
          <w:rFonts w:ascii="Aptos" w:hAnsi="Aptos" w:eastAsia="Aptos" w:cs="Aptos"/>
        </w:rPr>
      </w:pPr>
      <w:r>
        <w:rPr>
          <w:rFonts w:eastAsia="Aptos" w:cs="Aptos"/>
        </w:rPr>
      </w:r>
    </w:p>
    <w:p>
      <w:pPr>
        <w:pStyle w:val="2"/>
        <w:widowControl/>
        <w:spacing w:lineRule="auto" w:line="240" w:before="160" w:after="0"/>
        <w:rPr>
          <w:rFonts w:ascii="Aptos" w:hAnsi="Aptos" w:eastAsia="Aptos" w:cs="Aptos"/>
        </w:rPr>
      </w:pPr>
      <w:bookmarkStart w:id="104" w:name="_Toc207723256"/>
      <w:r>
        <w:rPr>
          <w:rFonts w:eastAsia="Aptos" w:cs="Aptos" w:ascii="Aptos" w:hAnsi="Aptos"/>
        </w:rPr>
        <w:t>CR 2.13 – Use of physical diagnostic and test interfaces</w:t>
      </w:r>
      <w:bookmarkEnd w:id="104"/>
    </w:p>
    <w:p>
      <w:pPr>
        <w:pStyle w:val="Normal"/>
        <w:widowControl/>
        <w:rPr/>
      </w:pPr>
      <w:r>
        <w:rPr/>
      </w:r>
    </w:p>
    <w:p>
      <w:pPr>
        <w:pStyle w:val="Normal"/>
        <w:spacing w:lineRule="auto" w:line="240" w:before="0" w:after="0"/>
        <w:rPr>
          <w:rFonts w:ascii="Aptos" w:hAnsi="Aptos" w:eastAsia="Aptos" w:cs="Aptos"/>
          <w:color w:val="000000" w:themeColor="text1"/>
        </w:rPr>
      </w:pPr>
      <w:r>
        <w:rPr>
          <w:rFonts w:eastAsia="Aptos" w:cs="Aptos"/>
          <w:color w:val="000000" w:themeColor="text1"/>
        </w:rPr>
        <w:t>The physical circuitry of the host does not support the JTAG interface.</w:t>
      </w:r>
    </w:p>
    <w:p>
      <w:pPr>
        <w:pStyle w:val="3"/>
        <w:rPr>
          <w:rFonts w:ascii="Aptos" w:hAnsi="Aptos" w:eastAsia="Aptos" w:cs="Aptos"/>
        </w:rPr>
      </w:pPr>
      <w:bookmarkStart w:id="105" w:name="_Toc207723257"/>
      <w:r>
        <w:rPr>
          <w:rFonts w:eastAsia="Aptos" w:cs="Aptos"/>
        </w:rPr>
        <w:t>Statement</w:t>
      </w:r>
      <w:bookmarkEnd w:id="105"/>
    </w:p>
    <w:p>
      <w:pPr>
        <w:pStyle w:val="NormalWeb"/>
        <w:shd w:val="clear" w:color="auto" w:fill="FFFFFF" w:themeFill="background1"/>
        <w:spacing w:before="280" w:afterAutospacing="0" w:after="0"/>
        <w:rPr>
          <w:rFonts w:ascii="Aptos" w:hAnsi="Aptos" w:eastAsia="Aptos" w:cs="Aptos"/>
          <w:color w:val="000000" w:themeColor="text1"/>
          <w:sz w:val="21"/>
          <w:szCs w:val="21"/>
        </w:rPr>
      </w:pPr>
      <w:r>
        <w:rPr>
          <w:rFonts w:eastAsia="Aptos" w:cs="Aptos" w:ascii="Aptos" w:hAnsi="Aptos"/>
          <w:color w:val="000000" w:themeColor="text1"/>
          <w:sz w:val="21"/>
          <w:szCs w:val="21"/>
        </w:rPr>
        <w:t>N/A</w:t>
      </w:r>
    </w:p>
    <w:p>
      <w:pPr>
        <w:pStyle w:val="3"/>
        <w:rPr>
          <w:rFonts w:ascii="Aptos" w:hAnsi="Aptos" w:eastAsia="Aptos" w:cs="Aptos"/>
        </w:rPr>
      </w:pPr>
      <w:bookmarkStart w:id="106" w:name="_Toc207723258"/>
      <w:r>
        <w:rPr>
          <w:rFonts w:eastAsia="Aptos" w:cs="Aptos"/>
        </w:rPr>
        <w:t>Evidence</w:t>
      </w:r>
      <w:bookmarkEnd w:id="106"/>
    </w:p>
    <w:p>
      <w:pPr>
        <w:pStyle w:val="NormalWeb"/>
        <w:shd w:val="clear" w:color="auto" w:fill="FFFFFF" w:themeFill="background1"/>
        <w:spacing w:before="280" w:afterAutospacing="0" w:after="0"/>
        <w:rPr>
          <w:rFonts w:ascii="Aptos" w:hAnsi="Aptos" w:eastAsia="Aptos" w:cs="Aptos"/>
          <w:color w:val="000000" w:themeColor="text1"/>
          <w:sz w:val="21"/>
          <w:szCs w:val="21"/>
        </w:rPr>
      </w:pPr>
      <w:r>
        <w:rPr>
          <w:rFonts w:eastAsia="Aptos" w:cs="Aptos" w:ascii="Aptos" w:hAnsi="Aptos"/>
          <w:color w:val="000000" w:themeColor="text1"/>
          <w:sz w:val="21"/>
          <w:szCs w:val="21"/>
        </w:rPr>
        <w:t>N/A</w:t>
      </w:r>
    </w:p>
    <w:p>
      <w:pPr>
        <w:pStyle w:val="3"/>
        <w:rPr>
          <w:rFonts w:ascii="Aptos" w:hAnsi="Aptos" w:eastAsia="Aptos" w:cs="Aptos"/>
        </w:rPr>
      </w:pPr>
      <w:bookmarkStart w:id="107" w:name="_Toc207723259"/>
      <w:r>
        <w:rPr>
          <w:rFonts w:eastAsia="Aptos" w:cs="Aptos"/>
        </w:rPr>
        <w:t>Detailed Setting Steps</w:t>
      </w:r>
      <w:bookmarkEnd w:id="107"/>
    </w:p>
    <w:p>
      <w:pPr>
        <w:pStyle w:val="Normal"/>
        <w:spacing w:lineRule="auto" w:line="240" w:before="0" w:after="0"/>
        <w:rPr>
          <w:rFonts w:ascii="Aptos" w:hAnsi="Aptos" w:eastAsia="Aptos" w:cs="Aptos"/>
          <w:color w:val="000000" w:themeColor="text1"/>
          <w:sz w:val="21"/>
          <w:szCs w:val="21"/>
        </w:rPr>
      </w:pPr>
      <w:r>
        <w:rPr>
          <w:rFonts w:eastAsia="Aptos" w:cs="Aptos"/>
          <w:color w:val="000000" w:themeColor="text1"/>
          <w:sz w:val="21"/>
          <w:szCs w:val="21"/>
        </w:rPr>
        <w:t>N/A</w:t>
      </w:r>
    </w:p>
    <w:p>
      <w:pPr>
        <w:pStyle w:val="Normal"/>
        <w:widowControl/>
        <w:rPr>
          <w:rFonts w:ascii="Aptos" w:hAnsi="Aptos" w:eastAsia="Aptos" w:cs="Aptos"/>
          <w:color w:val="000000" w:themeColor="text1"/>
          <w:sz w:val="21"/>
          <w:szCs w:val="21"/>
        </w:rPr>
      </w:pPr>
      <w:r>
        <w:rPr>
          <w:rFonts w:eastAsia="Aptos" w:cs="Aptos"/>
          <w:color w:val="000000" w:themeColor="text1"/>
          <w:sz w:val="21"/>
          <w:szCs w:val="21"/>
        </w:rPr>
      </w:r>
      <w:r>
        <w:br w:type="page"/>
      </w:r>
    </w:p>
    <w:p>
      <w:pPr>
        <w:pStyle w:val="1"/>
        <w:widowControl/>
        <w:spacing w:lineRule="auto" w:line="240" w:before="480" w:after="0"/>
        <w:rPr>
          <w:rFonts w:eastAsia="新細明體" w:cs="Segoe UI"/>
        </w:rPr>
      </w:pPr>
      <w:bookmarkStart w:id="108" w:name="_Toc207723260"/>
      <w:r>
        <w:rPr>
          <w:rStyle w:val="11"/>
          <w:rFonts w:ascii="Aptos" w:hAnsi="Aptos" w:asciiTheme="minorHAnsi" w:hAnsiTheme="minorHAnsi"/>
        </w:rPr>
        <w:t>FR3 – System integrity</w:t>
      </w:r>
      <w:bookmarkEnd w:id="108"/>
      <w:r>
        <w:rPr>
          <w:rStyle w:val="11"/>
          <w:rFonts w:ascii="Aptos" w:hAnsi="Aptos" w:asciiTheme="minorHAnsi" w:hAnsiTheme="minorHAnsi"/>
        </w:rPr>
        <w:t> </w:t>
      </w:r>
    </w:p>
    <w:p>
      <w:pPr>
        <w:pStyle w:val="2"/>
        <w:widowControl/>
        <w:spacing w:lineRule="auto" w:line="240" w:before="160" w:after="0"/>
        <w:textAlignment w:val="baseline"/>
        <w:rPr>
          <w:rFonts w:ascii="Aptos" w:hAnsi="Aptos" w:eastAsia="Aptos" w:cs="Aptos"/>
        </w:rPr>
      </w:pPr>
      <w:bookmarkStart w:id="109" w:name="_Toc207723261"/>
      <w:r>
        <w:rPr>
          <w:rFonts w:eastAsia="Aptos" w:cs="Aptos" w:ascii="Aptos" w:hAnsi="Aptos"/>
        </w:rPr>
        <w:t>CR 3.1 – Communication Integrity</w:t>
      </w:r>
      <w:bookmarkEnd w:id="109"/>
    </w:p>
    <w:p>
      <w:pPr>
        <w:pStyle w:val="Normal"/>
        <w:rPr>
          <w:rFonts w:ascii="Aptos" w:hAnsi="Aptos" w:eastAsia="Aptos" w:cs="Aptos"/>
        </w:rPr>
      </w:pPr>
      <w:r>
        <w:rPr>
          <w:rFonts w:eastAsia="Aptos" w:cs="Aptos"/>
          <w:color w:val="000000" w:themeColor="text1"/>
        </w:rPr>
        <w:t>The content of CR 3.1 RE (1) already includes the requirements of CR 3.1.</w:t>
      </w:r>
    </w:p>
    <w:p>
      <w:pPr>
        <w:pStyle w:val="3"/>
        <w:widowControl/>
        <w:spacing w:lineRule="auto" w:line="240" w:before="160" w:after="0"/>
        <w:textAlignment w:val="baseline"/>
        <w:rPr>
          <w:rFonts w:ascii="Aptos" w:hAnsi="Aptos" w:eastAsia="Aptos" w:cs="Aptos"/>
        </w:rPr>
      </w:pPr>
      <w:bookmarkStart w:id="110" w:name="_Toc207723262"/>
      <w:r>
        <w:rPr>
          <w:rFonts w:eastAsia="Aptos" w:cs="Aptos"/>
        </w:rPr>
        <w:t>Statement</w:t>
      </w:r>
      <w:bookmarkEnd w:id="110"/>
    </w:p>
    <w:p>
      <w:pPr>
        <w:pStyle w:val="Normal"/>
        <w:widowControl/>
        <w:rPr/>
      </w:pPr>
      <w:r>
        <w:rPr/>
        <w:t>N/A</w:t>
      </w:r>
    </w:p>
    <w:p>
      <w:pPr>
        <w:pStyle w:val="3"/>
        <w:widowControl/>
        <w:spacing w:lineRule="auto" w:line="240" w:before="160" w:after="0"/>
        <w:textAlignment w:val="baseline"/>
        <w:rPr>
          <w:rFonts w:ascii="Aptos" w:hAnsi="Aptos" w:eastAsia="新細明體" w:cs="Aptos" w:eastAsiaTheme="minorEastAsia"/>
        </w:rPr>
      </w:pPr>
      <w:bookmarkStart w:id="111" w:name="_Toc207723263"/>
      <w:r>
        <w:rPr>
          <w:rFonts w:eastAsia="Aptos" w:cs="Aptos"/>
        </w:rPr>
        <w:t>Evidence</w:t>
      </w:r>
      <w:bookmarkEnd w:id="111"/>
    </w:p>
    <w:p>
      <w:pPr>
        <w:pStyle w:val="Normal"/>
        <w:widowControl/>
        <w:rPr/>
      </w:pPr>
      <w:r>
        <w:rPr/>
        <w:t>N/A</w:t>
      </w:r>
    </w:p>
    <w:p>
      <w:pPr>
        <w:pStyle w:val="3"/>
        <w:widowControl/>
        <w:spacing w:lineRule="auto" w:line="240" w:before="160" w:after="0"/>
        <w:textAlignment w:val="baseline"/>
        <w:rPr>
          <w:rFonts w:ascii="Aptos" w:hAnsi="Aptos" w:eastAsia="Aptos" w:cs="Aptos"/>
        </w:rPr>
      </w:pPr>
      <w:bookmarkStart w:id="112" w:name="_Toc207723264"/>
      <w:r>
        <w:rPr>
          <w:rFonts w:eastAsia="Aptos" w:cs="Aptos"/>
        </w:rPr>
        <w:t>Detailed Setting Steps</w:t>
      </w:r>
      <w:bookmarkEnd w:id="112"/>
    </w:p>
    <w:p>
      <w:pPr>
        <w:pStyle w:val="Normal"/>
        <w:widowControl/>
        <w:rPr/>
      </w:pPr>
      <w:r>
        <w:rPr/>
        <w:t>N/A</w:t>
      </w:r>
    </w:p>
    <w:p>
      <w:pPr>
        <w:pStyle w:val="2"/>
        <w:widowControl/>
        <w:rPr>
          <w:color w:val="0A2F41" w:themeColor="accent1" w:themeShade="80"/>
        </w:rPr>
      </w:pPr>
      <w:bookmarkStart w:id="113" w:name="_Toc207723265"/>
      <w:r>
        <w:rPr/>
        <w:t>CR 3.1(1) – Communication authentication</w:t>
      </w:r>
      <w:bookmarkEnd w:id="113"/>
    </w:p>
    <w:p>
      <w:pPr>
        <w:pStyle w:val="Normal"/>
        <w:widowControl/>
        <w:spacing w:lineRule="auto" w:line="240" w:before="0" w:after="0"/>
        <w:jc w:val="both"/>
        <w:rPr>
          <w:rFonts w:ascii="Aptos" w:hAnsi="Aptos" w:eastAsia="Aptos" w:cs="Aptos"/>
          <w:color w:val="000000" w:themeColor="text1"/>
        </w:rPr>
      </w:pPr>
      <w:r>
        <w:rPr>
          <w:rFonts w:eastAsia="Aptos" w:cs="Aptos"/>
          <w:b/>
          <w:bCs/>
        </w:rPr>
        <w:t>Communication Authentication</w:t>
      </w:r>
      <w:r>
        <w:rPr>
          <w:rFonts w:eastAsia="Aptos" w:cs="Aptos"/>
        </w:rPr>
        <w:t>: Verifying the authenticity of received information during communication using tools like OpenSSH to ensure integrity and prevent unauthorized access and data manipulation.</w:t>
      </w:r>
    </w:p>
    <w:p>
      <w:pPr>
        <w:pStyle w:val="3"/>
        <w:widowControl/>
        <w:spacing w:lineRule="auto" w:line="240" w:before="300" w:after="300"/>
        <w:rPr>
          <w:rFonts w:eastAsia="新細明體" w:cs="Arial" w:cstheme="minorBidi" w:eastAsiaTheme="minorEastAsia"/>
          <w:color w:val="000000" w:themeColor="text1"/>
          <w:sz w:val="24"/>
          <w:szCs w:val="24"/>
        </w:rPr>
      </w:pPr>
      <w:bookmarkStart w:id="114" w:name="_Toc207723266"/>
      <w:r>
        <w:rPr>
          <w:rFonts w:eastAsia="Aptos" w:cs="Aptos"/>
        </w:rPr>
        <w:t>Statement</w:t>
      </w:r>
      <w:bookmarkEnd w:id="114"/>
    </w:p>
    <w:p>
      <w:pPr>
        <w:pStyle w:val="Normal"/>
        <w:widowControl/>
        <w:spacing w:lineRule="auto" w:line="240" w:before="300" w:after="300"/>
        <w:jc w:val="both"/>
        <w:rPr>
          <w:rFonts w:ascii="Aptos" w:hAnsi="Aptos" w:cs="Aptos"/>
        </w:rPr>
      </w:pPr>
      <w:r>
        <w:rPr>
          <w:rFonts w:eastAsia="Aptos" w:cs="Aptos"/>
        </w:rPr>
        <w:t>The Ubuntu 22.04 LTS operating system provides the capability to verify the authenticity of received information during communication by utilizing built-in tools OpenSSH. This ensures communication integrity and protects against unauthorized access and data manipulation.</w:t>
      </w:r>
      <w:r>
        <w:rPr/>
        <w:t xml:space="preserve"> The system is configured to use secure and up-to-date protocols for communication authentication.</w:t>
      </w:r>
    </w:p>
    <w:p>
      <w:pPr>
        <w:pStyle w:val="3"/>
        <w:widowControl/>
        <w:rPr>
          <w:rFonts w:ascii="Aptos" w:hAnsi="Aptos" w:eastAsia="Aptos" w:cs="Aptos"/>
        </w:rPr>
      </w:pPr>
      <w:bookmarkStart w:id="115" w:name="_Toc207723267"/>
      <w:r>
        <w:rPr>
          <w:rFonts w:eastAsia="Aptos" w:cs="Aptos"/>
        </w:rPr>
        <w:t>Evidence</w:t>
      </w:r>
      <w:bookmarkEnd w:id="115"/>
    </w:p>
    <w:p>
      <w:pPr>
        <w:pStyle w:val="Normal"/>
        <w:shd w:val="clear" w:color="auto" w:fill="FFFFFF" w:themeFill="background1"/>
        <w:spacing w:lineRule="auto" w:line="240" w:before="300" w:after="300"/>
        <w:jc w:val="both"/>
        <w:rPr>
          <w:rFonts w:ascii="Aptos" w:hAnsi="Aptos" w:cs="Aptos"/>
        </w:rPr>
      </w:pPr>
      <w:r>
        <w:rPr>
          <w:rFonts w:eastAsia="Aptos" w:cs="Aptos"/>
        </w:rPr>
        <w:t xml:space="preserve">To meet the requirements of IEC 62443-4-2 CR 3.1 RE(1) for communication authentication, Ubuntu 22.04 LTS leverages the OpenSSH for secure remote access. </w:t>
      </w:r>
      <w:r>
        <w:rPr/>
        <w:t>OpenSSH</w:t>
      </w:r>
      <w:r>
        <w:rPr>
          <w:rFonts w:eastAsia="Aptos" w:cs="Aptos"/>
        </w:rPr>
        <w:t xml:space="preserve"> uses encryption and authentication mechanisms to verify the authenticity of transmitted data. </w:t>
      </w:r>
      <w:r>
        <w:rPr/>
        <w:t>The system also uses OpenSSL 3.0.2, which supports TLS 1.2 and TLS 1.3, ensuring secure and encrypted communications in any service that may require it.</w:t>
      </w:r>
    </w:p>
    <w:p>
      <w:pPr>
        <w:pStyle w:val="3"/>
        <w:widowControl/>
        <w:rPr>
          <w:rFonts w:ascii="Aptos" w:hAnsi="Aptos" w:eastAsia="Aptos" w:cs="Aptos"/>
        </w:rPr>
      </w:pPr>
      <w:bookmarkStart w:id="116" w:name="_Toc207723268"/>
      <w:r>
        <w:rPr>
          <w:rFonts w:eastAsia="Aptos" w:cs="Aptos"/>
        </w:rPr>
        <w:t>Detailed Setting Steps</w:t>
      </w:r>
      <w:bookmarkEnd w:id="116"/>
    </w:p>
    <w:p>
      <w:pPr>
        <w:pStyle w:val="Norma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1.Configure OpenSSH for Secure Communication</w:t>
      </w:r>
    </w:p>
    <w:p>
      <w:pPr>
        <w:pStyle w:val="Normal"/>
        <w:spacing w:lineRule="auto" w:line="259" w:before="240" w:after="24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Install OpenSSH Server</w:t>
      </w:r>
      <w:r>
        <w:rPr>
          <w:rFonts w:eastAsia="Aptos" w:cs="Aptos"/>
          <w:color w:val="000000" w:themeColor="text1"/>
          <w:lang w:val="en-IN"/>
        </w:rPr>
        <w:t>:</w:t>
      </w:r>
    </w:p>
    <w:p>
      <w:pPr>
        <w:pStyle w:val="ListParagraph"/>
        <w:numPr>
          <w:ilvl w:val="0"/>
          <w:numId w:val="98"/>
        </w:numPr>
        <w:spacing w:lineRule="auto" w:line="259" w:before="240" w:after="240"/>
        <w:contextualSpacing/>
        <w:jc w:val="both"/>
        <w:rPr>
          <w:color w:val="000000" w:themeColor="text1"/>
        </w:rPr>
      </w:pPr>
      <w:r>
        <w:rPr>
          <w:rFonts w:eastAsia="Aptos" w:cs="Aptos"/>
          <w:color w:val="000000" w:themeColor="text1"/>
          <w:lang w:val="en-IN"/>
        </w:rPr>
        <w:t xml:space="preserve">Now install the OpenSSH server by using </w:t>
      </w:r>
      <w:r>
        <w:rPr>
          <w:b/>
          <w:bCs/>
          <w:color w:val="000000" w:themeColor="text1"/>
          <w:lang w:val="en-IN"/>
        </w:rPr>
        <w:t>apt update</w:t>
      </w:r>
      <w:r>
        <w:rPr>
          <w:bCs/>
          <w:color w:val="000000" w:themeColor="text1"/>
          <w:lang w:val="en-IN"/>
        </w:rPr>
        <w:t xml:space="preserve"> and </w:t>
      </w:r>
      <w:r>
        <w:rPr>
          <w:b/>
          <w:bCs/>
          <w:color w:val="000000" w:themeColor="text1"/>
          <w:lang w:val="en-IN"/>
        </w:rPr>
        <w:t xml:space="preserve">apt install openssh-server </w:t>
      </w:r>
      <w:r>
        <w:rPr>
          <w:color w:val="000000" w:themeColor="text1"/>
          <w:lang w:val="en-IN"/>
        </w:rPr>
        <w:t xml:space="preserve">commands with </w:t>
      </w:r>
      <w:r>
        <w:rPr>
          <w:b/>
          <w:bCs/>
          <w:color w:val="000000" w:themeColor="text1"/>
          <w:lang w:val="en-IN"/>
        </w:rPr>
        <w:t xml:space="preserve">sudo </w:t>
      </w:r>
      <w:r>
        <w:rPr>
          <w:color w:val="000000" w:themeColor="text1"/>
          <w:lang w:val="en-IN"/>
        </w:rPr>
        <w:t>Privileges.</w:t>
      </w:r>
    </w:p>
    <w:p>
      <w:pPr>
        <w:pStyle w:val="Normal"/>
        <w:spacing w:lineRule="auto" w:line="259" w:before="240" w:after="240"/>
        <w:jc w:val="both"/>
        <w:rPr>
          <w:rFonts w:ascii="Aptos" w:hAnsi="Aptos" w:eastAsia="Aptos" w:cs="Aptos"/>
          <w:color w:val="000000" w:themeColor="text1"/>
        </w:rPr>
      </w:pPr>
      <w:r>
        <w:rPr>
          <w:rFonts w:eastAsia="Aptos" w:cs="Aptos"/>
          <w:b/>
          <w:bCs/>
          <w:color w:val="000000" w:themeColor="text1"/>
          <w:lang w:val="en-IN"/>
        </w:rPr>
        <w:t>Configure OpenSSH</w:t>
      </w:r>
      <w:r>
        <w:rPr>
          <w:rFonts w:eastAsia="Aptos" w:cs="Aptos"/>
          <w:color w:val="000000" w:themeColor="text1"/>
          <w:lang w:val="en-IN"/>
        </w:rPr>
        <w:t>:</w:t>
      </w:r>
    </w:p>
    <w:p>
      <w:pPr>
        <w:pStyle w:val="ListParagraph"/>
        <w:numPr>
          <w:ilvl w:val="0"/>
          <w:numId w:val="97"/>
        </w:numPr>
        <w:spacing w:lineRule="auto" w:line="259" w:before="240" w:after="240"/>
        <w:contextualSpacing/>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Edit the SSH configuration file to enhance security.</w:t>
      </w:r>
    </w:p>
    <w:p>
      <w:pPr>
        <w:pStyle w:val="ListParagraph"/>
        <w:numPr>
          <w:ilvl w:val="0"/>
          <w:numId w:val="97"/>
        </w:numPr>
        <w:spacing w:lineRule="auto" w:line="259" w:before="240" w:after="240"/>
        <w:contextualSpacing/>
        <w:jc w:val="both"/>
        <w:rPr>
          <w:color w:val="000000" w:themeColor="text1"/>
        </w:rPr>
      </w:pPr>
      <w:r>
        <w:rPr>
          <w:color w:val="000000" w:themeColor="text1"/>
          <w:lang w:val="en-IN"/>
        </w:rPr>
        <w:t xml:space="preserve">Now open the file </w:t>
      </w:r>
      <w:r>
        <w:rPr>
          <w:b/>
          <w:bCs/>
          <w:color w:val="000000" w:themeColor="text1"/>
          <w:lang w:val="en-IN"/>
        </w:rPr>
        <w:t xml:space="preserve">/etc/ssh/sshd_config </w:t>
      </w:r>
      <w:r>
        <w:rPr>
          <w:color w:val="000000" w:themeColor="text1"/>
          <w:lang w:val="en-IN"/>
        </w:rPr>
        <w:t xml:space="preserve">in </w:t>
      </w:r>
      <w:r>
        <w:rPr>
          <w:b/>
          <w:bCs/>
          <w:color w:val="000000" w:themeColor="text1"/>
          <w:lang w:val="en-IN"/>
        </w:rPr>
        <w:t>nano/vim</w:t>
      </w:r>
      <w:r>
        <w:rPr>
          <w:color w:val="000000" w:themeColor="text1"/>
          <w:lang w:val="en-IN"/>
        </w:rPr>
        <w:t xml:space="preserve"> editor tool with </w:t>
      </w:r>
      <w:r>
        <w:rPr>
          <w:b/>
          <w:bCs/>
          <w:color w:val="000000" w:themeColor="text1"/>
          <w:lang w:val="en-IN"/>
        </w:rPr>
        <w:t xml:space="preserve">sudo </w:t>
      </w:r>
      <w:r>
        <w:rPr>
          <w:color w:val="000000" w:themeColor="text1"/>
          <w:lang w:val="en-IN"/>
        </w:rPr>
        <w:t>Privileges.</w:t>
      </w:r>
    </w:p>
    <w:p>
      <w:pPr>
        <w:pStyle w:val="Normal"/>
        <w:spacing w:lineRule="auto" w:line="259" w:before="0" w:after="0"/>
        <w:jc w:val="both"/>
        <w:rPr>
          <w:color w:val="000000" w:themeColor="text1"/>
        </w:rPr>
      </w:pPr>
      <w:r>
        <w:rPr>
          <w:color w:val="000000" w:themeColor="text1"/>
          <w:lang w:val="en-IN"/>
        </w:rPr>
        <w:t xml:space="preserve">          </w:t>
      </w:r>
      <w:r>
        <w:rPr>
          <w:color w:val="000000" w:themeColor="text1"/>
          <w:lang w:val="en-IN"/>
        </w:rPr>
        <w:t>Ensure the following settings are configured:</w:t>
      </w:r>
    </w:p>
    <w:p>
      <w:pPr>
        <w:pStyle w:val="Normal"/>
        <w:spacing w:lineRule="auto" w:line="259" w:before="0" w:after="0"/>
        <w:jc w:val="both"/>
        <w:rPr>
          <w:rFonts w:ascii="Consolas" w:hAnsi="Consolas" w:eastAsia="Consolas" w:cs="Consolas"/>
          <w:color w:val="000000" w:themeColor="text1"/>
        </w:rPr>
      </w:pPr>
      <w:r>
        <w:rPr>
          <w:b/>
          <w:bCs/>
          <w:color w:val="000000" w:themeColor="text1"/>
          <w:lang w:val="en-IN"/>
        </w:rPr>
        <w:t xml:space="preserve">                      </w:t>
      </w:r>
      <w:r>
        <w:rPr>
          <w:b/>
          <w:bCs/>
          <w:color w:val="000000" w:themeColor="text1"/>
          <w:lang w:val="en-IN"/>
        </w:rPr>
        <w:t>Port 22</w:t>
      </w:r>
      <w:r>
        <w:rPr/>
        <w:br/>
      </w:r>
      <w:r>
        <w:rPr>
          <w:color w:val="000000" w:themeColor="text1"/>
        </w:rPr>
        <w:t xml:space="preserve">                      </w:t>
      </w:r>
      <w:r>
        <w:rPr>
          <w:b/>
          <w:bCs/>
          <w:color w:val="000000" w:themeColor="text1"/>
          <w:lang w:val="en-IN"/>
        </w:rPr>
        <w:t>Protocol 2</w:t>
      </w:r>
      <w:r>
        <w:rPr/>
        <w:br/>
      </w:r>
      <w:r>
        <w:rPr>
          <w:color w:val="000000" w:themeColor="text1"/>
        </w:rPr>
        <w:t xml:space="preserve">                      </w:t>
      </w:r>
      <w:r>
        <w:rPr>
          <w:b/>
          <w:bCs/>
          <w:color w:val="000000" w:themeColor="text1"/>
          <w:lang w:val="en-IN"/>
        </w:rPr>
        <w:t>PermitRootLogin no</w:t>
      </w:r>
      <w:r>
        <w:rPr/>
        <w:br/>
      </w:r>
      <w:r>
        <w:rPr>
          <w:color w:val="000000" w:themeColor="text1"/>
        </w:rPr>
        <w:t xml:space="preserve">                      </w:t>
      </w:r>
      <w:r>
        <w:rPr>
          <w:b/>
          <w:bCs/>
          <w:color w:val="000000" w:themeColor="text1"/>
          <w:lang w:val="en-IN"/>
        </w:rPr>
        <w:t>PasswordAuthentication no</w:t>
      </w:r>
      <w:r>
        <w:rPr/>
        <w:br/>
      </w:r>
      <w:r>
        <w:rPr>
          <w:color w:val="000000" w:themeColor="text1"/>
        </w:rPr>
        <w:t xml:space="preserve">                      </w:t>
      </w:r>
      <w:r>
        <w:rPr>
          <w:b/>
          <w:bCs/>
          <w:color w:val="000000" w:themeColor="text1"/>
          <w:lang w:val="en-IN"/>
        </w:rPr>
        <w:t>UsePAM yes</w:t>
      </w:r>
      <w:r>
        <w:rPr/>
        <w:br/>
      </w:r>
    </w:p>
    <w:p>
      <w:pPr>
        <w:pStyle w:val="Normal"/>
        <w:spacing w:lineRule="auto" w:line="259" w:before="0" w:after="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b/>
          <w:bCs/>
          <w:color w:val="000000" w:themeColor="text1"/>
          <w:lang w:val="en-IN"/>
        </w:rPr>
        <w:t xml:space="preserve">:wq or Ctrl+X </w:t>
      </w:r>
      <w:r>
        <w:rPr>
          <w:rFonts w:eastAsia="Aptos" w:cs="Aptos"/>
          <w:color w:val="000000" w:themeColor="text1"/>
          <w:lang w:val="en-IN"/>
        </w:rPr>
        <w:t>Save and exit the file.</w:t>
      </w:r>
    </w:p>
    <w:p>
      <w:pPr>
        <w:pStyle w:val="Normal"/>
        <w:spacing w:lineRule="auto" w:line="259" w:before="240" w:after="240"/>
        <w:jc w:val="both"/>
        <w:rPr>
          <w:rFonts w:ascii="Aptos" w:hAnsi="Aptos" w:eastAsia="Aptos" w:cs="Aptos"/>
          <w:color w:val="000000" w:themeColor="text1"/>
        </w:rPr>
      </w:pPr>
      <w:r>
        <w:rPr>
          <w:rFonts w:eastAsia="Aptos" w:cs="Aptos"/>
          <w:b/>
          <w:bCs/>
          <w:color w:val="000000" w:themeColor="text1"/>
          <w:lang w:val="en-IN"/>
        </w:rPr>
        <w:t>Restart OpenSSH Service</w:t>
      </w:r>
      <w:r>
        <w:rPr>
          <w:rFonts w:eastAsia="Aptos" w:cs="Aptos"/>
          <w:color w:val="000000" w:themeColor="text1"/>
          <w:lang w:val="en-IN"/>
        </w:rPr>
        <w:t>:</w:t>
      </w:r>
    </w:p>
    <w:p>
      <w:pPr>
        <w:pStyle w:val="ListParagraph"/>
        <w:numPr>
          <w:ilvl w:val="0"/>
          <w:numId w:val="96"/>
        </w:numPr>
        <w:spacing w:lineRule="auto" w:line="259" w:before="240" w:after="240"/>
        <w:contextualSpacing/>
        <w:rPr>
          <w:color w:val="000000" w:themeColor="text1"/>
        </w:rPr>
      </w:pPr>
      <w:r>
        <w:rPr>
          <w:rFonts w:eastAsia="Aptos" w:cs="Aptos"/>
          <w:color w:val="000000" w:themeColor="text1"/>
          <w:lang w:val="en-IN"/>
        </w:rPr>
        <w:t xml:space="preserve">Now restart the  Openssh service by using </w:t>
      </w:r>
      <w:r>
        <w:rPr>
          <w:b/>
          <w:bCs/>
          <w:color w:val="000000" w:themeColor="text1"/>
          <w:lang w:val="en-IN"/>
        </w:rPr>
        <w:t xml:space="preserve">systemctl restart sshd </w:t>
      </w:r>
      <w:r>
        <w:rPr>
          <w:color w:val="000000" w:themeColor="text1"/>
          <w:lang w:val="en-IN"/>
        </w:rPr>
        <w:t xml:space="preserve">commands with </w:t>
      </w:r>
      <w:r>
        <w:rPr>
          <w:b/>
          <w:bCs/>
          <w:color w:val="000000" w:themeColor="text1"/>
          <w:lang w:val="en-IN"/>
        </w:rPr>
        <w:t xml:space="preserve">sudo </w:t>
      </w:r>
      <w:r>
        <w:rPr>
          <w:color w:val="000000" w:themeColor="text1"/>
          <w:lang w:val="en-IN"/>
        </w:rPr>
        <w:t>Privileges.</w:t>
      </w:r>
    </w:p>
    <w:p>
      <w:pPr>
        <w:pStyle w:val="Norma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rPr>
        <w:t>2</w:t>
      </w:r>
      <w:r>
        <w:rPr>
          <w:rFonts w:eastAsia="Aptos" w:cs="Aptos"/>
          <w:color w:val="0F4761" w:themeColor="accent1" w:themeShade="bf"/>
          <w:sz w:val="28"/>
          <w:szCs w:val="28"/>
          <w:lang w:val="en-IN"/>
        </w:rPr>
        <w:t>. Ensure Only Necessary Ports are Open</w:t>
      </w:r>
    </w:p>
    <w:p>
      <w:pPr>
        <w:pStyle w:val="Normal"/>
        <w:spacing w:lineRule="auto" w:line="259" w:before="240" w:after="24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Check Open Ports</w:t>
      </w:r>
      <w:r>
        <w:rPr>
          <w:rFonts w:eastAsia="Aptos" w:cs="Aptos"/>
          <w:color w:val="000000" w:themeColor="text1"/>
          <w:lang w:val="en-IN"/>
        </w:rPr>
        <w:t>:</w:t>
      </w:r>
    </w:p>
    <w:p>
      <w:pPr>
        <w:pStyle w:val="ListParagraph"/>
        <w:numPr>
          <w:ilvl w:val="0"/>
          <w:numId w:val="95"/>
        </w:numPr>
        <w:spacing w:lineRule="auto" w:line="259" w:before="240" w:after="240"/>
        <w:contextualSpacing/>
        <w:rPr>
          <w:rFonts w:ascii="Consolas" w:hAnsi="Consolas" w:eastAsia="Consolas" w:cs="Consolas"/>
          <w:color w:val="000000" w:themeColor="text1"/>
          <w:lang w:val="en-IN"/>
        </w:rPr>
      </w:pPr>
      <w:r>
        <w:rPr>
          <w:rFonts w:eastAsia="Aptos" w:cs="Aptos"/>
          <w:color w:val="000000" w:themeColor="text1"/>
          <w:lang w:val="en-IN"/>
        </w:rPr>
        <w:t xml:space="preserve">Now check the open ports by using </w:t>
      </w:r>
      <w:r>
        <w:rPr>
          <w:b/>
          <w:bCs/>
          <w:color w:val="000000" w:themeColor="text1"/>
          <w:lang w:val="en-IN"/>
        </w:rPr>
        <w:t xml:space="preserve">sudo netstat –tuln </w:t>
      </w:r>
      <w:r>
        <w:rPr>
          <w:color w:val="000000" w:themeColor="text1"/>
          <w:lang w:val="en-IN"/>
        </w:rPr>
        <w:t>command.</w:t>
      </w:r>
    </w:p>
    <w:p>
      <w:pPr>
        <w:pStyle w:val="Normal"/>
        <w:spacing w:lineRule="auto" w:line="259" w:before="240" w:after="240"/>
        <w:jc w:val="both"/>
        <w:rPr>
          <w:color w:val="000000" w:themeColor="text1"/>
          <w:lang w:val="en-IN"/>
        </w:rPr>
      </w:pPr>
      <w:r>
        <w:rPr>
          <w:b/>
          <w:bCs/>
          <w:color w:val="000000" w:themeColor="text1"/>
          <w:lang w:val="en-IN"/>
        </w:rPr>
        <w:t xml:space="preserve">     </w:t>
      </w:r>
      <w:r>
        <w:rPr>
          <w:b/>
          <w:bCs/>
          <w:color w:val="000000" w:themeColor="text1"/>
          <w:lang w:val="en-IN"/>
        </w:rPr>
        <w:t>Close Unnecessary Ports</w:t>
      </w:r>
      <w:r>
        <w:rPr>
          <w:color w:val="000000" w:themeColor="text1"/>
          <w:lang w:val="en-IN"/>
        </w:rPr>
        <w:t>:</w:t>
      </w:r>
    </w:p>
    <w:p>
      <w:pPr>
        <w:pStyle w:val="ListParagraph"/>
        <w:numPr>
          <w:ilvl w:val="0"/>
          <w:numId w:val="94"/>
        </w:numPr>
        <w:spacing w:lineRule="auto" w:line="259" w:before="240" w:after="240"/>
        <w:contextualSpacing/>
        <w:jc w:val="both"/>
        <w:rPr>
          <w:color w:val="000000" w:themeColor="text1"/>
        </w:rPr>
      </w:pPr>
      <w:r>
        <w:rPr>
          <w:color w:val="000000" w:themeColor="text1"/>
          <w:lang w:val="en-IN"/>
        </w:rPr>
        <w:t xml:space="preserve">Now close unnecessary ports by using </w:t>
      </w:r>
      <w:r>
        <w:rPr>
          <w:b/>
          <w:bCs/>
          <w:color w:val="000000" w:themeColor="text1"/>
          <w:lang w:val="en-IN"/>
        </w:rPr>
        <w:t xml:space="preserve">sudo ufw deny [port-number] </w:t>
      </w:r>
      <w:r>
        <w:rPr>
          <w:color w:val="000000" w:themeColor="text1"/>
          <w:lang w:val="en-IN"/>
        </w:rPr>
        <w:t>command.</w:t>
      </w:r>
    </w:p>
    <w:p>
      <w:pPr>
        <w:pStyle w:val="Normal"/>
        <w:spacing w:lineRule="auto" w:line="259" w:before="0" w:after="0"/>
        <w:jc w:val="both"/>
        <w:rPr>
          <w:rFonts w:ascii="Aptos" w:hAnsi="Aptos" w:eastAsia="Aptos" w:cs="Aptos"/>
          <w:b/>
          <w:b/>
          <w:bCs/>
          <w:color w:val="1F3763"/>
        </w:rPr>
      </w:pPr>
      <w:r>
        <w:rPr>
          <w:b/>
          <w:bCs/>
          <w:lang w:val="en-IN"/>
        </w:rPr>
        <w:t xml:space="preserve">      </w:t>
      </w:r>
      <w:r>
        <w:rPr>
          <w:b/>
          <w:bCs/>
          <w:lang w:val="en-IN"/>
        </w:rPr>
        <w:t>Ensure OpenSSH Version is Up-to-Date</w:t>
      </w:r>
    </w:p>
    <w:p>
      <w:pPr>
        <w:pStyle w:val="Normal"/>
        <w:spacing w:lineRule="auto" w:line="259" w:before="240" w:after="24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Check OpenSSH Version</w:t>
      </w:r>
      <w:r>
        <w:rPr>
          <w:rFonts w:eastAsia="Aptos" w:cs="Aptos"/>
          <w:color w:val="000000" w:themeColor="text1"/>
          <w:lang w:val="en-IN"/>
        </w:rPr>
        <w:t>:</w:t>
      </w:r>
    </w:p>
    <w:p>
      <w:pPr>
        <w:pStyle w:val="ListParagraph"/>
        <w:numPr>
          <w:ilvl w:val="0"/>
          <w:numId w:val="93"/>
        </w:numPr>
        <w:spacing w:lineRule="auto" w:line="259" w:before="240" w:after="240"/>
        <w:contextualSpacing/>
        <w:jc w:val="both"/>
        <w:rPr>
          <w:rFonts w:ascii="Aptos" w:hAnsi="Aptos" w:eastAsia="Aptos" w:cs="Aptos"/>
          <w:color w:val="000000" w:themeColor="text1"/>
          <w:lang w:val="en-IN"/>
        </w:rPr>
      </w:pPr>
      <w:r>
        <w:rPr>
          <w:rFonts w:eastAsia="Aptos" w:cs="Aptos"/>
          <w:color w:val="000000" w:themeColor="text1"/>
          <w:lang w:val="en-IN"/>
        </w:rPr>
        <w:t xml:space="preserve">Now check the OpenSSH version by using </w:t>
      </w:r>
      <w:r>
        <w:rPr>
          <w:b/>
          <w:bCs/>
          <w:color w:val="000000" w:themeColor="text1"/>
          <w:lang w:val="en-IN"/>
        </w:rPr>
        <w:t>ssh -V</w:t>
      </w:r>
      <w:r>
        <w:rPr>
          <w:color w:val="000000" w:themeColor="text1"/>
          <w:lang w:val="en-IN"/>
        </w:rPr>
        <w:t xml:space="preserve"> command. </w:t>
      </w:r>
      <w:r>
        <w:rPr/>
        <w:t>The current version is: OpenSSH_8.9p1 Ubuntu-3ubuntu0.11, OpenSSL 3.0.2.</w:t>
      </w:r>
    </w:p>
    <w:p>
      <w:pPr>
        <w:pStyle w:val="Normal"/>
        <w:keepNext w:val="true"/>
        <w:keepLines/>
        <w:rPr>
          <w:color w:val="000000" w:themeColor="text1"/>
          <w:lang w:val="en-IN"/>
        </w:rPr>
      </w:pPr>
      <w:r>
        <w:rPr>
          <w:b/>
          <w:bCs/>
          <w:color w:val="000000" w:themeColor="text1"/>
          <w:lang w:val="en-IN"/>
        </w:rPr>
        <w:t xml:space="preserve">  </w:t>
      </w:r>
      <w:r>
        <w:rPr>
          <w:b/>
          <w:bCs/>
          <w:color w:val="000000" w:themeColor="text1"/>
          <w:lang w:val="en-IN"/>
        </w:rPr>
        <w:t>Update OpenSSH if Necessary</w:t>
      </w:r>
      <w:r>
        <w:rPr>
          <w:color w:val="000000" w:themeColor="text1"/>
          <w:lang w:val="en-IN"/>
        </w:rPr>
        <w:t>:</w:t>
      </w:r>
    </w:p>
    <w:p>
      <w:pPr>
        <w:pStyle w:val="ListParagraph"/>
        <w:numPr>
          <w:ilvl w:val="0"/>
          <w:numId w:val="92"/>
        </w:numPr>
        <w:spacing w:lineRule="auto" w:line="259" w:before="240" w:after="240"/>
        <w:contextualSpacing/>
        <w:jc w:val="both"/>
        <w:rPr>
          <w:b/>
          <w:b/>
          <w:bCs/>
          <w:color w:val="000000" w:themeColor="text1"/>
          <w:lang w:val="en-IN"/>
        </w:rPr>
      </w:pPr>
      <w:r>
        <w:rPr>
          <w:color w:val="000000" w:themeColor="text1"/>
          <w:lang w:val="en-IN"/>
        </w:rPr>
        <w:t xml:space="preserve">Now update the Openssh Service by using </w:t>
      </w:r>
      <w:r>
        <w:rPr>
          <w:b/>
          <w:bCs/>
          <w:color w:val="000000" w:themeColor="text1"/>
          <w:lang w:val="en-IN"/>
        </w:rPr>
        <w:t>sudo apt update</w:t>
      </w:r>
      <w:r>
        <w:rPr>
          <w:color w:val="000000" w:themeColor="text1"/>
          <w:lang w:val="en-IN"/>
        </w:rPr>
        <w:t xml:space="preserve"> and</w:t>
      </w:r>
      <w:r>
        <w:rPr/>
        <w:br/>
      </w:r>
      <w:r>
        <w:rPr>
          <w:b/>
          <w:bCs/>
          <w:color w:val="000000" w:themeColor="text1"/>
          <w:lang w:val="en-IN"/>
        </w:rPr>
        <w:t xml:space="preserve">sudo apt upgrade openssh-server </w:t>
      </w:r>
      <w:r>
        <w:rPr>
          <w:color w:val="000000" w:themeColor="text1"/>
          <w:lang w:val="en-IN"/>
        </w:rPr>
        <w:t>commands.</w:t>
      </w:r>
    </w:p>
    <w:p>
      <w:pPr>
        <w:pStyle w:val="2"/>
        <w:widowControl/>
        <w:rPr>
          <w:color w:val="0A2F41" w:themeColor="accent1" w:themeShade="80"/>
        </w:rPr>
      </w:pPr>
      <w:ins w:id="1776" w:author="Winston.Huang" w:date="2025-05-16T14:01:00Z">
        <w:bookmarkStart w:id="117" w:name="_Toc207723269"/>
        <w:bookmarkStart w:id="118" w:name="_Int_1nbFqfgP"/>
        <w:bookmarkEnd w:id="118"/>
        <w:r>
          <w:rPr/>
          <w:t>HD</w:t>
        </w:r>
      </w:ins>
      <w:del w:id="1777" w:author="Winston.Huang" w:date="2025-05-16T14:01:00Z">
        <w:r>
          <w:rPr/>
          <w:delText>C</w:delText>
        </w:r>
      </w:del>
      <w:r>
        <w:rPr/>
        <w:t>R 3.</w:t>
      </w:r>
      <w:ins w:id="1778" w:author="Winston.Huang" w:date="2025-05-16T14:01:00Z">
        <w:r>
          <w:rPr/>
          <w:t>0</w:t>
        </w:r>
      </w:ins>
      <w:r>
        <w:rPr/>
        <w:t>2 – Protection from malicious code</w:t>
      </w:r>
      <w:bookmarkEnd w:id="117"/>
    </w:p>
    <w:p>
      <w:pPr>
        <w:pStyle w:val="Normal"/>
        <w:rPr>
          <w:rFonts w:ascii="Aptos" w:hAnsi="Aptos" w:eastAsia="Aptos" w:cs="Aptos"/>
        </w:rPr>
      </w:pPr>
      <w:r>
        <w:rPr>
          <w:rFonts w:eastAsia="Aptos" w:cs="Aptos"/>
          <w:color w:val="000000" w:themeColor="text1"/>
        </w:rPr>
        <w:t>The content of HDR 3.</w:t>
      </w:r>
      <w:ins w:id="1779" w:author="Winston.Huang" w:date="2025-05-16T14:01:00Z">
        <w:r>
          <w:rPr>
            <w:rFonts w:eastAsia="Aptos" w:cs="Aptos"/>
            <w:color w:val="000000" w:themeColor="text1"/>
          </w:rPr>
          <w:t>0</w:t>
        </w:r>
      </w:ins>
      <w:r>
        <w:rPr>
          <w:rFonts w:eastAsia="Aptos" w:cs="Aptos"/>
          <w:color w:val="000000" w:themeColor="text1"/>
        </w:rPr>
        <w:t>2 RE (1) already includes the requirements of HDR 3.</w:t>
      </w:r>
      <w:ins w:id="1780" w:author="Winston.Huang" w:date="2025-05-16T14:01:00Z">
        <w:r>
          <w:rPr>
            <w:rFonts w:eastAsia="Aptos" w:cs="Aptos"/>
            <w:color w:val="000000" w:themeColor="text1"/>
          </w:rPr>
          <w:t>0</w:t>
        </w:r>
      </w:ins>
      <w:r>
        <w:rPr>
          <w:rFonts w:eastAsia="Aptos" w:cs="Aptos"/>
          <w:color w:val="000000" w:themeColor="text1"/>
        </w:rPr>
        <w:t>2.</w:t>
      </w:r>
    </w:p>
    <w:p>
      <w:pPr>
        <w:pStyle w:val="3"/>
        <w:widowControl/>
        <w:rPr>
          <w:rFonts w:ascii="Aptos" w:hAnsi="Aptos" w:eastAsia="Aptos" w:cs="Aptos"/>
        </w:rPr>
      </w:pPr>
      <w:bookmarkStart w:id="119" w:name="_Toc207723270"/>
      <w:r>
        <w:rPr>
          <w:rFonts w:eastAsia="Aptos" w:cs="Aptos"/>
        </w:rPr>
        <w:t>Statement</w:t>
      </w:r>
      <w:bookmarkEnd w:id="119"/>
    </w:p>
    <w:p>
      <w:pPr>
        <w:pStyle w:val="Normal"/>
        <w:widowControl/>
        <w:rPr/>
      </w:pPr>
      <w:r>
        <w:rPr/>
        <w:t xml:space="preserve">N/A </w:t>
      </w:r>
    </w:p>
    <w:p>
      <w:pPr>
        <w:pStyle w:val="3"/>
        <w:widowControl/>
        <w:rPr>
          <w:rFonts w:ascii="Aptos" w:hAnsi="Aptos" w:eastAsia="Aptos" w:cs="Aptos"/>
        </w:rPr>
      </w:pPr>
      <w:bookmarkStart w:id="120" w:name="_Toc207723271"/>
      <w:r>
        <w:rPr>
          <w:rFonts w:eastAsia="Aptos" w:cs="Aptos"/>
        </w:rPr>
        <w:t>Evidence</w:t>
      </w:r>
      <w:bookmarkEnd w:id="120"/>
    </w:p>
    <w:p>
      <w:pPr>
        <w:pStyle w:val="Normal"/>
        <w:widowControl/>
        <w:rPr/>
      </w:pPr>
      <w:r>
        <w:rPr/>
        <w:t xml:space="preserve">N/A </w:t>
      </w:r>
    </w:p>
    <w:p>
      <w:pPr>
        <w:pStyle w:val="3"/>
        <w:widowControl/>
        <w:rPr>
          <w:rFonts w:ascii="Aptos" w:hAnsi="Aptos" w:eastAsia="Aptos" w:cs="Aptos"/>
        </w:rPr>
      </w:pPr>
      <w:bookmarkStart w:id="121" w:name="_Toc207723272"/>
      <w:r>
        <w:rPr>
          <w:rFonts w:eastAsia="Aptos" w:cs="Aptos"/>
        </w:rPr>
        <w:t>Detailed Setting Steps</w:t>
      </w:r>
      <w:bookmarkEnd w:id="121"/>
    </w:p>
    <w:p>
      <w:pPr>
        <w:pStyle w:val="Normal"/>
        <w:spacing w:lineRule="auto" w:line="259"/>
        <w:rPr>
          <w:rFonts w:ascii="Aptos" w:hAnsi="Aptos" w:eastAsia="Aptos" w:cs="Aptos"/>
          <w:color w:val="0A2F41" w:themeColor="accent1" w:themeShade="80"/>
        </w:rPr>
      </w:pPr>
      <w:r>
        <w:rPr>
          <w:rFonts w:ascii="Aptos" w:hAnsi="Aptos" w:cs="Aptos" w:eastAsia="Aptos"/>
          <w:color w:val="0A2F41" w:themeColor="accent1" w:themeShade="80"/>
        </w:rPr>
        <w:t xml:space="preserve">  </w:t>
      </w:r>
      <w:r>
        <w:rPr>
          <w:rFonts w:eastAsia="Aptos" w:cs="Aptos"/>
          <w:color w:val="0A2F41" w:themeColor="accent1" w:themeShade="80"/>
        </w:rPr>
        <w:t>N/A</w:t>
      </w:r>
    </w:p>
    <w:p>
      <w:pPr>
        <w:pStyle w:val="2"/>
        <w:widowControl/>
        <w:rPr>
          <w:rFonts w:ascii="Aptos" w:hAnsi="Aptos" w:eastAsia="Aptos" w:cs="Aptos"/>
          <w:color w:val="0A2F41" w:themeColor="accent1" w:themeShade="80"/>
        </w:rPr>
      </w:pPr>
      <w:ins w:id="1781" w:author="Winston.Huang" w:date="2025-05-16T14:01:00Z">
        <w:bookmarkStart w:id="122" w:name="_Toc207723273"/>
        <w:r>
          <w:rPr/>
          <w:t>HD</w:t>
        </w:r>
      </w:ins>
      <w:del w:id="1782" w:author="Winston.Huang" w:date="2025-05-16T14:01:00Z">
        <w:r>
          <w:rPr/>
          <w:delText>C</w:delText>
        </w:r>
      </w:del>
      <w:r>
        <w:rPr/>
        <w:t>R 3.</w:t>
      </w:r>
      <w:ins w:id="1783" w:author="Winston.Huang" w:date="2025-05-16T14:01:00Z">
        <w:r>
          <w:rPr/>
          <w:t>0</w:t>
        </w:r>
      </w:ins>
      <w:r>
        <w:rPr/>
        <w:t>2(1) – Report version of code protection</w:t>
      </w:r>
      <w:bookmarkEnd w:id="122"/>
    </w:p>
    <w:p>
      <w:pPr>
        <w:pStyle w:val="Normal"/>
        <w:widowControl/>
        <w:spacing w:lineRule="auto" w:line="240" w:before="0" w:after="0"/>
        <w:jc w:val="both"/>
        <w:rPr>
          <w:color w:val="0D0D0D" w:themeColor="text1" w:themeTint="f2"/>
        </w:rPr>
      </w:pPr>
      <w:r>
        <w:rPr>
          <w:color w:val="0D0D0D" w:themeColor="text1" w:themeTint="f2"/>
        </w:rPr>
        <w:t>Reporting the version of code protection involves automatically providing information about the software and file versions used for protection against malicious code. This requirement on Ubuntu 22.04 LTS can be fulfilled by employing ClamAV antivirus tool to meet the verification requirements.</w:t>
      </w:r>
    </w:p>
    <w:p>
      <w:pPr>
        <w:pStyle w:val="3"/>
        <w:widowControl/>
        <w:rPr>
          <w:rFonts w:ascii="Aptos" w:hAnsi="Aptos" w:eastAsia="Aptos" w:cs="Aptos"/>
        </w:rPr>
      </w:pPr>
      <w:bookmarkStart w:id="123" w:name="_Toc207723274"/>
      <w:r>
        <w:rPr>
          <w:rFonts w:eastAsia="Aptos" w:cs="Aptos"/>
        </w:rPr>
        <w:t>Statement</w:t>
      </w:r>
      <w:bookmarkEnd w:id="123"/>
    </w:p>
    <w:p>
      <w:pPr>
        <w:pStyle w:val="Normal"/>
        <w:shd w:val="clear" w:color="auto" w:fill="FFFFFF" w:themeFill="background1"/>
        <w:spacing w:before="300" w:after="300"/>
        <w:jc w:val="both"/>
        <w:rPr>
          <w:color w:val="000000" w:themeColor="text1"/>
        </w:rPr>
      </w:pPr>
      <w:del w:id="1784" w:author="Winston.Huang" w:date="2025-05-14T18:28:00Z">
        <w:r>
          <w:rPr>
            <w:color w:val="000000" w:themeColor="text1"/>
          </w:rPr>
          <w:delText>To comply with the requirements of IEC 62443 4-2 HDR 3.2 RE (1) for reporting the version of code protection on Ubuntu 22.04, the system must automatically report the software and file versions of protection from malicious code in use. This is achieved by utilizing either ClamAV antivirus tool to meet the verification requirements</w:delText>
        </w:r>
      </w:del>
      <w:ins w:id="1785" w:author="Winston.Huang" w:date="2025-05-14T18:28:00Z">
        <w:r>
          <w:rPr/>
          <w:t>The system implements a malicious code detection mechanism using ClamAV, an open-source antivirus engine. This implementation includes scheduled virus signature updates and full-system scans to detect known malware and ensure the antivirus system remains effective over time. The setup satisfies the requirements of HDR 3.2 (RE1) for detecting malicious code.</w:t>
        </w:r>
      </w:ins>
      <w:del w:id="1786" w:author="Winston.Huang" w:date="2025-05-14T18:28:00Z">
        <w:r>
          <w:rPr>
            <w:color w:val="000000" w:themeColor="text1"/>
          </w:rPr>
          <w:delText>.</w:delText>
        </w:r>
      </w:del>
    </w:p>
    <w:p>
      <w:pPr>
        <w:pStyle w:val="3"/>
        <w:widowControl/>
        <w:rPr>
          <w:rFonts w:ascii="Aptos" w:hAnsi="Aptos" w:eastAsia="Aptos" w:cs="Aptos"/>
        </w:rPr>
      </w:pPr>
      <w:bookmarkStart w:id="124" w:name="_Toc207723275"/>
      <w:r>
        <w:rPr>
          <w:rFonts w:eastAsia="Aptos" w:cs="Aptos"/>
        </w:rPr>
        <w:t>Evidence</w:t>
      </w:r>
      <w:bookmarkEnd w:id="124"/>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00000" w:themeColor="text1"/>
          <w:ins w:id="1790" w:author="Winston.Huang" w:date="2025-05-14T18:29:00Z"/>
        </w:rPr>
      </w:pPr>
      <w:del w:id="1787" w:author="Winston.Huang" w:date="2025-05-14T18:28:00Z">
        <w:r>
          <w:rPr>
            <w:rFonts w:eastAsia="新細明體" w:cs="Arial" w:ascii="Aptos" w:hAnsi="Aptos" w:asciiTheme="minorHAnsi" w:cstheme="minorBidi" w:eastAsiaTheme="minorEastAsia" w:hAnsiTheme="minorHAnsi"/>
            <w:color w:val="000000" w:themeColor="text1"/>
          </w:rPr>
          <w:delText>The implementation uses built-in capabilities of ClamAV or Sophos antivirus tools to report the version of the antivirus software and the definition files. These tools are configured to automatically log this information, ensuring compliance with the reporting requirements specified in IEC 62443 4-2 HDR 3.2 RE (1). The logs generated provide clear evidence of the software and file versions in use for protection against malicious code</w:delText>
        </w:r>
      </w:del>
      <w:ins w:id="1788" w:author="Winston.Huang" w:date="2025-05-14T18:28:00Z">
        <w:r>
          <w:rPr>
            <w:rFonts w:eastAsia="新細明體" w:cs="Arial" w:ascii="Aptos" w:hAnsi="Aptos" w:asciiTheme="minorHAnsi" w:cstheme="minorBidi" w:eastAsiaTheme="minorEastAsia" w:hAnsiTheme="minorHAnsi"/>
            <w:color w:val="000000" w:themeColor="text1"/>
          </w:rPr>
          <w:t>The system integrates an open-source antivirus engine, ClamAV, as its malicious code detection mechanism. The following measures are in place to demonstrate conformity:</w:t>
        </w:r>
      </w:ins>
      <w:del w:id="1789" w:author="Winston.Huang" w:date="2025-05-14T18:28:00Z">
        <w:r>
          <w:rPr>
            <w:rFonts w:eastAsia="新細明體" w:cs="Arial" w:ascii="Aptos" w:hAnsi="Aptos" w:asciiTheme="minorHAnsi" w:cstheme="minorBidi" w:eastAsiaTheme="minorEastAsia" w:hAnsiTheme="minorHAnsi"/>
            <w:color w:val="000000" w:themeColor="text1"/>
          </w:rPr>
          <w:delText>.</w:delText>
        </w:r>
      </w:del>
    </w:p>
    <w:p>
      <w:pPr>
        <w:pStyle w:val="NormalWeb"/>
        <w:shd w:val="clear" w:color="auto" w:fill="FFFFFF" w:themeFill="background1"/>
        <w:spacing w:beforeAutospacing="0" w:before="180" w:afterAutospacing="0" w:after="180"/>
        <w:ind w:left="283" w:hanging="0"/>
        <w:jc w:val="both"/>
        <w:pPrChange w:id="0" w:author="Winston.Huang" w:date="2025-05-14T18:30:00Z">
          <w:pPr>
            <w:pStyle w:val="NormalWeb"/>
            <w:jc w:val="both"/>
            <w:spacing w:before="0" w:afterAutospacing="0" w:after="0"/>
            <w:shd w:val="clear" w:color="auto" w:fill="FFFFFF" w:themeFill="background1"/>
          </w:pPr>
        </w:pPrChange>
        <w:rPr>
          <w:rFonts w:ascii="Aptos" w:hAnsi="Aptos" w:eastAsia="新細明體" w:cs="Arial" w:asciiTheme="minorHAnsi" w:cstheme="minorBidi" w:eastAsiaTheme="minorEastAsia" w:hAnsiTheme="minorHAnsi"/>
          <w:ins w:id="1792" w:author="Winston.Huang" w:date="2025-05-14T18:29:00Z"/>
        </w:rPr>
      </w:pPr>
      <w:ins w:id="1791" w:author="Winston.Huang" w:date="2025-05-14T18:29:00Z">
        <w:r>
          <w:rPr>
            <w:rFonts w:eastAsia="新細明體" w:cs="Arial" w:ascii="Aptos" w:hAnsi="Aptos" w:asciiTheme="minorHAnsi" w:cstheme="minorBidi" w:eastAsiaTheme="minorEastAsia" w:hAnsiTheme="minorHAnsi"/>
          </w:rPr>
          <w:t>1. Installation of Detection Tools: The ClamAV scanning engine and its daemon service are installed on the system to enable on-demand and background virus scanning.</w:t>
        </w:r>
      </w:ins>
    </w:p>
    <w:p>
      <w:pPr>
        <w:pStyle w:val="NormalWeb"/>
        <w:shd w:val="clear" w:color="auto" w:fill="FFFFFF" w:themeFill="background1"/>
        <w:spacing w:beforeAutospacing="0" w:before="180" w:afterAutospacing="0" w:after="180"/>
        <w:ind w:left="283" w:hanging="0"/>
        <w:jc w:val="both"/>
        <w:pPrChange w:id="0" w:author="Winston.Huang" w:date="2025-05-14T18:30:00Z">
          <w:pPr>
            <w:pStyle w:val="NormalWeb"/>
            <w:jc w:val="both"/>
            <w:spacing w:before="0" w:after="0"/>
            <w:shd w:val="clear" w:color="auto" w:fill="FFFFFF" w:themeFill="background1"/>
          </w:pPr>
        </w:pPrChange>
        <w:rPr>
          <w:rFonts w:ascii="Aptos" w:hAnsi="Aptos" w:eastAsia="新細明體" w:cs="Arial" w:asciiTheme="minorHAnsi" w:cstheme="minorBidi" w:eastAsiaTheme="minorEastAsia" w:hAnsiTheme="minorHAnsi"/>
          <w:ins w:id="1795" w:author="Winston.Huang" w:date="2025-05-14T18:29:00Z"/>
        </w:rPr>
      </w:pPr>
      <w:ins w:id="1793" w:author="Winston.Huang" w:date="2025-05-14T18:29:00Z">
        <w:r>
          <w:rPr>
            <w:rFonts w:eastAsia="新細明體" w:cs="Arial" w:ascii="Aptos" w:hAnsi="Aptos" w:asciiTheme="minorHAnsi" w:cstheme="minorBidi" w:eastAsiaTheme="minorEastAsia" w:hAnsiTheme="minorHAnsi"/>
          </w:rPr>
          <w:t>2. Scheduled Logging of Antivirus Status: A custom script has been created to log the version of both the ClamAV scanner and the virus definition updater. This script is configured to execute automatically once per day, ensuring continuous monitoring of the scanner</w:t>
        </w:r>
      </w:ins>
      <w:ins w:id="1794" w:author="Winston.Huang" w:date="2025-05-14T18:29:00Z">
        <w:r>
          <w:rPr>
            <w:rFonts w:eastAsia="新細明體" w:cs="Arial" w:ascii="Aptos" w:hAnsi="Aptos" w:asciiTheme="minorHAnsi" w:cstheme="minorBidi" w:eastAsiaTheme="minorEastAsia" w:hAnsiTheme="minorHAnsi"/>
          </w:rPr>
          <w:t>’s availability and version consistency.</w:t>
        </w:r>
      </w:ins>
    </w:p>
    <w:p>
      <w:pPr>
        <w:pStyle w:val="NormalWeb"/>
        <w:shd w:val="clear" w:color="auto" w:fill="FFFFFF" w:themeFill="background1"/>
        <w:spacing w:beforeAutospacing="0" w:before="180" w:afterAutospacing="0" w:after="180"/>
        <w:ind w:left="283" w:hanging="0"/>
        <w:jc w:val="both"/>
        <w:pPrChange w:id="0" w:author="Winston.Huang" w:date="2025-05-14T18:30:00Z">
          <w:pPr>
            <w:pStyle w:val="NormalWeb"/>
            <w:jc w:val="both"/>
            <w:spacing w:before="0" w:after="0"/>
            <w:shd w:val="clear" w:color="auto" w:fill="FFFFFF" w:themeFill="background1"/>
          </w:pPr>
        </w:pPrChange>
        <w:rPr>
          <w:rFonts w:ascii="Aptos" w:hAnsi="Aptos" w:eastAsia="新細明體" w:cs="Arial" w:asciiTheme="minorHAnsi" w:cstheme="minorBidi" w:eastAsiaTheme="minorEastAsia" w:hAnsiTheme="minorHAnsi"/>
          <w:ins w:id="1797" w:author="Winston.Huang" w:date="2025-05-14T18:29:00Z"/>
        </w:rPr>
      </w:pPr>
      <w:ins w:id="1796" w:author="Winston.Huang" w:date="2025-05-14T18:29:00Z">
        <w:r>
          <w:rPr>
            <w:rFonts w:eastAsia="新細明體" w:cs="Arial" w:ascii="Aptos" w:hAnsi="Aptos" w:asciiTheme="minorHAnsi" w:cstheme="minorBidi" w:eastAsiaTheme="minorEastAsia" w:hAnsiTheme="minorHAnsi"/>
          </w:rPr>
          <w:t>3. Automated Virus Definition Updates: The system is configured to perform daily updates of the virus definition database. This ensures that the malware detection engine remains effective against the latest known threats.</w:t>
        </w:r>
      </w:ins>
    </w:p>
    <w:p>
      <w:pPr>
        <w:pStyle w:val="NormalWeb"/>
        <w:shd w:val="clear" w:color="auto" w:fill="FFFFFF" w:themeFill="background1"/>
        <w:spacing w:beforeAutospacing="0" w:before="180" w:afterAutospacing="0" w:after="180"/>
        <w:ind w:left="283" w:hanging="0"/>
        <w:jc w:val="both"/>
        <w:pPrChange w:id="0" w:author="Winston.Huang" w:date="2025-05-14T18:30:00Z">
          <w:pPr>
            <w:pStyle w:val="NormalWeb"/>
            <w:jc w:val="both"/>
            <w:spacing w:before="0" w:after="0"/>
            <w:shd w:val="clear" w:color="auto" w:fill="FFFFFF" w:themeFill="background1"/>
          </w:pPr>
        </w:pPrChange>
        <w:rPr>
          <w:rFonts w:ascii="Aptos" w:hAnsi="Aptos" w:eastAsia="新細明體" w:cs="Arial" w:asciiTheme="minorHAnsi" w:cstheme="minorBidi" w:eastAsiaTheme="minorEastAsia" w:hAnsiTheme="minorHAnsi"/>
          <w:ins w:id="1799" w:author="Winston.Huang" w:date="2025-05-14T18:29:00Z"/>
        </w:rPr>
      </w:pPr>
      <w:ins w:id="1798" w:author="Winston.Huang" w:date="2025-05-14T18:29:00Z">
        <w:r>
          <w:rPr>
            <w:rFonts w:eastAsia="新細明體" w:cs="Arial" w:ascii="Aptos" w:hAnsi="Aptos" w:asciiTheme="minorHAnsi" w:cstheme="minorBidi" w:eastAsiaTheme="minorEastAsia" w:hAnsiTheme="minorHAnsi"/>
          </w:rPr>
          <w:t>4. Daily Full-System Scans: A daily task is scheduled to recursively scan the entire file system for malicious code. Any detection results are logged for review and auditing.</w:t>
        </w:r>
      </w:ins>
    </w:p>
    <w:p>
      <w:pPr>
        <w:pStyle w:val="NormalWeb"/>
        <w:shd w:val="clear" w:color="auto" w:fill="FFFFFF" w:themeFill="background1"/>
        <w:spacing w:beforeAutospacing="0" w:before="180" w:afterAutospacing="0" w:after="180"/>
        <w:ind w:left="283" w:hanging="0"/>
        <w:jc w:val="both"/>
        <w:pPrChange w:id="0" w:author="Winston.Huang" w:date="2025-05-14T18:30:00Z">
          <w:pPr>
            <w:pStyle w:val="NormalWeb"/>
            <w:jc w:val="both"/>
            <w:spacing w:before="0" w:afterAutospacing="0" w:after="0"/>
            <w:shd w:val="clear" w:color="auto" w:fill="FFFFFF" w:themeFill="background1"/>
          </w:pPr>
        </w:pPrChange>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5. Log Verification and Auditability: Output from the version logging script and the daily malware scan are saved to designated log files. These logs can be audited to confirm that malware detection activities are occurring consistently and without error.</w:t>
      </w:r>
    </w:p>
    <w:p>
      <w:pPr>
        <w:pStyle w:val="3"/>
        <w:widowControl/>
        <w:rPr>
          <w:rFonts w:ascii="Aptos" w:hAnsi="Aptos" w:eastAsia="Aptos" w:cs="Aptos"/>
        </w:rPr>
      </w:pPr>
      <w:bookmarkStart w:id="125" w:name="_Toc207723276"/>
      <w:r>
        <w:rPr>
          <w:rFonts w:eastAsia="Aptos" w:cs="Aptos"/>
        </w:rPr>
        <w:t>Detailed Setting Steps</w:t>
      </w:r>
      <w:bookmarkEnd w:id="125"/>
    </w:p>
    <w:p>
      <w:pPr>
        <w:pStyle w:val="ListParagraph"/>
        <w:widowControl/>
        <w:spacing w:lineRule="auto" w:line="259" w:before="240" w:after="240"/>
        <w:ind w:left="0" w:hanging="0"/>
        <w:contextualSpacing/>
        <w:jc w:val="both"/>
        <w:textAlignment w:val="baseline"/>
        <w:pPrChange w:id="0" w:author="Winston.Huang" w:date="2025-05-14T18:35:00Z">
          <w:pPr>
            <w:pStyle w:val="ListParagraph"/>
            <w:numPr>
              <w:ilvl w:val="0"/>
              <w:numId w:val="267"/>
            </w:numPr>
            <w:jc w:val="both"/>
            <w:widowControl/>
            <w:textAlignment w:val="baseline"/>
            <w:ind w:left="720" w:hanging="360"/>
            <w:contextualSpacing/>
            <w:spacing w:lineRule="auto" w:line="259" w:before="240" w:after="240"/>
          </w:pPr>
        </w:pPrChange>
        <w:rPr>
          <w:rFonts w:ascii="Aptos" w:hAnsi="Aptos" w:eastAsia="Aptos" w:cs="Aptos"/>
          <w:b/>
          <w:b/>
          <w:bCs/>
          <w:color w:val="0F4761" w:themeColor="accent1" w:themeShade="bf"/>
          <w:sz w:val="28"/>
          <w:szCs w:val="28"/>
          <w:lang w:val="en-IN"/>
          <w:ins w:id="1803" w:author="Winston.Huang" w:date="2025-05-14T18:32:00Z"/>
        </w:rPr>
      </w:pPr>
      <w:ins w:id="1800" w:author="Winston.Huang" w:date="2025-05-14T18:32:00Z">
        <w:r>
          <w:rPr>
            <w:rFonts w:eastAsia="Aptos" w:cs="Aptos"/>
            <w:color w:val="0F4761" w:themeColor="accent1" w:themeShade="bf"/>
            <w:sz w:val="28"/>
            <w:szCs w:val="28"/>
            <w:lang w:val="en-IN"/>
          </w:rPr>
          <w:t>1.</w:t>
        </w:r>
      </w:ins>
      <w:ins w:id="1801" w:author="Winston.Huang" w:date="2025-05-14T18:32:00Z">
        <w:r>
          <w:rPr/>
          <w:t xml:space="preserve"> </w:t>
        </w:r>
      </w:ins>
      <w:ins w:id="1802" w:author="Winston.Huang" w:date="2025-05-14T18:33:00Z">
        <w:r>
          <w:rPr>
            <w:rFonts w:eastAsia="Aptos" w:cs="Aptos"/>
            <w:color w:val="0F4761" w:themeColor="accent1" w:themeShade="bf"/>
            <w:sz w:val="28"/>
            <w:szCs w:val="28"/>
            <w:lang w:val="en-IN"/>
          </w:rPr>
          <w:t>Install ClamAV and its daemon service</w:t>
        </w:r>
      </w:ins>
    </w:p>
    <w:p>
      <w:pPr>
        <w:pStyle w:val="ListParagraph"/>
        <w:widowControl/>
        <w:spacing w:lineRule="atLeast" w:line="0" w:before="0" w:after="0"/>
        <w:ind w:left="284" w:hanging="0"/>
        <w:contextualSpacing/>
        <w:jc w:val="both"/>
        <w:textAlignment w:val="baseline"/>
        <w:pPrChange w:id="0" w:author="Winston.Huang" w:date="2025-05-14T18:36:00Z">
          <w:pPr>
            <w:pStyle w:val="ListParagraph"/>
            <w:jc w:val="both"/>
            <w:widowControl/>
            <w:textAlignment w:val="baseline"/>
            <w:contextualSpacing/>
            <w:spacing w:lineRule="atLeast" w:line="0" w:before="0" w:after="0"/>
          </w:pPr>
        </w:pPrChange>
        <w:rPr>
          <w:rFonts w:ascii="Consolas" w:hAnsi="Consolas" w:eastAsia="Aptos" w:cs="Aptos"/>
          <w:color w:val="000000" w:themeColor="text1"/>
          <w:sz w:val="22"/>
          <w:szCs w:val="22"/>
          <w:lang w:val="en-IN"/>
          <w:ins w:id="1805" w:author="Winston.Huang" w:date="2025-05-14T18:34:00Z"/>
        </w:rPr>
      </w:pPr>
      <w:ins w:id="1804" w:author="Winston.Huang" w:date="2025-05-14T18:34:00Z">
        <w:r>
          <w:rPr>
            <w:rFonts w:eastAsia="Aptos" w:cs="Aptos" w:ascii="Consolas" w:hAnsi="Consolas"/>
            <w:color w:val="000000" w:themeColor="text1"/>
            <w:sz w:val="22"/>
            <w:szCs w:val="22"/>
            <w:lang w:val="en-IN"/>
          </w:rPr>
          <w:t>sudo apt update</w:t>
        </w:r>
      </w:ins>
    </w:p>
    <w:p>
      <w:pPr>
        <w:pStyle w:val="ListParagraph"/>
        <w:widowControl/>
        <w:spacing w:lineRule="atLeast" w:line="0" w:before="0" w:after="0"/>
        <w:ind w:left="284" w:hanging="0"/>
        <w:contextualSpacing/>
        <w:jc w:val="both"/>
        <w:textAlignment w:val="baseline"/>
        <w:pPrChange w:id="0" w:author="Winston.Huang" w:date="2025-05-14T18:36:00Z">
          <w:pPr>
            <w:pStyle w:val="ListParagraph"/>
            <w:jc w:val="both"/>
            <w:widowControl/>
            <w:textAlignment w:val="baseline"/>
            <w:contextualSpacing/>
            <w:spacing w:lineRule="atLeast" w:line="0" w:before="0" w:after="0"/>
          </w:pPr>
        </w:pPrChange>
        <w:rPr>
          <w:rFonts w:ascii="Consolas" w:hAnsi="Consolas" w:eastAsia="Aptos" w:cs="Aptos"/>
          <w:color w:val="000000" w:themeColor="text1"/>
          <w:sz w:val="22"/>
          <w:szCs w:val="22"/>
          <w:lang w:val="en-IN"/>
          <w:ins w:id="1807" w:author="Winston.Huang" w:date="2025-05-14T18:34:00Z"/>
        </w:rPr>
      </w:pPr>
      <w:ins w:id="1806" w:author="Winston.Huang" w:date="2025-05-14T18:34:00Z">
        <w:r>
          <w:rPr>
            <w:rFonts w:eastAsia="Aptos" w:cs="Aptos" w:ascii="Consolas" w:hAnsi="Consolas"/>
            <w:color w:val="000000" w:themeColor="text1"/>
            <w:sz w:val="22"/>
            <w:szCs w:val="22"/>
            <w:lang w:val="en-IN"/>
          </w:rPr>
          <w:t>sudo apt install -y clamav clamav-daemon</w:t>
        </w:r>
      </w:ins>
    </w:p>
    <w:p>
      <w:pPr>
        <w:pStyle w:val="ListParagraph"/>
        <w:widowControl/>
        <w:spacing w:lineRule="atLeast" w:line="0" w:before="0" w:after="0"/>
        <w:contextualSpacing/>
        <w:jc w:val="both"/>
        <w:textAlignment w:val="baseline"/>
        <w:pPrChange w:id="0" w:author="Winston.Huang" w:date="2025-05-14T18:32:00Z">
          <w:pPr>
            <w:pStyle w:val="ListParagraph"/>
            <w:numPr>
              <w:ilvl w:val="0"/>
              <w:numId w:val="267"/>
            </w:numPr>
            <w:jc w:val="both"/>
            <w:widowControl/>
            <w:textAlignment w:val="baseline"/>
            <w:ind w:left="720" w:hanging="360"/>
            <w:contextualSpacing/>
            <w:spacing w:lineRule="atLeast" w:line="0" w:before="0" w:after="0"/>
          </w:pPr>
        </w:pPrChange>
        <w:rPr>
          <w:rFonts w:ascii="Aptos" w:hAnsi="Aptos" w:eastAsia="Aptos" w:cs="Aptos"/>
          <w:b/>
          <w:b/>
          <w:bCs/>
          <w:color w:val="000000" w:themeColor="text1"/>
          <w:lang w:val="en-IN"/>
          <w:ins w:id="1809" w:author="Winston.Huang" w:date="2025-05-14T18:32:00Z"/>
        </w:rPr>
      </w:pPr>
      <w:ins w:id="1808" w:author="Winston.Huang" w:date="2025-05-14T18:32:00Z">
        <w:r>
          <w:rPr>
            <w:rFonts w:eastAsia="Aptos" w:cs="Aptos"/>
            <w:b/>
            <w:bCs/>
            <w:color w:val="000000" w:themeColor="text1"/>
            <w:lang w:val="en-IN"/>
          </w:rPr>
        </w:r>
      </w:ins>
    </w:p>
    <w:p>
      <w:pPr>
        <w:pStyle w:val="ListParagraph"/>
        <w:widowControl/>
        <w:spacing w:lineRule="auto" w:line="259" w:before="240" w:after="240"/>
        <w:ind w:left="0" w:hanging="0"/>
        <w:contextualSpacing/>
        <w:jc w:val="both"/>
        <w:textAlignment w:val="baseline"/>
        <w:pPrChange w:id="0" w:author="Winston.Huang" w:date="2025-05-14T18:35:00Z">
          <w:pPr>
            <w:pStyle w:val="ListParagraph"/>
            <w:numPr>
              <w:ilvl w:val="0"/>
              <w:numId w:val="267"/>
            </w:numPr>
            <w:jc w:val="both"/>
            <w:widowControl/>
            <w:textAlignment w:val="baseline"/>
            <w:ind w:left="720" w:hanging="360"/>
            <w:contextualSpacing/>
            <w:spacing w:lineRule="auto" w:line="259" w:before="240" w:after="240"/>
          </w:pPr>
        </w:pPrChange>
        <w:rPr>
          <w:rFonts w:ascii="Aptos" w:hAnsi="Aptos" w:eastAsia="Aptos" w:cs="Aptos"/>
          <w:color w:val="0F4761" w:themeColor="accent1" w:themeShade="bf"/>
          <w:ins w:id="1812" w:author="Winston.Huang" w:date="2025-05-14T18:32:00Z"/>
          <w:sz w:val="28"/>
          <w:szCs w:val="28"/>
        </w:rPr>
      </w:pPr>
      <w:ins w:id="1810" w:author="Winston.Huang" w:date="2025-05-14T18:32:00Z">
        <w:r>
          <w:rPr>
            <w:rFonts w:eastAsia="Aptos" w:cs="Aptos"/>
            <w:color w:val="0F4761" w:themeColor="accent1" w:themeShade="bf"/>
            <w:sz w:val="28"/>
            <w:szCs w:val="28"/>
            <w:lang w:val="en-IN"/>
          </w:rPr>
          <w:t xml:space="preserve">2. </w:t>
        </w:r>
      </w:ins>
      <w:ins w:id="1811" w:author="Winston.Huang" w:date="2025-05-14T18:33:00Z">
        <w:r>
          <w:rPr>
            <w:rFonts w:eastAsia="Aptos" w:cs="Aptos"/>
            <w:color w:val="0F4761" w:themeColor="accent1" w:themeShade="bf"/>
            <w:sz w:val="28"/>
            <w:szCs w:val="28"/>
            <w:lang w:val="en-IN"/>
          </w:rPr>
          <w:t>Create a script to log the version of ClamAV and its updater</w:t>
        </w:r>
      </w:ins>
    </w:p>
    <w:p>
      <w:pPr>
        <w:pStyle w:val="ListParagraph"/>
        <w:widowControl/>
        <w:spacing w:lineRule="atLeast" w:line="0" w:before="0" w:after="0"/>
        <w:ind w:left="284" w:hanging="0"/>
        <w:contextualSpacing/>
        <w:jc w:val="both"/>
        <w:textAlignment w:val="baseline"/>
        <w:rPr>
          <w:rFonts w:ascii="Consolas" w:hAnsi="Consolas" w:eastAsia="Aptos" w:cs="Aptos"/>
          <w:color w:val="000000" w:themeColor="text1"/>
          <w:sz w:val="22"/>
          <w:szCs w:val="22"/>
          <w:lang w:val="en-IN"/>
          <w:ins w:id="1819" w:author="Winston.Huang" w:date="2025-05-14T18:37:00Z"/>
        </w:rPr>
      </w:pPr>
      <w:ins w:id="1813" w:author="Winston.Huang" w:date="2025-05-14T18:37:00Z">
        <w:r>
          <w:rPr>
            <w:rFonts w:cs="Aptos" w:ascii="Consolas" w:hAnsi="Consolas"/>
            <w:color w:val="000000" w:themeColor="text1"/>
            <w:sz w:val="22"/>
            <w:szCs w:val="22"/>
            <w:lang w:val="en-IN"/>
          </w:rPr>
          <w:t xml:space="preserve">cat &lt;&lt; "EOT" </w:t>
        </w:r>
      </w:ins>
      <w:ins w:id="1814" w:author="Winston.Huang" w:date="2025-05-14T18:38:00Z">
        <w:r>
          <w:rPr>
            <w:rFonts w:cs="Aptos" w:ascii="Consolas" w:hAnsi="Consolas"/>
            <w:color w:val="000000" w:themeColor="text1"/>
            <w:sz w:val="22"/>
            <w:szCs w:val="22"/>
            <w:lang w:val="en-IN"/>
          </w:rPr>
          <w:t>|</w:t>
        </w:r>
      </w:ins>
      <w:ins w:id="1815" w:author="Winston.Huang" w:date="2025-05-14T18:37:00Z">
        <w:r>
          <w:rPr>
            <w:rFonts w:cs="Aptos" w:ascii="Consolas" w:hAnsi="Consolas"/>
            <w:color w:val="000000" w:themeColor="text1"/>
            <w:sz w:val="22"/>
            <w:szCs w:val="22"/>
            <w:lang w:val="en-IN"/>
          </w:rPr>
          <w:t xml:space="preserve"> </w:t>
        </w:r>
      </w:ins>
      <w:ins w:id="1816" w:author="Winston.Huang" w:date="2025-05-14T18:38:00Z">
        <w:r>
          <w:rPr>
            <w:rFonts w:eastAsia="Aptos" w:cs="Aptos" w:ascii="Consolas" w:hAnsi="Consolas"/>
            <w:color w:val="000000" w:themeColor="text1"/>
            <w:sz w:val="22"/>
            <w:szCs w:val="22"/>
            <w:lang w:val="en-IN"/>
          </w:rPr>
          <w:t>sudo tee</w:t>
        </w:r>
      </w:ins>
      <w:ins w:id="1817" w:author="Winston.Huang" w:date="2025-05-14T18:38:00Z">
        <w:r>
          <w:rPr>
            <w:rFonts w:eastAsia="Aptos" w:cs="Aptos" w:ascii="Consolas" w:hAnsi="Consolas"/>
            <w:color w:val="000000" w:themeColor="text1"/>
            <w:sz w:val="20"/>
            <w:szCs w:val="20"/>
            <w:lang w:val="en-IN"/>
          </w:rPr>
          <w:t xml:space="preserve"> </w:t>
        </w:r>
      </w:ins>
      <w:ins w:id="1818" w:author="Winston.Huang" w:date="2025-05-14T18:38:00Z">
        <w:r>
          <w:rPr>
            <w:rFonts w:eastAsia="Aptos" w:cs="Aptos" w:ascii="Consolas" w:hAnsi="Consolas"/>
            <w:color w:val="000000" w:themeColor="text1"/>
            <w:sz w:val="22"/>
            <w:szCs w:val="22"/>
            <w:lang w:val="en-IN"/>
          </w:rPr>
          <w:t>/usr/local/bin/log_clamav_version.sh</w:t>
        </w:r>
      </w:ins>
    </w:p>
    <w:p>
      <w:pPr>
        <w:pStyle w:val="ListParagraph"/>
        <w:widowControl/>
        <w:spacing w:lineRule="atLeast" w:line="0" w:before="0" w:after="0"/>
        <w:ind w:left="284" w:hanging="0"/>
        <w:contextualSpacing/>
        <w:jc w:val="both"/>
        <w:textAlignment w:val="baseline"/>
        <w:rPr>
          <w:rFonts w:ascii="Consolas" w:hAnsi="Consolas" w:eastAsia="Aptos" w:cs="Aptos"/>
          <w:color w:val="000000" w:themeColor="text1"/>
          <w:sz w:val="22"/>
          <w:szCs w:val="22"/>
          <w:lang w:val="en-IN"/>
          <w:ins w:id="1821" w:author="Winston.Huang" w:date="2025-05-14T18:38:00Z"/>
        </w:rPr>
      </w:pPr>
      <w:ins w:id="1820" w:author="Winston.Huang" w:date="2025-05-14T18:34:00Z">
        <w:r>
          <w:rPr>
            <w:rFonts w:eastAsia="Aptos" w:cs="Aptos" w:ascii="Consolas" w:hAnsi="Consolas"/>
            <w:color w:val="000000" w:themeColor="text1"/>
            <w:sz w:val="22"/>
            <w:szCs w:val="22"/>
            <w:lang w:val="en-IN"/>
          </w:rPr>
          <w:t>#!/bin/bash</w:t>
        </w:r>
      </w:ins>
    </w:p>
    <w:p>
      <w:pPr>
        <w:pStyle w:val="ListParagraph"/>
        <w:widowControl/>
        <w:spacing w:lineRule="atLeast" w:line="0" w:before="0" w:after="0"/>
        <w:ind w:left="284" w:hanging="0"/>
        <w:contextualSpacing/>
        <w:jc w:val="both"/>
        <w:textAlignment w:val="baseline"/>
        <w:rPr>
          <w:rFonts w:ascii="Consolas" w:hAnsi="Consolas" w:eastAsia="Aptos" w:cs="Aptos"/>
          <w:color w:val="000000" w:themeColor="text1"/>
          <w:sz w:val="22"/>
          <w:szCs w:val="22"/>
          <w:lang w:val="en-IN"/>
          <w:ins w:id="1827" w:author="Winston.Huang" w:date="2025-05-14T18:37:00Z"/>
        </w:rPr>
      </w:pPr>
      <w:ins w:id="1822" w:author="Winston.Huang" w:date="2025-05-14T18:34:00Z">
        <w:r>
          <w:rPr>
            <w:rFonts w:eastAsia="Aptos" w:cs="Aptos" w:ascii="Consolas" w:hAnsi="Consolas"/>
            <w:color w:val="000000" w:themeColor="text1"/>
            <w:sz w:val="22"/>
            <w:szCs w:val="22"/>
            <w:lang w:val="en-IN"/>
          </w:rPr>
          <w:t>clamscan</w:t>
        </w:r>
      </w:ins>
      <w:ins w:id="1823" w:author="Winston.Huang" w:date="2025-05-14T18:37:00Z">
        <w:r>
          <w:rPr>
            <w:rFonts w:eastAsia="Aptos" w:cs="Aptos" w:ascii="Consolas" w:hAnsi="Consolas"/>
            <w:color w:val="000000" w:themeColor="text1"/>
            <w:sz w:val="22"/>
            <w:szCs w:val="22"/>
            <w:lang w:val="en-IN"/>
          </w:rPr>
          <w:t xml:space="preserve"> </w:t>
        </w:r>
      </w:ins>
      <w:ins w:id="1824" w:author="Winston.Huang" w:date="2025-05-14T18:34:00Z">
        <w:r>
          <w:rPr>
            <w:rFonts w:eastAsia="Aptos" w:cs="Aptos" w:ascii="Consolas" w:hAnsi="Consolas"/>
            <w:color w:val="000000" w:themeColor="text1"/>
            <w:sz w:val="22"/>
            <w:szCs w:val="22"/>
            <w:lang w:val="en-IN"/>
          </w:rPr>
          <w:t>--version &gt;</w:t>
        </w:r>
      </w:ins>
      <w:ins w:id="1825" w:author="Winston.Huang" w:date="2025-05-14T18:34:00Z">
        <w:r>
          <w:rPr>
            <w:rFonts w:eastAsia="Aptos" w:cs="Aptos" w:ascii="Consolas" w:hAnsi="Consolas"/>
            <w:color w:val="000000" w:themeColor="text1"/>
            <w:sz w:val="20"/>
            <w:szCs w:val="20"/>
            <w:lang w:val="en-IN"/>
          </w:rPr>
          <w:t xml:space="preserve"> </w:t>
        </w:r>
      </w:ins>
      <w:ins w:id="1826" w:author="Winston.Huang" w:date="2025-05-14T18:34:00Z">
        <w:r>
          <w:rPr>
            <w:rFonts w:eastAsia="Aptos" w:cs="Aptos" w:ascii="Consolas" w:hAnsi="Consolas"/>
            <w:color w:val="000000" w:themeColor="text1"/>
            <w:sz w:val="22"/>
            <w:szCs w:val="22"/>
            <w:lang w:val="en-IN"/>
          </w:rPr>
          <w:t>/var/log/clamav_version.log</w:t>
        </w:r>
      </w:ins>
    </w:p>
    <w:p>
      <w:pPr>
        <w:pStyle w:val="ListParagraph"/>
        <w:widowControl/>
        <w:spacing w:lineRule="atLeast" w:line="0" w:before="0" w:after="0"/>
        <w:ind w:left="284" w:hanging="0"/>
        <w:contextualSpacing/>
        <w:jc w:val="both"/>
        <w:textAlignment w:val="baseline"/>
        <w:rPr>
          <w:rFonts w:ascii="Consolas" w:hAnsi="Consolas" w:eastAsia="Aptos" w:cs="Aptos"/>
          <w:color w:val="000000" w:themeColor="text1"/>
          <w:sz w:val="22"/>
          <w:szCs w:val="22"/>
          <w:lang w:val="en-IN"/>
          <w:ins w:id="1831" w:author="Winston.Huang" w:date="2025-05-14T18:38:00Z"/>
        </w:rPr>
      </w:pPr>
      <w:ins w:id="1828" w:author="Winston.Huang" w:date="2025-05-14T18:34:00Z">
        <w:r>
          <w:rPr>
            <w:rFonts w:eastAsia="Aptos" w:cs="Aptos" w:ascii="Consolas" w:hAnsi="Consolas"/>
            <w:color w:val="000000" w:themeColor="text1"/>
            <w:sz w:val="22"/>
            <w:szCs w:val="22"/>
            <w:lang w:val="en-IN"/>
          </w:rPr>
          <w:t>freshclam --version &gt;&gt;</w:t>
        </w:r>
      </w:ins>
      <w:ins w:id="1829" w:author="Winston.Huang" w:date="2025-05-14T18:34:00Z">
        <w:r>
          <w:rPr>
            <w:rFonts w:eastAsia="Aptos" w:cs="Aptos" w:ascii="Consolas" w:hAnsi="Consolas"/>
            <w:color w:val="000000" w:themeColor="text1"/>
            <w:sz w:val="20"/>
            <w:szCs w:val="20"/>
            <w:lang w:val="en-IN"/>
          </w:rPr>
          <w:t xml:space="preserve"> </w:t>
        </w:r>
      </w:ins>
      <w:ins w:id="1830" w:author="Winston.Huang" w:date="2025-05-14T18:34:00Z">
        <w:r>
          <w:rPr>
            <w:rFonts w:eastAsia="Aptos" w:cs="Aptos" w:ascii="Consolas" w:hAnsi="Consolas"/>
            <w:color w:val="000000" w:themeColor="text1"/>
            <w:sz w:val="22"/>
            <w:szCs w:val="22"/>
            <w:lang w:val="en-IN"/>
          </w:rPr>
          <w:t>/var/log/clamav_version.log</w:t>
        </w:r>
      </w:ins>
    </w:p>
    <w:p>
      <w:pPr>
        <w:pStyle w:val="ListParagraph"/>
        <w:widowControl/>
        <w:spacing w:lineRule="atLeast" w:line="0" w:before="0" w:after="0"/>
        <w:ind w:left="284" w:hanging="0"/>
        <w:contextualSpacing/>
        <w:jc w:val="both"/>
        <w:textAlignment w:val="baseline"/>
        <w:rPr>
          <w:rFonts w:ascii="Consolas" w:hAnsi="Consolas" w:cs="Aptos"/>
          <w:color w:val="000000" w:themeColor="text1"/>
          <w:sz w:val="22"/>
          <w:szCs w:val="22"/>
          <w:lang w:val="en-IN"/>
          <w:ins w:id="1833" w:author="Winston.Huang" w:date="2025-05-14T18:37:00Z"/>
        </w:rPr>
      </w:pPr>
      <w:ins w:id="1832" w:author="Winston.Huang" w:date="2025-05-14T18:38:00Z">
        <w:r>
          <w:rPr>
            <w:rFonts w:cs="Aptos" w:ascii="Consolas" w:hAnsi="Consolas"/>
            <w:color w:val="000000" w:themeColor="text1"/>
            <w:sz w:val="22"/>
            <w:szCs w:val="22"/>
            <w:lang w:val="en-IN"/>
          </w:rPr>
          <w:t>EOT</w:t>
        </w:r>
      </w:ins>
    </w:p>
    <w:p>
      <w:pPr>
        <w:pStyle w:val="ListParagraph"/>
        <w:widowControl/>
        <w:spacing w:lineRule="atLeast" w:line="0" w:before="0" w:after="0"/>
        <w:ind w:left="284" w:hanging="0"/>
        <w:contextualSpacing/>
        <w:jc w:val="both"/>
        <w:textAlignment w:val="baseline"/>
        <w:pPrChange w:id="0" w:author="Winston.Huang" w:date="2025-05-14T18:36:00Z">
          <w:pPr>
            <w:pStyle w:val="ListParagraph"/>
            <w:jc w:val="both"/>
            <w:widowControl/>
            <w:textAlignment w:val="baseline"/>
            <w:contextualSpacing/>
            <w:spacing w:lineRule="atLeast" w:line="0" w:before="0" w:after="0"/>
          </w:pPr>
        </w:pPrChange>
        <w:rPr>
          <w:rFonts w:ascii="Consolas" w:hAnsi="Consolas" w:eastAsia="Aptos" w:cs="Aptos"/>
          <w:color w:val="000000" w:themeColor="text1"/>
          <w:sz w:val="22"/>
          <w:szCs w:val="22"/>
          <w:lang w:val="en-IN"/>
          <w:ins w:id="1834" w:author="Winston.Huang" w:date="2025-05-14T18:34:00Z"/>
        </w:rPr>
      </w:pPr>
      <w:r>
        <w:rPr>
          <w:rFonts w:eastAsia="Aptos" w:cs="Aptos" w:ascii="Consolas" w:hAnsi="Consolas"/>
          <w:color w:val="000000" w:themeColor="text1"/>
          <w:sz w:val="22"/>
          <w:szCs w:val="22"/>
          <w:lang w:val="en-IN"/>
        </w:rPr>
        <w:t>sudo chmod +x /usr/local/bin/log_clamav_version.sh</w:t>
      </w:r>
    </w:p>
    <w:p>
      <w:pPr>
        <w:pStyle w:val="ListParagraph"/>
        <w:widowControl/>
        <w:spacing w:lineRule="auto" w:line="259" w:before="240" w:after="240"/>
        <w:ind w:left="0" w:hanging="0"/>
        <w:contextualSpacing/>
        <w:jc w:val="both"/>
        <w:textAlignment w:val="baseline"/>
        <w:pPrChange w:id="0" w:author="Winston.Huang" w:date="2025-05-14T18:35:00Z">
          <w:pPr>
            <w:pStyle w:val="ListParagraph"/>
            <w:numPr>
              <w:ilvl w:val="0"/>
              <w:numId w:val="267"/>
            </w:numPr>
            <w:jc w:val="both"/>
            <w:widowControl/>
            <w:textAlignment w:val="baseline"/>
            <w:ind w:left="720" w:hanging="360"/>
            <w:contextualSpacing/>
            <w:spacing w:lineRule="auto" w:line="259" w:before="240" w:after="240"/>
          </w:pPr>
        </w:pPrChange>
        <w:rPr>
          <w:rFonts w:ascii="Aptos" w:hAnsi="Aptos" w:eastAsia="Aptos" w:cs="Aptos"/>
          <w:color w:val="0F4761" w:themeColor="accent1" w:themeShade="bf"/>
          <w:ins w:id="1837" w:author="Winston.Huang" w:date="2025-05-14T18:32:00Z"/>
          <w:sz w:val="28"/>
          <w:szCs w:val="28"/>
        </w:rPr>
      </w:pPr>
      <w:ins w:id="1835" w:author="Winston.Huang" w:date="2025-05-14T18:32:00Z">
        <w:r>
          <w:rPr>
            <w:rFonts w:eastAsia="Aptos" w:cs="Aptos"/>
            <w:color w:val="0F4761" w:themeColor="accent1" w:themeShade="bf"/>
            <w:sz w:val="28"/>
            <w:szCs w:val="28"/>
            <w:lang w:val="en-IN"/>
          </w:rPr>
          <w:t xml:space="preserve">3. </w:t>
        </w:r>
      </w:ins>
      <w:ins w:id="1836" w:author="Winston.Huang" w:date="2025-05-14T18:33:00Z">
        <w:r>
          <w:rPr>
            <w:rFonts w:eastAsia="Aptos" w:cs="Aptos"/>
            <w:color w:val="0F4761" w:themeColor="accent1" w:themeShade="bf"/>
            <w:sz w:val="28"/>
            <w:szCs w:val="28"/>
            <w:lang w:val="en-IN"/>
          </w:rPr>
          <w:t>Schedule daily virus definition updates and full system scans</w:t>
        </w:r>
      </w:ins>
    </w:p>
    <w:p>
      <w:pPr>
        <w:pStyle w:val="ListParagraph"/>
        <w:widowControl/>
        <w:spacing w:lineRule="atLeast" w:line="0" w:before="0" w:after="0"/>
        <w:ind w:left="284" w:hanging="0"/>
        <w:contextualSpacing/>
        <w:jc w:val="both"/>
        <w:textAlignment w:val="baseline"/>
        <w:rPr>
          <w:rFonts w:ascii="Consolas" w:hAnsi="Consolas" w:cs="Aptos"/>
          <w:color w:val="000000" w:themeColor="text1"/>
          <w:ins w:id="1842" w:author="Winston.Huang" w:date="2025-05-14T18:39:00Z"/>
          <w:sz w:val="22"/>
          <w:szCs w:val="22"/>
        </w:rPr>
      </w:pPr>
      <w:ins w:id="1838" w:author="Winston.Huang" w:date="2025-05-14T18:38:00Z">
        <w:r>
          <w:rPr>
            <w:rFonts w:cs="Aptos" w:ascii="Consolas" w:hAnsi="Consolas"/>
            <w:color w:val="000000" w:themeColor="text1"/>
            <w:sz w:val="22"/>
            <w:szCs w:val="22"/>
            <w:lang w:val="en-IN"/>
          </w:rPr>
          <w:t xml:space="preserve">cat &lt;&lt; "EOT" | </w:t>
        </w:r>
      </w:ins>
      <w:ins w:id="1839" w:author="Winston.Huang" w:date="2025-05-14T18:38:00Z">
        <w:r>
          <w:rPr>
            <w:rFonts w:eastAsia="Aptos" w:cs="Aptos" w:ascii="Consolas" w:hAnsi="Consolas"/>
            <w:color w:val="000000" w:themeColor="text1"/>
            <w:sz w:val="22"/>
            <w:szCs w:val="22"/>
            <w:lang w:val="en-IN"/>
          </w:rPr>
          <w:t>sudo</w:t>
        </w:r>
      </w:ins>
      <w:ins w:id="1840" w:author="Winston.Huang" w:date="2025-05-14T18:39:00Z">
        <w:r>
          <w:rPr>
            <w:rFonts w:cs="Aptos" w:ascii="Consolas" w:hAnsi="Consolas"/>
            <w:color w:val="000000" w:themeColor="text1"/>
            <w:sz w:val="20"/>
            <w:szCs w:val="20"/>
          </w:rPr>
          <w:t xml:space="preserve"> </w:t>
        </w:r>
      </w:ins>
      <w:ins w:id="1841" w:author="Winston.Huang" w:date="2025-05-14T18:39:00Z">
        <w:r>
          <w:rPr>
            <w:rFonts w:cs="Aptos" w:ascii="Consolas" w:hAnsi="Consolas"/>
            <w:color w:val="000000" w:themeColor="text1"/>
            <w:sz w:val="22"/>
            <w:szCs w:val="22"/>
          </w:rPr>
          <w:t>-a /etc/crontab</w:t>
        </w:r>
      </w:ins>
    </w:p>
    <w:p>
      <w:pPr>
        <w:pStyle w:val="ListParagraph"/>
        <w:widowControl/>
        <w:spacing w:lineRule="atLeast" w:line="0" w:before="0" w:after="0"/>
        <w:ind w:left="284" w:hanging="0"/>
        <w:contextualSpacing/>
        <w:jc w:val="both"/>
        <w:textAlignment w:val="baseline"/>
        <w:rPr>
          <w:rFonts w:ascii="Consolas" w:hAnsi="Consolas" w:cs="Aptos"/>
          <w:color w:val="000000" w:themeColor="text1"/>
          <w:ins w:id="1844" w:author="Winston.Huang" w:date="2025-05-14T18:39:00Z"/>
          <w:sz w:val="22"/>
          <w:szCs w:val="22"/>
        </w:rPr>
      </w:pPr>
      <w:ins w:id="1843" w:author="Winston.Huang" w:date="2025-05-14T18:39:00Z">
        <w:r>
          <w:rPr>
            <w:rFonts w:cs="Aptos" w:ascii="Consolas" w:hAnsi="Consolas"/>
            <w:color w:val="000000" w:themeColor="text1"/>
            <w:sz w:val="22"/>
            <w:szCs w:val="22"/>
          </w:rPr>
          <w:t>0 0 * * * root /usr/local/bin/log_clamav_version.sh</w:t>
        </w:r>
      </w:ins>
    </w:p>
    <w:p>
      <w:pPr>
        <w:pStyle w:val="ListParagraph"/>
        <w:widowControl/>
        <w:spacing w:lineRule="atLeast" w:line="0" w:before="0" w:after="0"/>
        <w:ind w:left="284" w:hanging="0"/>
        <w:contextualSpacing/>
        <w:jc w:val="both"/>
        <w:textAlignment w:val="baseline"/>
        <w:rPr>
          <w:rFonts w:ascii="Consolas" w:hAnsi="Consolas" w:cs="Aptos"/>
          <w:color w:val="000000" w:themeColor="text1"/>
          <w:ins w:id="1846" w:author="Winston.Huang" w:date="2025-05-14T18:39:00Z"/>
          <w:sz w:val="22"/>
          <w:szCs w:val="22"/>
        </w:rPr>
      </w:pPr>
      <w:ins w:id="1845" w:author="Winston.Huang" w:date="2025-05-14T18:39:00Z">
        <w:r>
          <w:rPr>
            <w:rFonts w:cs="Aptos" w:ascii="Consolas" w:hAnsi="Consolas"/>
            <w:color w:val="000000" w:themeColor="text1"/>
            <w:sz w:val="22"/>
            <w:szCs w:val="22"/>
          </w:rPr>
          <w:t>30 1 * * * root /usr/bin/freshclam</w:t>
        </w:r>
      </w:ins>
    </w:p>
    <w:p>
      <w:pPr>
        <w:pStyle w:val="ListParagraph"/>
        <w:widowControl/>
        <w:spacing w:lineRule="atLeast" w:line="0" w:before="0" w:after="0"/>
        <w:ind w:left="284" w:hanging="0"/>
        <w:contextualSpacing/>
        <w:jc w:val="both"/>
        <w:textAlignment w:val="baseline"/>
        <w:rPr>
          <w:rFonts w:ascii="Consolas" w:hAnsi="Consolas" w:cs="Aptos"/>
          <w:color w:val="000000" w:themeColor="text1"/>
          <w:ins w:id="1848" w:author="Winston.Huang" w:date="2025-05-14T18:39:00Z"/>
          <w:sz w:val="22"/>
          <w:szCs w:val="22"/>
        </w:rPr>
      </w:pPr>
      <w:ins w:id="1847" w:author="Winston.Huang" w:date="2025-05-14T18:39:00Z">
        <w:r>
          <w:rPr>
            <w:rFonts w:cs="Aptos" w:ascii="Consolas" w:hAnsi="Consolas"/>
            <w:color w:val="000000" w:themeColor="text1"/>
            <w:sz w:val="22"/>
            <w:szCs w:val="22"/>
          </w:rPr>
          <w:t>0 2 * * * root /usr/bin/clamscan -r / --log=/var/log/clamav_scan.log</w:t>
        </w:r>
      </w:ins>
    </w:p>
    <w:p>
      <w:pPr>
        <w:pStyle w:val="ListParagraph"/>
        <w:widowControl/>
        <w:spacing w:lineRule="atLeast" w:line="0" w:before="0" w:after="0"/>
        <w:ind w:left="284" w:hanging="0"/>
        <w:contextualSpacing/>
        <w:jc w:val="both"/>
        <w:textAlignment w:val="baseline"/>
        <w:rPr>
          <w:rFonts w:ascii="Consolas" w:hAnsi="Consolas" w:cs="Aptos"/>
          <w:color w:val="000000" w:themeColor="text1"/>
          <w:sz w:val="22"/>
          <w:szCs w:val="22"/>
          <w:lang w:val="en-IN"/>
          <w:ins w:id="1850" w:author="Winston.Huang" w:date="2025-05-14T18:38:00Z"/>
        </w:rPr>
      </w:pPr>
      <w:ins w:id="1849" w:author="Winston.Huang" w:date="2025-05-14T18:39:00Z">
        <w:r>
          <w:rPr>
            <w:rFonts w:cs="Aptos" w:ascii="Consolas" w:hAnsi="Consolas"/>
            <w:color w:val="000000" w:themeColor="text1"/>
            <w:sz w:val="22"/>
            <w:szCs w:val="22"/>
            <w:lang w:val="en-IN"/>
          </w:rPr>
          <w:t>EOT</w:t>
        </w:r>
      </w:ins>
    </w:p>
    <w:p>
      <w:pPr>
        <w:pStyle w:val="ListParagraph"/>
        <w:widowControl/>
        <w:spacing w:lineRule="atLeast" w:line="0" w:before="0" w:after="0"/>
        <w:contextualSpacing/>
        <w:jc w:val="both"/>
        <w:textAlignment w:val="baseline"/>
        <w:pPrChange w:id="0" w:author="Winston.Huang" w:date="2025-05-14T18:35:00Z">
          <w:pPr>
            <w:pStyle w:val="ListParagraph"/>
            <w:numPr>
              <w:ilvl w:val="0"/>
              <w:numId w:val="267"/>
            </w:numPr>
            <w:jc w:val="both"/>
            <w:widowControl/>
            <w:textAlignment w:val="baseline"/>
            <w:ind w:left="720" w:hanging="360"/>
            <w:contextualSpacing/>
            <w:spacing w:lineRule="atLeast" w:line="0" w:before="0" w:after="0"/>
          </w:pPr>
        </w:pPrChange>
        <w:rPr>
          <w:rFonts w:ascii="Aptos" w:hAnsi="Aptos" w:eastAsia="Aptos" w:cs="Aptos"/>
          <w:color w:val="000000" w:themeColor="text1"/>
          <w:lang w:val="en-IN"/>
          <w:ins w:id="1851" w:author="Winston.Huang" w:date="2025-05-14T18:32:00Z"/>
        </w:rPr>
      </w:pPr>
      <w:r>
        <w:rPr>
          <w:rFonts w:eastAsia="Aptos" w:cs="Aptos"/>
          <w:color w:val="000000" w:themeColor="text1"/>
          <w:lang w:val="en-IN"/>
        </w:rPr>
      </w:r>
    </w:p>
    <w:p>
      <w:pPr>
        <w:pStyle w:val="ListParagraph"/>
        <w:widowControl/>
        <w:spacing w:lineRule="auto" w:line="259" w:before="240" w:after="240"/>
        <w:ind w:left="0" w:hanging="0"/>
        <w:contextualSpacing/>
        <w:jc w:val="both"/>
        <w:textAlignment w:val="baseline"/>
        <w:pPrChange w:id="0" w:author="Winston.Huang" w:date="2025-05-14T18:35:00Z">
          <w:pPr>
            <w:pStyle w:val="ListParagraph"/>
            <w:numPr>
              <w:ilvl w:val="0"/>
              <w:numId w:val="267"/>
            </w:numPr>
            <w:jc w:val="both"/>
            <w:widowControl/>
            <w:textAlignment w:val="baseline"/>
            <w:ind w:left="720" w:hanging="360"/>
            <w:contextualSpacing/>
            <w:spacing w:lineRule="auto" w:line="259" w:before="240" w:after="240"/>
          </w:pPr>
        </w:pPrChange>
        <w:rPr>
          <w:rFonts w:ascii="Aptos" w:hAnsi="Aptos" w:eastAsia="Aptos" w:cs="Aptos"/>
          <w:color w:val="0F4761" w:themeColor="accent1" w:themeShade="bf"/>
          <w:ins w:id="1854" w:author="Winston.Huang" w:date="2025-05-14T18:32:00Z"/>
          <w:sz w:val="28"/>
          <w:szCs w:val="28"/>
        </w:rPr>
      </w:pPr>
      <w:ins w:id="1852" w:author="Winston.Huang" w:date="2025-05-14T18:32:00Z">
        <w:r>
          <w:rPr>
            <w:rFonts w:eastAsia="Aptos" w:cs="Aptos"/>
            <w:color w:val="0F4761" w:themeColor="accent1" w:themeShade="bf"/>
            <w:sz w:val="28"/>
            <w:szCs w:val="28"/>
            <w:lang w:val="en-IN"/>
          </w:rPr>
          <w:t xml:space="preserve">4. </w:t>
        </w:r>
      </w:ins>
      <w:ins w:id="1853" w:author="Winston.Huang" w:date="2025-05-14T18:34:00Z">
        <w:r>
          <w:rPr>
            <w:rFonts w:eastAsia="Aptos" w:cs="Aptos"/>
            <w:color w:val="0F4761" w:themeColor="accent1" w:themeShade="bf"/>
            <w:sz w:val="28"/>
            <w:szCs w:val="28"/>
            <w:lang w:val="en-IN"/>
          </w:rPr>
          <w:t>Restart the cron service to apply changes</w:t>
        </w:r>
      </w:ins>
    </w:p>
    <w:p>
      <w:pPr>
        <w:pStyle w:val="ListParagraph"/>
        <w:widowControl/>
        <w:spacing w:lineRule="atLeast" w:line="0" w:before="0" w:after="0"/>
        <w:ind w:left="284" w:hanging="0"/>
        <w:contextualSpacing/>
        <w:jc w:val="both"/>
        <w:textAlignment w:val="baseline"/>
        <w:pPrChange w:id="0" w:author="Winston.Huang" w:date="2025-05-14T18:36:00Z">
          <w:pPr>
            <w:pStyle w:val="ListParagraph"/>
            <w:numPr>
              <w:ilvl w:val="0"/>
              <w:numId w:val="267"/>
            </w:numPr>
            <w:jc w:val="both"/>
            <w:widowControl/>
            <w:textAlignment w:val="baseline"/>
            <w:ind w:left="720" w:hanging="360"/>
            <w:contextualSpacing/>
            <w:spacing w:lineRule="atLeast" w:line="0" w:before="0" w:after="0"/>
          </w:pPr>
        </w:pPrChange>
        <w:rPr>
          <w:rFonts w:ascii="Consolas" w:hAnsi="Consolas" w:eastAsia="Aptos" w:cs="Aptos"/>
          <w:color w:val="000000" w:themeColor="text1"/>
          <w:sz w:val="22"/>
          <w:szCs w:val="22"/>
          <w:lang w:val="en-IN"/>
          <w:ins w:id="1856" w:author="Winston.Huang" w:date="2025-05-14T18:32:00Z"/>
        </w:rPr>
      </w:pPr>
      <w:ins w:id="1855" w:author="Winston.Huang" w:date="2025-05-14T18:35:00Z">
        <w:r>
          <w:rPr>
            <w:rFonts w:eastAsia="Aptos" w:cs="Aptos" w:ascii="Consolas" w:hAnsi="Consolas"/>
            <w:color w:val="000000" w:themeColor="text1"/>
            <w:sz w:val="22"/>
            <w:szCs w:val="22"/>
            <w:lang w:val="en-IN"/>
          </w:rPr>
          <w:t>sudo systemctl restart cron</w:t>
        </w:r>
      </w:ins>
    </w:p>
    <w:p>
      <w:pPr>
        <w:pStyle w:val="Normal"/>
        <w:spacing w:lineRule="auto" w:line="259"/>
        <w:ind w:left="720" w:hanging="0"/>
        <w:pPrChange w:id="0" w:author="Winston.Huang" w:date="2025-05-14T18:32:00Z">
          <w:pPr>
            <w:spacing w:lineRule="auto" w:line="259"/>
          </w:pPr>
        </w:pPrChange>
        <w:rPr>
          <w:rFonts w:ascii="Aptos" w:hAnsi="Aptos" w:eastAsia="Aptos" w:cs="Aptos"/>
          <w:color w:val="0F4761" w:themeColor="accent1" w:themeShade="bf"/>
          <w:sz w:val="28"/>
          <w:szCs w:val="28"/>
          <w:del w:id="1859" w:author="Winston.Huang" w:date="2025-05-14T18:32:00Z"/>
        </w:rPr>
      </w:pPr>
      <w:del w:id="1857" w:author="Winston.Huang" w:date="2025-05-14T18:32:00Z">
        <w:r>
          <w:rPr>
            <w:rFonts w:eastAsia="Aptos" w:cs="Aptos"/>
            <w:color w:val="0F4761" w:themeColor="accent1" w:themeShade="bf"/>
            <w:sz w:val="28"/>
            <w:szCs w:val="28"/>
          </w:rPr>
          <w:delText>1.</w:delText>
        </w:r>
      </w:del>
      <w:del w:id="1858" w:author="Winston.Huang" w:date="2025-05-14T18:31:00Z">
        <w:r>
          <w:rPr>
            <w:rFonts w:eastAsia="Aptos" w:cs="Aptos"/>
            <w:color w:val="0F4761" w:themeColor="accent1" w:themeShade="bf"/>
            <w:sz w:val="28"/>
            <w:szCs w:val="28"/>
          </w:rPr>
          <w:delText>Using ClamAV</w:delText>
        </w:r>
      </w:del>
    </w:p>
    <w:p>
      <w:pPr>
        <w:pStyle w:val="ListParagraph"/>
        <w:spacing w:lineRule="auto" w:line="259" w:before="240" w:after="240"/>
        <w:contextualSpacing/>
        <w:pPrChange w:id="0" w:author="Winston.Huang" w:date="2025-05-14T18:32:00Z">
          <w:pPr>
            <w:pStyle w:val="ListParagraph"/>
            <w:numPr>
              <w:ilvl w:val="0"/>
              <w:numId w:val="270"/>
            </w:numPr>
            <w:ind w:left="720" w:hanging="360"/>
            <w:contextualSpacing/>
            <w:spacing w:lineRule="auto" w:line="259" w:before="240" w:after="240"/>
          </w:pPr>
        </w:pPrChange>
        <w:rPr>
          <w:rFonts w:ascii="Aptos" w:hAnsi="Aptos" w:eastAsia="Aptos" w:cs="Aptos"/>
          <w:b/>
          <w:b/>
          <w:bCs/>
          <w:color w:val="000000" w:themeColor="text1"/>
          <w:del w:id="1860" w:author="Winston.Huang" w:date="2025-05-14T18:32:00Z"/>
        </w:rPr>
      </w:pPr>
      <w:r>
        <w:rPr>
          <w:rFonts w:eastAsia="Aptos" w:cs="Aptos"/>
          <w:b/>
          <w:bCs/>
          <w:color w:val="000000" w:themeColor="text1"/>
        </w:rPr>
        <w:t>Install ClamAV:</w:t>
      </w:r>
    </w:p>
    <w:p>
      <w:pPr>
        <w:pStyle w:val="ListParagraph"/>
        <w:shd w:val="clear" w:color="auto" w:fill="FFFFFF" w:themeFill="background1"/>
        <w:spacing w:lineRule="auto" w:line="259" w:before="240" w:after="240"/>
        <w:contextualSpacing/>
        <w:rPr>
          <w:rFonts w:ascii="Aptos" w:hAnsi="Aptos" w:eastAsia="Aptos" w:cs="Aptos"/>
          <w:color w:val="000000" w:themeColor="text1"/>
          <w:sz w:val="28"/>
          <w:szCs w:val="28"/>
          <w:del w:id="1861" w:author="Winston.Huang" w:date="2025-05-14T18:32:00Z"/>
        </w:rPr>
      </w:pPr>
      <w:r>
        <w:rPr>
          <w:rFonts w:eastAsia="Aptos" w:cs="Aptos"/>
          <w:color w:val="000000" w:themeColor="text1"/>
          <w:sz w:val="28"/>
          <w:szCs w:val="28"/>
        </w:rPr>
      </w:r>
    </w:p>
    <w:p>
      <w:pPr>
        <w:pStyle w:val="ListParagraph"/>
        <w:shd w:val="clear" w:color="auto" w:fill="FFFFFF" w:themeFill="background1"/>
        <w:spacing w:lineRule="auto" w:line="259" w:before="0" w:after="0"/>
        <w:contextualSpacing/>
        <w:rPr>
          <w:rFonts w:ascii="Aptos" w:hAnsi="Aptos" w:eastAsia="Aptos" w:cs="Aptos"/>
          <w:color w:val="000000" w:themeColor="text1"/>
          <w:del w:id="1862" w:author="Winston.Huang" w:date="2025-05-14T18:32:00Z"/>
        </w:rPr>
      </w:pPr>
      <w:r>
        <w:rPr>
          <w:rFonts w:eastAsia="Aptos" w:cs="Aptos"/>
          <w:color w:val="000000" w:themeColor="text1"/>
        </w:rPr>
        <w:t xml:space="preserve">Install the Clam av tool using </w:t>
      </w:r>
      <w:r>
        <w:rPr>
          <w:rFonts w:eastAsia="Aptos" w:cs="Aptos"/>
          <w:b/>
          <w:bCs/>
          <w:color w:val="000000" w:themeColor="text1"/>
        </w:rPr>
        <w:t xml:space="preserve">apt update </w:t>
      </w:r>
      <w:r>
        <w:rPr>
          <w:rFonts w:eastAsia="Aptos" w:cs="Aptos"/>
          <w:color w:val="000000" w:themeColor="text1"/>
        </w:rPr>
        <w:t xml:space="preserve">and </w:t>
      </w:r>
      <w:r>
        <w:rPr>
          <w:rFonts w:eastAsia="Aptos" w:cs="Aptos"/>
          <w:b/>
          <w:bCs/>
          <w:color w:val="000000" w:themeColor="text1"/>
        </w:rPr>
        <w:t xml:space="preserve">apt install clamav clamav-daemon </w:t>
      </w:r>
      <w:r>
        <w:rPr>
          <w:rFonts w:eastAsia="Aptos" w:cs="Aptos"/>
          <w:color w:val="000000" w:themeColor="text1"/>
        </w:rPr>
        <w:t xml:space="preserve">commands with </w:t>
      </w:r>
      <w:r>
        <w:rPr>
          <w:rFonts w:eastAsia="Aptos" w:cs="Aptos"/>
          <w:b/>
          <w:bCs/>
          <w:color w:val="000000" w:themeColor="text1"/>
        </w:rPr>
        <w:t>sudo</w:t>
      </w:r>
      <w:r>
        <w:rPr>
          <w:rFonts w:eastAsia="Aptos" w:cs="Aptos"/>
          <w:color w:val="000000" w:themeColor="text1"/>
        </w:rPr>
        <w:t xml:space="preserve"> privileges</w:t>
      </w:r>
      <w:r>
        <w:rPr/>
        <w:br/>
      </w:r>
    </w:p>
    <w:p>
      <w:pPr>
        <w:pStyle w:val="ListParagraph"/>
        <w:spacing w:lineRule="auto" w:line="259" w:before="240" w:after="240"/>
        <w:contextualSpacing/>
        <w:pPrChange w:id="0" w:author="Winston.Huang" w:date="2025-05-14T18:32:00Z">
          <w:pPr>
            <w:pStyle w:val="ListParagraph"/>
            <w:numPr>
              <w:ilvl w:val="0"/>
              <w:numId w:val="269"/>
            </w:numPr>
            <w:ind w:left="720" w:hanging="360"/>
            <w:contextualSpacing/>
            <w:spacing w:lineRule="auto" w:line="259" w:before="240" w:after="240"/>
          </w:pPr>
        </w:pPrChange>
        <w:rPr>
          <w:rFonts w:ascii="Aptos" w:hAnsi="Aptos" w:eastAsia="Aptos" w:cs="Aptos"/>
          <w:b/>
          <w:b/>
          <w:bCs/>
          <w:color w:val="000000" w:themeColor="text1"/>
          <w:del w:id="1863" w:author="Winston.Huang" w:date="2025-05-14T18:32:00Z"/>
        </w:rPr>
      </w:pPr>
      <w:r>
        <w:rPr>
          <w:rFonts w:eastAsia="Aptos" w:cs="Aptos"/>
          <w:b/>
          <w:bCs/>
          <w:color w:val="000000" w:themeColor="text1"/>
        </w:rPr>
        <w:t>Update ClamAV Database:</w:t>
      </w:r>
    </w:p>
    <w:p>
      <w:pPr>
        <w:pStyle w:val="ListParagraph"/>
        <w:shd w:val="clear" w:color="auto" w:fill="FFFFFF" w:themeFill="background1"/>
        <w:spacing w:lineRule="auto" w:line="259" w:before="240" w:after="240"/>
        <w:contextualSpacing/>
        <w:rPr>
          <w:rFonts w:ascii="Aptos" w:hAnsi="Aptos" w:eastAsia="Aptos" w:cs="Aptos"/>
          <w:color w:val="000000" w:themeColor="text1"/>
          <w:sz w:val="28"/>
          <w:szCs w:val="28"/>
          <w:del w:id="1864" w:author="Winston.Huang" w:date="2025-05-14T18:32:00Z"/>
        </w:rPr>
      </w:pPr>
      <w:r>
        <w:rPr>
          <w:rFonts w:eastAsia="Aptos" w:cs="Aptos"/>
          <w:color w:val="000000" w:themeColor="text1"/>
          <w:sz w:val="28"/>
          <w:szCs w:val="28"/>
        </w:rPr>
      </w:r>
    </w:p>
    <w:p>
      <w:pPr>
        <w:pStyle w:val="ListParagraph"/>
        <w:shd w:val="clear" w:color="auto" w:fill="FFFFFF" w:themeFill="background1"/>
        <w:spacing w:lineRule="auto" w:line="259" w:before="0" w:after="0"/>
        <w:contextualSpacing/>
        <w:rPr>
          <w:rFonts w:ascii="Aptos" w:hAnsi="Aptos" w:eastAsia="Aptos" w:cs="Aptos"/>
          <w:color w:val="000000" w:themeColor="text1"/>
          <w:del w:id="1865" w:author="Winston.Huang" w:date="2025-05-14T18:32:00Z"/>
        </w:rPr>
      </w:pPr>
      <w:r>
        <w:rPr>
          <w:rFonts w:ascii="Aptos" w:hAnsi="Aptos" w:cs="Aptos" w:eastAsia="Aptos"/>
          <w:b/>
          <w:bCs/>
          <w:color w:val="000000" w:themeColor="text1"/>
        </w:rPr>
        <w:t xml:space="preserve"> </w:t>
      </w:r>
      <w:r>
        <w:rPr>
          <w:rFonts w:eastAsia="Aptos" w:cs="Aptos"/>
          <w:color w:val="000000" w:themeColor="text1"/>
        </w:rPr>
        <w:t xml:space="preserve">Update the ClamAv database by using  </w:t>
      </w:r>
      <w:r>
        <w:rPr>
          <w:rFonts w:eastAsia="Aptos" w:cs="Aptos"/>
          <w:b/>
          <w:bCs/>
          <w:color w:val="000000" w:themeColor="text1"/>
        </w:rPr>
        <w:t xml:space="preserve"> freshclam </w:t>
      </w:r>
      <w:r>
        <w:rPr>
          <w:rFonts w:eastAsia="Aptos" w:cs="Aptos"/>
          <w:color w:val="000000" w:themeColor="text1"/>
        </w:rPr>
        <w:t>command</w:t>
      </w:r>
      <w:r>
        <w:rPr>
          <w:rFonts w:eastAsia="Aptos" w:cs="Aptos"/>
          <w:b/>
          <w:bCs/>
          <w:color w:val="000000" w:themeColor="text1"/>
        </w:rPr>
        <w:t xml:space="preserve"> </w:t>
      </w:r>
      <w:r>
        <w:rPr>
          <w:rFonts w:eastAsia="Aptos" w:cs="Aptos"/>
          <w:color w:val="000000" w:themeColor="text1"/>
        </w:rPr>
        <w:t xml:space="preserve">with </w:t>
      </w:r>
      <w:r>
        <w:rPr>
          <w:rFonts w:eastAsia="Aptos" w:cs="Aptos"/>
          <w:b/>
          <w:bCs/>
          <w:color w:val="000000" w:themeColor="text1"/>
        </w:rPr>
        <w:t>sudo</w:t>
      </w:r>
      <w:r>
        <w:rPr>
          <w:rFonts w:eastAsia="Aptos" w:cs="Aptos"/>
          <w:color w:val="000000" w:themeColor="text1"/>
        </w:rPr>
        <w:t xml:space="preserve">    privileges.      </w:t>
      </w:r>
    </w:p>
    <w:p>
      <w:pPr>
        <w:pStyle w:val="ListParagraph"/>
        <w:shd w:val="clear" w:color="auto" w:fill="FFFFFF" w:themeFill="background1"/>
        <w:spacing w:lineRule="auto" w:line="259" w:before="0" w:after="0"/>
        <w:contextualSpacing/>
        <w:rPr>
          <w:rFonts w:ascii="Aptos" w:hAnsi="Aptos" w:eastAsia="Aptos" w:cs="Aptos"/>
          <w:color w:val="000000" w:themeColor="text1"/>
          <w:del w:id="1866" w:author="Winston.Huang" w:date="2025-05-14T18:32:00Z"/>
        </w:rPr>
      </w:pPr>
      <w:r>
        <w:rPr>
          <w:rFonts w:eastAsia="Aptos" w:cs="Aptos"/>
          <w:color w:val="000000" w:themeColor="text1"/>
        </w:rPr>
      </w:r>
    </w:p>
    <w:p>
      <w:pPr>
        <w:pStyle w:val="ListParagraph"/>
        <w:spacing w:lineRule="auto" w:line="259" w:before="240" w:after="240"/>
        <w:contextualSpacing/>
        <w:pPrChange w:id="0" w:author="Winston.Huang" w:date="2025-05-14T18:32:00Z">
          <w:pPr>
            <w:pStyle w:val="ListParagraph"/>
            <w:numPr>
              <w:ilvl w:val="0"/>
              <w:numId w:val="268"/>
            </w:numPr>
            <w:ind w:left="720" w:hanging="360"/>
            <w:contextualSpacing/>
            <w:spacing w:lineRule="auto" w:line="259" w:before="240" w:after="240"/>
          </w:pPr>
        </w:pPrChange>
        <w:rPr>
          <w:rFonts w:ascii="Aptos" w:hAnsi="Aptos" w:eastAsia="Aptos" w:cs="Aptos"/>
          <w:b/>
          <w:b/>
          <w:bCs/>
          <w:color w:val="000000" w:themeColor="text1"/>
          <w:del w:id="1867" w:author="Winston.Huang" w:date="2025-05-14T18:32:00Z"/>
        </w:rPr>
      </w:pPr>
      <w:r>
        <w:rPr>
          <w:rFonts w:eastAsia="Aptos" w:cs="Aptos"/>
          <w:b/>
          <w:bCs/>
          <w:color w:val="000000" w:themeColor="text1"/>
        </w:rPr>
        <w:t>Create a Script to Log ClamAV Version and Database Version:</w:t>
      </w:r>
    </w:p>
    <w:p>
      <w:pPr>
        <w:pStyle w:val="ListParagraph"/>
        <w:shd w:val="clear" w:color="auto" w:fill="FFFFFF" w:themeFill="background1"/>
        <w:spacing w:lineRule="auto" w:line="259" w:before="240" w:after="240"/>
        <w:contextualSpacing/>
        <w:rPr>
          <w:rFonts w:ascii="Aptos" w:hAnsi="Aptos" w:eastAsia="Aptos" w:cs="Aptos"/>
          <w:b/>
          <w:b/>
          <w:bCs/>
          <w:color w:val="000000" w:themeColor="text1"/>
          <w:del w:id="1868" w:author="Winston.Huang" w:date="2025-05-14T18:32:00Z"/>
        </w:rPr>
      </w:pPr>
      <w:r>
        <w:rPr>
          <w:rFonts w:eastAsia="Aptos" w:cs="Aptos"/>
          <w:b/>
          <w:bCs/>
          <w:color w:val="000000" w:themeColor="text1"/>
        </w:rPr>
      </w:r>
    </w:p>
    <w:p>
      <w:pPr>
        <w:pStyle w:val="ListParagraph"/>
        <w:shd w:val="clear" w:color="auto" w:fill="FFFFFF" w:themeFill="background1"/>
        <w:spacing w:lineRule="auto" w:line="259" w:before="240" w:after="240"/>
        <w:contextualSpacing/>
        <w:rPr>
          <w:rFonts w:ascii="Aptos" w:hAnsi="Aptos" w:eastAsia="Aptos" w:cs="Aptos"/>
          <w:color w:val="000000" w:themeColor="text1"/>
          <w:del w:id="1869" w:author="Winston.Huang" w:date="2025-05-14T18:32:00Z"/>
        </w:rPr>
      </w:pPr>
      <w:r>
        <w:rPr>
          <w:rFonts w:eastAsia="Aptos" w:cs="Aptos"/>
          <w:b/>
          <w:bCs/>
          <w:color w:val="000000" w:themeColor="text1"/>
        </w:rPr>
        <w:t>echo -e '#!/bin/bash\nclamscan --version &gt;            /var/log/clamav_version.log\nfreshclam --version &gt;&gt; /var/log/clamav_version.log' | sudo tee /usr/local/bin/log_clamav_version.sh</w:t>
      </w:r>
      <w:r>
        <w:rPr/>
        <w:br/>
      </w:r>
      <w:r>
        <w:rPr>
          <w:rFonts w:eastAsia="Aptos" w:cs="Aptos"/>
          <w:b/>
          <w:bCs/>
          <w:color w:val="000000" w:themeColor="text1"/>
        </w:rPr>
        <w:t>sudo chmod +x /usr/local/bin/log_clamav_version.sh</w:t>
      </w:r>
      <w:r>
        <w:rPr/>
        <w:br/>
      </w:r>
    </w:p>
    <w:p>
      <w:pPr>
        <w:pStyle w:val="ListParagraph"/>
        <w:spacing w:lineRule="auto" w:line="259" w:before="240" w:after="240"/>
        <w:contextualSpacing/>
        <w:pPrChange w:id="0" w:author="Winston.Huang" w:date="2025-05-14T18:32:00Z">
          <w:pPr>
            <w:pStyle w:val="ListParagraph"/>
            <w:numPr>
              <w:ilvl w:val="0"/>
              <w:numId w:val="267"/>
            </w:numPr>
            <w:ind w:left="720" w:hanging="360"/>
            <w:contextualSpacing/>
            <w:spacing w:lineRule="auto" w:line="259" w:before="240" w:after="240"/>
          </w:pPr>
        </w:pPrChange>
        <w:rPr>
          <w:rFonts w:ascii="Aptos" w:hAnsi="Aptos" w:eastAsia="Aptos" w:cs="Aptos"/>
          <w:b/>
          <w:b/>
          <w:bCs/>
          <w:color w:val="000000" w:themeColor="text1"/>
          <w:del w:id="1870" w:author="Winston.Huang" w:date="2025-05-14T18:32:00Z"/>
        </w:rPr>
      </w:pPr>
      <w:r>
        <w:rPr>
          <w:rFonts w:eastAsia="Aptos" w:cs="Aptos"/>
          <w:b/>
          <w:bCs/>
          <w:color w:val="000000" w:themeColor="text1"/>
        </w:rPr>
        <w:t>Schedule the Script to Run Daily Using Cron:</w:t>
      </w:r>
    </w:p>
    <w:p>
      <w:pPr>
        <w:pStyle w:val="Normal"/>
        <w:spacing w:lineRule="auto" w:line="259" w:before="0" w:after="0"/>
        <w:contextualSpacing/>
        <w:pPrChange w:id="0" w:author="Winston.Huang" w:date="2025-05-14T18:32:00Z">
          <w:pPr>
            <w:pStyle w:val="ListParagraph"/>
            <w:numPr>
              <w:ilvl w:val="0"/>
              <w:numId w:val="267"/>
            </w:numPr>
            <w:jc w:val="center"/>
            <w:ind w:left="720" w:hanging="360"/>
            <w:contextualSpacing/>
            <w:spacing w:lineRule="auto" w:line="259" w:before="0" w:after="0"/>
          </w:pPr>
        </w:pPrChange>
        <w:rPr>
          <w:rFonts w:ascii="Aptos" w:hAnsi="Aptos" w:eastAsia="Aptos" w:cs="Aptos"/>
          <w:b/>
          <w:b/>
          <w:bCs/>
          <w:color w:val="000000" w:themeColor="text1"/>
        </w:rPr>
      </w:pPr>
      <w:r>
        <w:rPr>
          <w:rFonts w:eastAsia="Aptos" w:cs="Aptos"/>
          <w:color w:val="000000" w:themeColor="text1"/>
        </w:rPr>
        <w:t xml:space="preserve">Now schedule the </w:t>
      </w:r>
      <w:r>
        <w:rPr>
          <w:rFonts w:eastAsia="Aptos" w:cs="Aptos"/>
          <w:color w:val="000000" w:themeColor="text1"/>
        </w:rPr>
        <w:t>script to run daily using Cron</w:t>
      </w:r>
      <w:r>
        <w:rPr>
          <w:rFonts w:eastAsia="Aptos" w:cs="Aptos"/>
          <w:b/>
          <w:bCs/>
          <w:color w:val="000000" w:themeColor="text1"/>
        </w:rPr>
        <w:t xml:space="preserve"> echo "0 0 * * * /usr/local/bin/log_clamav_version.sh" | sudo tee -a /etc/crontab </w:t>
      </w:r>
      <w:r>
        <w:rPr>
          <w:rFonts w:eastAsia="Aptos" w:cs="Aptos"/>
          <w:color w:val="000000" w:themeColor="text1"/>
        </w:rPr>
        <w:t>command.</w:t>
      </w:r>
    </w:p>
    <w:p>
      <w:pPr>
        <w:pStyle w:val="2"/>
        <w:widowControl/>
        <w:spacing w:lineRule="auto" w:line="240" w:before="160" w:after="0"/>
        <w:rPr>
          <w:rFonts w:ascii="Aptos" w:hAnsi="Aptos" w:asciiTheme="minorHAnsi" w:hAnsiTheme="minorHAnsi"/>
        </w:rPr>
      </w:pPr>
      <w:bookmarkStart w:id="126" w:name="_Toc207723277"/>
      <w:r>
        <w:rPr>
          <w:rFonts w:ascii="Aptos" w:hAnsi="Aptos" w:asciiTheme="minorHAnsi" w:hAnsiTheme="minorHAnsi"/>
        </w:rPr>
        <w:t>CR 3.3 - Security functionality verification</w:t>
      </w:r>
      <w:bookmarkEnd w:id="126"/>
      <w:r>
        <w:rPr>
          <w:rFonts w:ascii="Aptos" w:hAnsi="Aptos" w:asciiTheme="minorHAnsi" w:hAnsiTheme="minorHAnsi"/>
        </w:rPr>
        <w:t> </w:t>
      </w:r>
    </w:p>
    <w:p>
      <w:pPr>
        <w:pStyle w:val="3"/>
        <w:rPr/>
      </w:pPr>
      <w:bookmarkStart w:id="127" w:name="_Toc207723278"/>
      <w:r>
        <w:rPr/>
        <w:t>Statement</w:t>
      </w:r>
      <w:bookmarkEnd w:id="127"/>
      <w:r>
        <w:rPr/>
        <w:t> </w:t>
      </w:r>
    </w:p>
    <w:p>
      <w:pPr>
        <w:pStyle w:val="Normal"/>
        <w:widowControl/>
        <w:spacing w:lineRule="auto" w:line="240" w:beforeAutospacing="1" w:after="0"/>
        <w:jc w:val="both"/>
        <w:rPr>
          <w:rFonts w:ascii="Aptos" w:hAnsi="Aptos" w:eastAsia="Aptos" w:cs="Aptos"/>
        </w:rPr>
      </w:pPr>
      <w:r>
        <w:rPr>
          <w:rFonts w:eastAsia="Aptos" w:cs="Aptos"/>
        </w:rPr>
        <w:t>This document outlines the procedure for verifying security functionalities on the Ubuntu 22.04 LTS operating system using the SecurityDiagnosis feature of the Advantech Power Suite program. The verification ensures compliance with IEC 62443 4-2 CR 3.3 Security Functionality Verification requirements along with The security functionality verification in Ubuntu 22.04 LTS aims to provide a security manual that supports users in operating and verifying the component's critical security functions and managing configurations to support system-level settings. This is achieved through various command-line interface (CLI) methods to ensure secure and effective system management.</w:t>
      </w:r>
    </w:p>
    <w:p>
      <w:pPr>
        <w:pStyle w:val="Normal"/>
        <w:widowControl/>
        <w:spacing w:lineRule="auto" w:line="240" w:beforeAutospacing="1" w:after="0"/>
        <w:jc w:val="both"/>
        <w:rPr>
          <w:rFonts w:ascii="Aptos" w:hAnsi="Aptos" w:eastAsia="Aptos" w:cs="Aptos"/>
        </w:rPr>
      </w:pPr>
      <w:r>
        <w:rPr>
          <w:rFonts w:eastAsia="Aptos" w:cs="Aptos"/>
        </w:rPr>
      </w:r>
    </w:p>
    <w:p>
      <w:pPr>
        <w:pStyle w:val="3"/>
        <w:widowControl/>
        <w:spacing w:lineRule="auto" w:line="240" w:beforeAutospacing="1" w:after="0"/>
        <w:jc w:val="both"/>
        <w:rPr>
          <w:rFonts w:eastAsia="新細明體" w:cs="Segoe UI"/>
        </w:rPr>
      </w:pPr>
      <w:bookmarkStart w:id="128" w:name="_Toc207723279"/>
      <w:r>
        <w:rPr/>
        <w:t>Evidence</w:t>
      </w:r>
      <w:bookmarkEnd w:id="128"/>
      <w:r>
        <w:rPr/>
        <w:t> </w:t>
      </w:r>
    </w:p>
    <w:p>
      <w:pPr>
        <w:pStyle w:val="Normal"/>
        <w:spacing w:before="240" w:after="240"/>
        <w:rPr>
          <w:rFonts w:ascii="Aptos" w:hAnsi="Aptos" w:eastAsia="Aptos" w:cs="Aptos"/>
        </w:rPr>
      </w:pPr>
      <w:r>
        <w:rPr>
          <w:rFonts w:eastAsia="Aptos" w:cs="Aptos"/>
        </w:rPr>
        <w:t>The SecurityDiagnosis feature of the Advantech Power Suite program has been utilized to verify the following security features of Ubuntu 22.04 LTS:</w:t>
      </w:r>
    </w:p>
    <w:p>
      <w:pPr>
        <w:pStyle w:val="ListParagraph"/>
        <w:numPr>
          <w:ilvl w:val="1"/>
          <w:numId w:val="84"/>
        </w:numPr>
        <w:spacing w:before="0" w:after="0"/>
        <w:contextualSpacing/>
        <w:rPr>
          <w:rFonts w:ascii="Aptos" w:hAnsi="Aptos" w:eastAsia="Aptos" w:cs="Aptos"/>
        </w:rPr>
      </w:pPr>
      <w:r>
        <w:rPr>
          <w:rFonts w:eastAsia="Aptos" w:cs="Aptos"/>
        </w:rPr>
        <w:t>SecureBoot</w:t>
      </w:r>
    </w:p>
    <w:p>
      <w:pPr>
        <w:pStyle w:val="ListParagraph"/>
        <w:numPr>
          <w:ilvl w:val="1"/>
          <w:numId w:val="84"/>
        </w:numPr>
        <w:spacing w:before="0" w:after="0"/>
        <w:contextualSpacing/>
        <w:rPr>
          <w:rFonts w:ascii="Aptos" w:hAnsi="Aptos" w:eastAsia="Aptos" w:cs="Aptos"/>
        </w:rPr>
      </w:pPr>
      <w:r>
        <w:rPr>
          <w:rFonts w:eastAsia="Aptos" w:cs="Aptos"/>
        </w:rPr>
        <w:t>Ubuntu OS Update Version</w:t>
      </w:r>
    </w:p>
    <w:p>
      <w:pPr>
        <w:pStyle w:val="ListParagraph"/>
        <w:numPr>
          <w:ilvl w:val="1"/>
          <w:numId w:val="84"/>
        </w:numPr>
        <w:spacing w:before="0" w:after="0"/>
        <w:contextualSpacing/>
        <w:rPr>
          <w:rFonts w:ascii="Aptos" w:hAnsi="Aptos" w:eastAsia="Aptos" w:cs="Aptos"/>
          <w:ins w:id="1872" w:author="Winston.Huang" w:date="2025-05-16T13:25:00Z"/>
        </w:rPr>
      </w:pPr>
      <w:ins w:id="1871" w:author="Winston.Huang" w:date="2025-05-16T13:25:00Z">
        <w:r>
          <w:rPr>
            <w:rFonts w:eastAsia="Aptos" w:cs="Aptos"/>
          </w:rPr>
          <w:t>Supported AV Engine Tools: ClamAV, rkhunter, chkrootkit</w:t>
        </w:r>
      </w:ins>
    </w:p>
    <w:p>
      <w:pPr>
        <w:pStyle w:val="ListParagraph"/>
        <w:numPr>
          <w:ilvl w:val="1"/>
          <w:numId w:val="84"/>
        </w:numPr>
        <w:spacing w:before="0" w:after="0"/>
        <w:contextualSpacing/>
        <w:rPr>
          <w:rFonts w:ascii="Aptos" w:hAnsi="Aptos" w:eastAsia="Aptos" w:cs="Aptos"/>
          <w:del w:id="1873" w:author="Winston.Huang" w:date="2025-05-16T13:25:00Z"/>
        </w:rPr>
      </w:pPr>
      <w:r>
        <w:rPr>
          <w:rFonts w:eastAsia="Aptos" w:cs="Aptos"/>
        </w:rPr>
        <w:t>Supported AV Engine Tools</w:t>
      </w:r>
    </w:p>
    <w:p>
      <w:pPr>
        <w:pStyle w:val="ListParagraph"/>
        <w:numPr>
          <w:ilvl w:val="1"/>
          <w:numId w:val="84"/>
        </w:numPr>
        <w:spacing w:before="0" w:after="0"/>
        <w:contextualSpacing/>
        <w:rPr>
          <w:rFonts w:ascii="Aptos" w:hAnsi="Aptos" w:eastAsia="Aptos" w:cs="Aptos"/>
        </w:rPr>
      </w:pPr>
      <w:r>
        <w:rPr>
          <w:rFonts w:eastAsia="Aptos" w:cs="Aptos"/>
        </w:rPr>
        <w:t>Ubuntu Firewall Version (ufw)</w:t>
      </w:r>
    </w:p>
    <w:p>
      <w:pPr>
        <w:pStyle w:val="ListParagraph"/>
        <w:numPr>
          <w:ilvl w:val="1"/>
          <w:numId w:val="84"/>
        </w:numPr>
        <w:spacing w:before="0" w:after="0"/>
        <w:contextualSpacing/>
        <w:rPr>
          <w:rFonts w:ascii="Aptos" w:hAnsi="Aptos" w:eastAsia="Aptos" w:cs="Aptos"/>
        </w:rPr>
      </w:pPr>
      <w:r>
        <w:rPr>
          <w:rFonts w:eastAsia="Aptos" w:cs="Aptos"/>
        </w:rPr>
        <w:t>User Account</w:t>
      </w:r>
    </w:p>
    <w:p>
      <w:pPr>
        <w:pStyle w:val="ListParagraph"/>
        <w:numPr>
          <w:ilvl w:val="1"/>
          <w:numId w:val="84"/>
        </w:numPr>
        <w:spacing w:before="0" w:after="0"/>
        <w:contextualSpacing/>
        <w:rPr>
          <w:rFonts w:ascii="Aptos" w:hAnsi="Aptos" w:eastAsia="Aptos" w:cs="Aptos"/>
        </w:rPr>
      </w:pPr>
      <w:r>
        <w:rPr>
          <w:rFonts w:eastAsia="Aptos" w:cs="Aptos"/>
        </w:rPr>
        <w:t>OverlayFS</w:t>
      </w:r>
    </w:p>
    <w:p>
      <w:pPr>
        <w:pStyle w:val="ListParagraph"/>
        <w:numPr>
          <w:ilvl w:val="1"/>
          <w:numId w:val="84"/>
        </w:numPr>
        <w:spacing w:before="0" w:after="0"/>
        <w:contextualSpacing/>
        <w:rPr>
          <w:rFonts w:ascii="Aptos" w:hAnsi="Aptos" w:eastAsia="Aptos" w:cs="Aptos"/>
        </w:rPr>
      </w:pPr>
      <w:r>
        <w:rPr>
          <w:rFonts w:eastAsia="Aptos" w:cs="Aptos"/>
        </w:rPr>
        <w:t>XKB or Xmodmap for Keyboard Filter Purpose</w:t>
      </w:r>
    </w:p>
    <w:p>
      <w:pPr>
        <w:pStyle w:val="ListParagraph"/>
        <w:numPr>
          <w:ilvl w:val="1"/>
          <w:numId w:val="84"/>
        </w:numPr>
        <w:spacing w:before="0" w:after="0"/>
        <w:contextualSpacing/>
        <w:rPr>
          <w:rFonts w:ascii="Aptos" w:hAnsi="Aptos" w:eastAsia="Aptos" w:cs="Aptos"/>
        </w:rPr>
      </w:pPr>
      <w:r>
        <w:rPr>
          <w:rFonts w:eastAsia="Aptos" w:cs="Aptos"/>
        </w:rPr>
        <w:t>Udev Rules, USBGuard for USB Disk Protection</w:t>
      </w:r>
    </w:p>
    <w:p>
      <w:pPr>
        <w:pStyle w:val="ListParagraph"/>
        <w:numPr>
          <w:ilvl w:val="1"/>
          <w:numId w:val="84"/>
        </w:numPr>
        <w:spacing w:before="0" w:after="0"/>
        <w:contextualSpacing/>
        <w:rPr>
          <w:rFonts w:ascii="Aptos" w:hAnsi="Aptos" w:eastAsia="Aptos" w:cs="Aptos"/>
        </w:rPr>
      </w:pPr>
      <w:r>
        <w:rPr>
          <w:rFonts w:eastAsia="Aptos" w:cs="Aptos"/>
        </w:rPr>
        <w:t>Udev Rules, AppArmor, and SELinux for External Device Information</w:t>
      </w:r>
    </w:p>
    <w:p>
      <w:pPr>
        <w:pStyle w:val="Normal"/>
        <w:spacing w:lineRule="auto" w:line="259" w:before="240" w:after="240"/>
        <w:jc w:val="both"/>
        <w:rPr>
          <w:rFonts w:ascii="Aptos" w:hAnsi="Aptos" w:eastAsia="Aptos" w:cs="Aptos"/>
          <w:color w:val="000000" w:themeColor="text1"/>
        </w:rPr>
      </w:pPr>
      <w:r>
        <w:rPr>
          <w:rFonts w:eastAsia="Aptos" w:cs="Aptos"/>
        </w:rPr>
        <w:t xml:space="preserve">Additionally, </w:t>
      </w:r>
      <w:r>
        <w:rPr>
          <w:rFonts w:eastAsia="Aptos" w:cs="Aptos"/>
          <w:color w:val="000000" w:themeColor="text1"/>
          <w:lang w:val="en-IN"/>
        </w:rPr>
        <w:t xml:space="preserve">To achieve </w:t>
      </w:r>
      <w:r>
        <w:rPr>
          <w:rFonts w:eastAsia="Aptos" w:cs="Aptos"/>
        </w:rPr>
        <w:t>implementing and verifying critical security functions</w:t>
      </w:r>
      <w:r>
        <w:rPr>
          <w:rFonts w:eastAsia="Aptos" w:cs="Aptos"/>
          <w:color w:val="000000" w:themeColor="text1"/>
          <w:lang w:val="en-IN"/>
        </w:rPr>
        <w:t xml:space="preserve">  we need to cover the following key aspects:</w:t>
      </w:r>
    </w:p>
    <w:p>
      <w:pPr>
        <w:pStyle w:val="ListParagraph"/>
        <w:numPr>
          <w:ilvl w:val="0"/>
          <w:numId w:val="83"/>
        </w:numPr>
        <w:spacing w:lineRule="auto" w:line="259" w:before="240" w:after="240"/>
        <w:contextualSpacing/>
        <w:jc w:val="both"/>
        <w:rPr>
          <w:rFonts w:ascii="Aptos" w:hAnsi="Aptos" w:eastAsia="Aptos" w:cs="Aptos"/>
          <w:color w:val="000000" w:themeColor="text1"/>
        </w:rPr>
      </w:pPr>
      <w:r>
        <w:rPr>
          <w:rFonts w:eastAsia="Aptos" w:cs="Aptos"/>
          <w:b/>
          <w:bCs/>
          <w:color w:val="000000" w:themeColor="text1"/>
          <w:lang w:val="en-IN"/>
        </w:rPr>
        <w:t>Documenting Security Functions:</w:t>
      </w:r>
    </w:p>
    <w:p>
      <w:pPr>
        <w:pStyle w:val="ListParagraph"/>
        <w:numPr>
          <w:ilvl w:val="1"/>
          <w:numId w:val="8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Provide a clear description of the security features available in Ubuntu 22.04 LTS.</w:t>
      </w:r>
    </w:p>
    <w:p>
      <w:pPr>
        <w:pStyle w:val="ListParagraph"/>
        <w:numPr>
          <w:ilvl w:val="1"/>
          <w:numId w:val="8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Detail how each security feature operates and its significance.</w:t>
      </w:r>
    </w:p>
    <w:p>
      <w:pPr>
        <w:pStyle w:val="ListParagraph"/>
        <w:numPr>
          <w:ilvl w:val="0"/>
          <w:numId w:val="83"/>
        </w:numPr>
        <w:spacing w:lineRule="auto" w:line="259" w:before="240" w:after="240"/>
        <w:contextualSpacing/>
        <w:jc w:val="both"/>
        <w:rPr>
          <w:rFonts w:ascii="Aptos" w:hAnsi="Aptos" w:eastAsia="Aptos" w:cs="Aptos"/>
          <w:color w:val="000000" w:themeColor="text1"/>
        </w:rPr>
      </w:pPr>
      <w:r>
        <w:rPr>
          <w:rFonts w:eastAsia="Aptos" w:cs="Aptos"/>
          <w:b/>
          <w:bCs/>
          <w:color w:val="000000" w:themeColor="text1"/>
          <w:lang w:val="en-IN"/>
        </w:rPr>
        <w:t>Configuration and Management:</w:t>
      </w:r>
    </w:p>
    <w:p>
      <w:pPr>
        <w:pStyle w:val="ListParagraph"/>
        <w:numPr>
          <w:ilvl w:val="1"/>
          <w:numId w:val="8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Guide users on configuring security settings.</w:t>
      </w:r>
    </w:p>
    <w:p>
      <w:pPr>
        <w:pStyle w:val="ListParagraph"/>
        <w:numPr>
          <w:ilvl w:val="1"/>
          <w:numId w:val="8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Show how to manage these configurations to maintain a secure environment.</w:t>
      </w:r>
    </w:p>
    <w:p>
      <w:pPr>
        <w:pStyle w:val="ListParagraph"/>
        <w:numPr>
          <w:ilvl w:val="0"/>
          <w:numId w:val="83"/>
        </w:numPr>
        <w:spacing w:lineRule="auto" w:line="259" w:before="240" w:after="240"/>
        <w:contextualSpacing/>
        <w:jc w:val="both"/>
        <w:rPr>
          <w:rFonts w:ascii="Aptos" w:hAnsi="Aptos" w:eastAsia="Aptos" w:cs="Aptos"/>
          <w:color w:val="000000" w:themeColor="text1"/>
        </w:rPr>
      </w:pPr>
      <w:r>
        <w:rPr>
          <w:rFonts w:eastAsia="Aptos" w:cs="Aptos"/>
          <w:b/>
          <w:bCs/>
          <w:color w:val="000000" w:themeColor="text1"/>
          <w:lang w:val="en-IN"/>
        </w:rPr>
        <w:t>Verification Procedures:</w:t>
      </w:r>
    </w:p>
    <w:p>
      <w:pPr>
        <w:pStyle w:val="ListParagraph"/>
        <w:numPr>
          <w:ilvl w:val="1"/>
          <w:numId w:val="8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Explain how users can verify that security functions are working correctly.</w:t>
      </w:r>
    </w:p>
    <w:p>
      <w:pPr>
        <w:pStyle w:val="ListParagraph"/>
        <w:numPr>
          <w:ilvl w:val="1"/>
          <w:numId w:val="82"/>
        </w:numPr>
        <w:spacing w:lineRule="auto" w:line="259" w:before="0" w:after="0"/>
        <w:contextualSpacing/>
        <w:jc w:val="both"/>
        <w:rPr>
          <w:rFonts w:ascii="Aptos" w:hAnsi="Aptos" w:eastAsia="Aptos" w:cs="Aptos"/>
          <w:color w:val="000000" w:themeColor="text1"/>
        </w:rPr>
      </w:pPr>
      <w:r>
        <w:rPr>
          <w:rFonts w:eastAsia="Aptos" w:cs="Aptos"/>
          <w:color w:val="000000" w:themeColor="text1"/>
          <w:lang w:val="en-IN"/>
        </w:rPr>
        <w:t>Include commands and tools used for verification.</w:t>
      </w:r>
    </w:p>
    <w:p>
      <w:pPr>
        <w:pStyle w:val="Normal"/>
        <w:spacing w:before="0" w:after="0"/>
        <w:ind w:left="480" w:hanging="0"/>
        <w:rPr>
          <w:rFonts w:ascii="Aptos" w:hAnsi="Aptos" w:eastAsia="Aptos" w:cs="Aptos"/>
          <w:del w:id="1875" w:author="Winston.Huang" w:date="2025-05-16T13:32:00Z"/>
        </w:rPr>
      </w:pPr>
      <w:del w:id="1874" w:author="Winston.Huang" w:date="2025-05-16T13:32:00Z">
        <w:r>
          <w:rPr>
            <w:rFonts w:eastAsia="Aptos" w:cs="Aptos"/>
          </w:rPr>
          <w:delText>The following steps provide implementing and verifying critical security functions in Ubuntu 22.04 using CLI method.</w:delText>
        </w:r>
      </w:del>
    </w:p>
    <w:p>
      <w:pPr>
        <w:pStyle w:val="Normal"/>
        <w:spacing w:before="0" w:after="0"/>
        <w:ind w:left="480" w:hanging="0"/>
        <w:rPr>
          <w:rFonts w:ascii="Aptos" w:hAnsi="Aptos" w:eastAsia="Aptos" w:cs="Aptos"/>
          <w:del w:id="1878" w:author="Winston.Huang" w:date="2025-05-16T13:32:00Z"/>
        </w:rPr>
      </w:pPr>
      <w:del w:id="1876" w:author="Winston.Huang" w:date="2025-05-16T13:32:00Z">
        <w:r>
          <w:rPr>
            <w:rFonts w:ascii="Aptos" w:hAnsi="Aptos" w:cs="Aptos" w:eastAsia="Aptos"/>
          </w:rPr>
          <w:delText xml:space="preserve">         </w:delText>
        </w:r>
      </w:del>
      <w:del w:id="1877" w:author="Winston.Huang" w:date="2025-05-16T13:32:00Z">
        <w:r>
          <w:rPr>
            <w:rFonts w:eastAsia="Aptos" w:cs="Aptos"/>
          </w:rPr>
          <w:delText>1. System Update.</w:delText>
        </w:r>
      </w:del>
    </w:p>
    <w:p>
      <w:pPr>
        <w:pStyle w:val="Normal"/>
        <w:spacing w:before="0" w:after="0"/>
        <w:ind w:left="480" w:hanging="0"/>
        <w:rPr>
          <w:rFonts w:ascii="Aptos" w:hAnsi="Aptos" w:eastAsia="Aptos" w:cs="Aptos"/>
          <w:del w:id="1881" w:author="Winston.Huang" w:date="2025-05-16T13:32:00Z"/>
        </w:rPr>
      </w:pPr>
      <w:del w:id="1879" w:author="Winston.Huang" w:date="2025-05-16T13:32:00Z">
        <w:r>
          <w:rPr>
            <w:rFonts w:ascii="Aptos" w:hAnsi="Aptos" w:cs="Aptos" w:eastAsia="Aptos"/>
          </w:rPr>
          <w:delText xml:space="preserve">          </w:delText>
        </w:r>
      </w:del>
      <w:del w:id="1880" w:author="Winston.Huang" w:date="2025-05-16T13:32:00Z">
        <w:r>
          <w:rPr>
            <w:rFonts w:eastAsia="Aptos" w:cs="Aptos"/>
          </w:rPr>
          <w:delText>2. User Authentication Verification.</w:delText>
        </w:r>
      </w:del>
    </w:p>
    <w:p>
      <w:pPr>
        <w:pStyle w:val="Normal"/>
        <w:spacing w:before="0" w:after="0"/>
        <w:ind w:left="480" w:hanging="0"/>
        <w:rPr>
          <w:rFonts w:ascii="Aptos" w:hAnsi="Aptos" w:eastAsia="Aptos" w:cs="Aptos"/>
          <w:del w:id="1884" w:author="Winston.Huang" w:date="2025-05-16T13:32:00Z"/>
        </w:rPr>
      </w:pPr>
      <w:del w:id="1882" w:author="Winston.Huang" w:date="2025-05-16T13:32:00Z">
        <w:r>
          <w:rPr>
            <w:rFonts w:ascii="Aptos" w:hAnsi="Aptos" w:cs="Aptos" w:eastAsia="Aptos"/>
          </w:rPr>
          <w:delText xml:space="preserve">          </w:delText>
        </w:r>
      </w:del>
      <w:del w:id="1883" w:author="Winston.Huang" w:date="2025-05-16T13:32:00Z">
        <w:r>
          <w:rPr>
            <w:rFonts w:eastAsia="Aptos" w:cs="Aptos"/>
          </w:rPr>
          <w:delText>3. User and Group Permissions Management.</w:delText>
        </w:r>
      </w:del>
    </w:p>
    <w:p>
      <w:pPr>
        <w:pStyle w:val="Normal"/>
        <w:spacing w:before="0" w:after="0"/>
        <w:ind w:left="480" w:hanging="0"/>
        <w:rPr>
          <w:rFonts w:ascii="Aptos" w:hAnsi="Aptos" w:eastAsia="Aptos" w:cs="Aptos"/>
          <w:del w:id="1887" w:author="Winston.Huang" w:date="2025-05-16T13:32:00Z"/>
        </w:rPr>
      </w:pPr>
      <w:del w:id="1885" w:author="Winston.Huang" w:date="2025-05-16T13:32:00Z">
        <w:r>
          <w:rPr>
            <w:rFonts w:ascii="Aptos" w:hAnsi="Aptos" w:cs="Aptos" w:eastAsia="Aptos"/>
          </w:rPr>
          <w:delText xml:space="preserve">          </w:delText>
        </w:r>
      </w:del>
      <w:del w:id="1886" w:author="Winston.Huang" w:date="2025-05-16T13:32:00Z">
        <w:r>
          <w:rPr>
            <w:rFonts w:eastAsia="Aptos" w:cs="Aptos"/>
          </w:rPr>
          <w:delText>4. Firewall Configuration.</w:delText>
        </w:r>
      </w:del>
    </w:p>
    <w:p>
      <w:pPr>
        <w:pStyle w:val="Normal"/>
        <w:spacing w:before="0" w:after="0"/>
        <w:ind w:left="480" w:hanging="0"/>
        <w:rPr>
          <w:rFonts w:ascii="Aptos" w:hAnsi="Aptos" w:eastAsia="Aptos" w:cs="Aptos"/>
          <w:del w:id="1890" w:author="Winston.Huang" w:date="2025-05-16T13:32:00Z"/>
        </w:rPr>
      </w:pPr>
      <w:del w:id="1888" w:author="Winston.Huang" w:date="2025-05-16T13:32:00Z">
        <w:r>
          <w:rPr>
            <w:rFonts w:ascii="Aptos" w:hAnsi="Aptos" w:cs="Aptos" w:eastAsia="Aptos"/>
          </w:rPr>
          <w:delText xml:space="preserve">          </w:delText>
        </w:r>
      </w:del>
      <w:del w:id="1889" w:author="Winston.Huang" w:date="2025-05-16T13:32:00Z">
        <w:r>
          <w:rPr>
            <w:rFonts w:eastAsia="Aptos" w:cs="Aptos"/>
          </w:rPr>
          <w:delText>5. Security Modules Verification.</w:delText>
        </w:r>
      </w:del>
    </w:p>
    <w:p>
      <w:pPr>
        <w:pStyle w:val="Normal"/>
        <w:spacing w:before="0" w:after="0"/>
        <w:ind w:left="480" w:hanging="0"/>
        <w:rPr>
          <w:rFonts w:ascii="Aptos" w:hAnsi="Aptos" w:eastAsia="Aptos" w:cs="Aptos"/>
          <w:del w:id="1893" w:author="Winston.Huang" w:date="2025-05-16T13:32:00Z"/>
        </w:rPr>
      </w:pPr>
      <w:del w:id="1891" w:author="Winston.Huang" w:date="2025-05-16T13:32:00Z">
        <w:r>
          <w:rPr>
            <w:rFonts w:ascii="Aptos" w:hAnsi="Aptos" w:cs="Aptos" w:eastAsia="Aptos"/>
          </w:rPr>
          <w:delText xml:space="preserve">          </w:delText>
        </w:r>
      </w:del>
      <w:del w:id="1892" w:author="Winston.Huang" w:date="2025-05-16T13:32:00Z">
        <w:r>
          <w:rPr>
            <w:rFonts w:eastAsia="Aptos" w:cs="Aptos"/>
          </w:rPr>
          <w:delText>6. System Logs and Auditing.</w:delText>
        </w:r>
      </w:del>
    </w:p>
    <w:p>
      <w:pPr>
        <w:pStyle w:val="Normal"/>
        <w:spacing w:before="0" w:after="0"/>
        <w:ind w:left="480" w:hanging="0"/>
        <w:rPr>
          <w:rFonts w:ascii="Aptos" w:hAnsi="Aptos" w:eastAsia="Aptos" w:cs="Aptos"/>
          <w:del w:id="1896" w:author="Winston.Huang" w:date="2025-05-16T13:32:00Z"/>
        </w:rPr>
      </w:pPr>
      <w:del w:id="1894" w:author="Winston.Huang" w:date="2025-05-16T13:32:00Z">
        <w:r>
          <w:rPr>
            <w:rFonts w:ascii="Aptos" w:hAnsi="Aptos" w:cs="Aptos" w:eastAsia="Aptos"/>
          </w:rPr>
          <w:delText xml:space="preserve">          </w:delText>
        </w:r>
      </w:del>
      <w:del w:id="1895" w:author="Winston.Huang" w:date="2025-05-16T13:32:00Z">
        <w:r>
          <w:rPr>
            <w:rFonts w:eastAsia="Aptos" w:cs="Aptos"/>
          </w:rPr>
          <w:delText>7. Network Security Configuration.</w:delText>
        </w:r>
      </w:del>
    </w:p>
    <w:p>
      <w:pPr>
        <w:pStyle w:val="Normal"/>
        <w:widowControl/>
        <w:jc w:val="both"/>
        <w:rPr>
          <w:rFonts w:eastAsia="新細明體" w:cs="Segoe UI"/>
        </w:rPr>
      </w:pPr>
      <w:bookmarkStart w:id="129" w:name="_Toc207723280"/>
      <w:r>
        <w:rPr/>
        <w:t>Detailed Setting Steps</w:t>
      </w:r>
      <w:bookmarkEnd w:id="129"/>
    </w:p>
    <w:p>
      <w:pPr>
        <w:pStyle w:val="Normal"/>
        <w:widowControl/>
        <w:rPr>
          <w:rFonts w:ascii="Aptos" w:hAnsi="Aptos" w:eastAsia="Aptos" w:cs="Aptos"/>
        </w:rPr>
      </w:pPr>
      <w:r>
        <w:rPr/>
        <w:t xml:space="preserve">Implementation steps for </w:t>
      </w:r>
      <w:r>
        <w:rPr>
          <w:rFonts w:eastAsia="Aptos" w:cs="Aptos"/>
        </w:rPr>
        <w:t>SecurityDiagnosis feature of the Advantech Power Suite program follow below steps:</w:t>
      </w:r>
    </w:p>
    <w:p>
      <w:pPr>
        <w:pStyle w:val="Normal"/>
        <w:widowControl/>
        <w:spacing w:lineRule="auto" w:line="259" w:before="240" w:after="240"/>
        <w:jc w:val="both"/>
        <w:rPr>
          <w:rFonts w:ascii="Aptos" w:hAnsi="Aptos" w:eastAsia="Aptos" w:cs="Aptos"/>
          <w:color w:val="000000" w:themeColor="text1"/>
          <w:del w:id="1898" w:author="Winston.Huang" w:date="2025-05-16T13:18:00Z"/>
        </w:rPr>
      </w:pPr>
      <w:del w:id="1897" w:author="Winston.Huang" w:date="2025-05-16T13:18:00Z">
        <w:r>
          <w:rPr>
            <w:rFonts w:eastAsia="Aptos" w:cs="Aptos"/>
            <w:color w:val="000000" w:themeColor="text1"/>
            <w:lang w:val="en-IN"/>
          </w:rPr>
          <w:delText>If the service is abnormal, ensure that BIOS security settings are enabled.</w:delText>
        </w:r>
      </w:del>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1.SecureBoot</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del w:id="1899" w:author="Winston.Huang" w:date="2025-05-16T13:20:00Z">
        <w:r>
          <w:rPr>
            <w:rFonts w:eastAsia="Aptos" w:cs="Aptos"/>
            <w:color w:val="000000" w:themeColor="text1"/>
            <w:lang w:val="en-IN"/>
          </w:rPr>
          <w:delText>Verify SecureBoot feature in BIOS:</w:delText>
        </w:r>
      </w:del>
      <w:ins w:id="1900" w:author="Winston.Huang" w:date="2025-05-16T13:20:00Z">
        <w:r>
          <w:rPr>
            <w:rFonts w:eastAsia="Aptos" w:cs="Aptos"/>
            <w:color w:val="000000" w:themeColor="text1"/>
            <w:lang w:val="en-IN"/>
          </w:rPr>
          <w:t>Use secure boot enabled boot-assets</w:t>
        </w:r>
      </w:ins>
    </w:p>
    <w:p>
      <w:pPr>
        <w:pStyle w:val="Normal"/>
        <w:widowControl/>
        <w:spacing w:lineRule="auto" w:line="259" w:before="0" w:after="0"/>
        <w:jc w:val="both"/>
        <w:rPr>
          <w:rFonts w:ascii="Aptos" w:hAnsi="Aptos" w:eastAsia="Aptos" w:cs="Aptos"/>
          <w:color w:val="000000" w:themeColor="text1"/>
          <w:del w:id="1905" w:author="Winston.Huang" w:date="2025-05-16T13:21:00Z"/>
        </w:rPr>
      </w:pPr>
      <w:del w:id="1901" w:author="Winston.Huang" w:date="2025-05-16T13:21:00Z">
        <w:r>
          <w:rPr>
            <w:rFonts w:ascii="Aptos" w:hAnsi="Aptos" w:cs="Aptos" w:eastAsia="Aptos"/>
            <w:color w:val="000000" w:themeColor="text1"/>
            <w:lang w:val="en-IN"/>
          </w:rPr>
          <w:delText xml:space="preserve">          </w:delText>
        </w:r>
      </w:del>
      <w:del w:id="1902" w:author="Winston.Huang" w:date="2025-05-16T13:21:00Z">
        <w:r>
          <w:rPr>
            <w:rFonts w:eastAsia="Aptos" w:cs="Aptos"/>
            <w:color w:val="000000" w:themeColor="text1"/>
            <w:lang w:val="en-IN"/>
          </w:rPr>
          <w:delText xml:space="preserve">(i). </w:delText>
        </w:r>
      </w:del>
      <w:del w:id="1903" w:author="Winston.Huang" w:date="2025-05-16T13:21:00Z">
        <w:r>
          <w:rPr>
            <w:rFonts w:eastAsia="Aptos" w:cs="Aptos"/>
            <w:b/>
            <w:bCs/>
            <w:color w:val="000000" w:themeColor="text1"/>
            <w:lang w:val="en-IN"/>
          </w:rPr>
          <w:delText>Reboot</w:delText>
        </w:r>
      </w:del>
      <w:del w:id="1904" w:author="Winston.Huang" w:date="2025-05-16T13:21:00Z">
        <w:r>
          <w:rPr>
            <w:rFonts w:eastAsia="Aptos" w:cs="Aptos"/>
            <w:color w:val="000000" w:themeColor="text1"/>
            <w:lang w:val="en-IN"/>
          </w:rPr>
          <w:delText xml:space="preserve"> the system.</w:delText>
        </w:r>
      </w:del>
    </w:p>
    <w:p>
      <w:pPr>
        <w:pStyle w:val="Normal"/>
        <w:widowControl/>
        <w:spacing w:lineRule="auto" w:line="259" w:before="0" w:after="0"/>
        <w:jc w:val="both"/>
        <w:rPr>
          <w:rFonts w:ascii="Aptos" w:hAnsi="Aptos" w:eastAsia="Aptos" w:cs="Aptos"/>
          <w:color w:val="000000" w:themeColor="text1"/>
          <w:del w:id="1910" w:author="Winston.Huang" w:date="2025-05-16T13:21:00Z"/>
        </w:rPr>
      </w:pPr>
      <w:del w:id="1906" w:author="Winston.Huang" w:date="2025-05-16T13:21:00Z">
        <w:r>
          <w:rPr>
            <w:rFonts w:ascii="Aptos" w:hAnsi="Aptos" w:cs="Aptos" w:eastAsia="Aptos"/>
            <w:color w:val="000000" w:themeColor="text1"/>
            <w:lang w:val="en-IN"/>
          </w:rPr>
          <w:delText xml:space="preserve">          </w:delText>
        </w:r>
      </w:del>
      <w:del w:id="1907" w:author="Winston.Huang" w:date="2025-05-16T13:21:00Z">
        <w:r>
          <w:rPr>
            <w:rFonts w:eastAsia="Aptos" w:cs="Aptos"/>
            <w:color w:val="000000" w:themeColor="text1"/>
            <w:lang w:val="en-IN"/>
          </w:rPr>
          <w:delText xml:space="preserve">(ii). Enter </w:delText>
        </w:r>
      </w:del>
      <w:del w:id="1908" w:author="Winston.Huang" w:date="2025-05-16T13:21:00Z">
        <w:r>
          <w:rPr>
            <w:rFonts w:eastAsia="Aptos" w:cs="Aptos"/>
            <w:b/>
            <w:bCs/>
            <w:color w:val="000000" w:themeColor="text1"/>
            <w:lang w:val="en-IN"/>
          </w:rPr>
          <w:delText>BIOS</w:delText>
        </w:r>
      </w:del>
      <w:del w:id="1909" w:author="Winston.Huang" w:date="2025-05-16T13:21:00Z">
        <w:r>
          <w:rPr>
            <w:rFonts w:eastAsia="Aptos" w:cs="Aptos"/>
            <w:color w:val="000000" w:themeColor="text1"/>
            <w:lang w:val="en-IN"/>
          </w:rPr>
          <w:delText xml:space="preserve"> settings.</w:delText>
        </w:r>
      </w:del>
    </w:p>
    <w:p>
      <w:pPr>
        <w:pStyle w:val="Normal"/>
        <w:widowControl/>
        <w:spacing w:lineRule="auto" w:line="259" w:before="0" w:after="0"/>
        <w:jc w:val="both"/>
        <w:rPr>
          <w:rFonts w:ascii="Aptos" w:hAnsi="Aptos" w:eastAsia="Aptos" w:cs="Aptos"/>
          <w:color w:val="000000" w:themeColor="text1"/>
          <w:del w:id="1915" w:author="Winston.Huang" w:date="2025-05-16T13:21:00Z"/>
        </w:rPr>
      </w:pPr>
      <w:del w:id="1911" w:author="Winston.Huang" w:date="2025-05-16T13:21:00Z">
        <w:r>
          <w:rPr>
            <w:rFonts w:ascii="Aptos" w:hAnsi="Aptos" w:cs="Aptos" w:eastAsia="Aptos"/>
            <w:color w:val="000000" w:themeColor="text1"/>
            <w:lang w:val="en-IN"/>
          </w:rPr>
          <w:delText xml:space="preserve">          </w:delText>
        </w:r>
      </w:del>
      <w:del w:id="1912" w:author="Winston.Huang" w:date="2025-05-16T13:21:00Z">
        <w:r>
          <w:rPr>
            <w:rFonts w:eastAsia="Aptos" w:cs="Aptos"/>
            <w:color w:val="000000" w:themeColor="text1"/>
            <w:lang w:val="en-IN"/>
          </w:rPr>
          <w:delText>(iii). Ensure</w:delText>
        </w:r>
      </w:del>
      <w:del w:id="1913" w:author="Winston.Huang" w:date="2025-05-16T13:21:00Z">
        <w:r>
          <w:rPr>
            <w:rFonts w:eastAsia="Aptos" w:cs="Aptos"/>
            <w:b/>
            <w:bCs/>
            <w:color w:val="000000" w:themeColor="text1"/>
            <w:lang w:val="en-IN"/>
          </w:rPr>
          <w:delText xml:space="preserve"> SecureBoot</w:delText>
        </w:r>
      </w:del>
      <w:del w:id="1914" w:author="Winston.Huang" w:date="2025-05-16T13:21:00Z">
        <w:r>
          <w:rPr>
            <w:rFonts w:eastAsia="Aptos" w:cs="Aptos"/>
            <w:color w:val="000000" w:themeColor="text1"/>
            <w:lang w:val="en-IN"/>
          </w:rPr>
          <w:delText xml:space="preserve"> is enabled.</w:delText>
        </w:r>
      </w:del>
    </w:p>
    <w:p>
      <w:pPr>
        <w:pStyle w:val="Normal"/>
        <w:widowControl/>
        <w:spacing w:lineRule="auto" w:line="259" w:before="0" w:after="0"/>
        <w:jc w:val="both"/>
        <w:rPr>
          <w:rFonts w:ascii="Aptos" w:hAnsi="Aptos" w:eastAsia="Aptos" w:cs="Aptos"/>
          <w:color w:val="0F4761" w:themeColor="accent1" w:themeShade="bf"/>
          <w:sz w:val="28"/>
          <w:szCs w:val="28"/>
          <w:lang w:val="en-IN"/>
        </w:rPr>
      </w:pPr>
      <w:r>
        <w:rPr>
          <w:rFonts w:eastAsia="Aptos" w:cs="Aptos"/>
          <w:color w:val="0F4761" w:themeColor="accent1" w:themeShade="bf"/>
          <w:sz w:val="28"/>
          <w:szCs w:val="28"/>
          <w:lang w:val="en-IN"/>
        </w:rPr>
      </w:r>
    </w:p>
    <w:p>
      <w:pPr>
        <w:pStyle w:val="Normal"/>
        <w:widowControl/>
        <w:spacing w:lineRule="auto" w:line="259" w:before="0" w:after="0"/>
        <w:jc w:val="both"/>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2.Ubuntu OS Update Version</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Update Ubuntu:</w:t>
      </w:r>
    </w:p>
    <w:p>
      <w:pPr>
        <w:pStyle w:val="ListParagraph"/>
        <w:widowControl/>
        <w:numPr>
          <w:ilvl w:val="0"/>
          <w:numId w:val="91"/>
        </w:numPr>
        <w:spacing w:lineRule="auto" w:line="259" w:before="240" w:after="240"/>
        <w:contextualSpacing/>
        <w:rPr>
          <w:rFonts w:ascii="Aptos" w:hAnsi="Aptos" w:eastAsia="Aptos" w:cs="Aptos"/>
          <w:color w:val="000000" w:themeColor="text1"/>
        </w:rPr>
      </w:pPr>
      <w:r>
        <w:rPr>
          <w:rFonts w:eastAsia="Aptos" w:cs="Aptos"/>
          <w:color w:val="000000" w:themeColor="text1"/>
          <w:lang w:val="en-IN"/>
        </w:rPr>
        <w:t xml:space="preserve">Now update the ubuntu by using </w:t>
      </w:r>
      <w:r>
        <w:rPr>
          <w:rFonts w:eastAsia="Aptos" w:cs="Aptos"/>
          <w:b/>
          <w:bCs/>
          <w:color w:val="000000" w:themeColor="text1"/>
          <w:lang w:val="en-IN"/>
        </w:rPr>
        <w:t xml:space="preserve">apt update </w:t>
      </w:r>
      <w:r>
        <w:rPr>
          <w:rFonts w:eastAsia="Aptos" w:cs="Aptos"/>
          <w:color w:val="000000" w:themeColor="text1"/>
          <w:lang w:val="en-IN"/>
        </w:rPr>
        <w:t xml:space="preserve">and </w:t>
      </w:r>
      <w:r>
        <w:rPr>
          <w:rFonts w:eastAsia="Aptos" w:cs="Aptos"/>
          <w:b/>
          <w:bCs/>
          <w:color w:val="000000" w:themeColor="text1"/>
          <w:lang w:val="en-IN"/>
        </w:rPr>
        <w:t xml:space="preserve">apt upgrade –y </w:t>
      </w:r>
      <w:r>
        <w:rPr>
          <w:rFonts w:eastAsia="Aptos" w:cs="Aptos"/>
          <w:color w:val="000000" w:themeColor="text1"/>
        </w:rPr>
        <w:t>commands</w:t>
      </w:r>
      <w:r>
        <w:rPr>
          <w:rFonts w:eastAsia="Aptos" w:cs="Aptos"/>
          <w:b/>
          <w:bCs/>
          <w:color w:val="000000" w:themeColor="text1"/>
        </w:rPr>
        <w:t xml:space="preserve"> </w:t>
      </w:r>
      <w:r>
        <w:rPr>
          <w:rFonts w:eastAsia="Aptos" w:cs="Aptos"/>
          <w:color w:val="000000" w:themeColor="text1"/>
        </w:rPr>
        <w:t xml:space="preserve">with </w:t>
      </w:r>
      <w:r>
        <w:rPr>
          <w:rFonts w:eastAsia="Aptos" w:cs="Aptos"/>
          <w:b/>
          <w:bCs/>
          <w:color w:val="000000" w:themeColor="text1"/>
        </w:rPr>
        <w:t>sudo</w:t>
      </w:r>
      <w:r>
        <w:rPr>
          <w:rFonts w:eastAsia="Aptos" w:cs="Aptos"/>
          <w:color w:val="000000" w:themeColor="text1"/>
        </w:rPr>
        <w:t xml:space="preserve">   privileges.      </w:t>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3.Supported AV Engine Tools</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Install and update AV tools:</w:t>
      </w:r>
    </w:p>
    <w:p>
      <w:pPr>
        <w:pStyle w:val="ListParagraph"/>
        <w:widowControl/>
        <w:numPr>
          <w:ilvl w:val="1"/>
          <w:numId w:val="90"/>
        </w:numPr>
        <w:spacing w:lineRule="auto" w:line="259" w:before="240" w:after="240"/>
        <w:contextualSpacing/>
        <w:rPr>
          <w:rFonts w:ascii="Aptos" w:hAnsi="Aptos" w:eastAsia="Aptos" w:cs="Aptos"/>
          <w:color w:val="0F4761" w:themeColor="accent1" w:themeShade="bf"/>
          <w:sz w:val="28"/>
          <w:szCs w:val="28"/>
        </w:rPr>
      </w:pPr>
      <w:r>
        <w:rPr>
          <w:rFonts w:eastAsia="Aptos" w:cs="Aptos"/>
          <w:color w:val="000000" w:themeColor="text1"/>
          <w:lang w:val="en-IN"/>
        </w:rPr>
        <w:t xml:space="preserve">Now install and update the AV tools by using </w:t>
      </w:r>
      <w:r>
        <w:rPr>
          <w:rFonts w:eastAsia="Aptos" w:cs="Aptos"/>
          <w:b/>
          <w:bCs/>
          <w:color w:val="000000" w:themeColor="text1"/>
          <w:lang w:val="en-IN"/>
        </w:rPr>
        <w:t xml:space="preserve">apt install clamav rkhunter chkrootkit, freshclam, rkhunter --update </w:t>
      </w:r>
      <w:r>
        <w:rPr>
          <w:rFonts w:eastAsia="Aptos" w:cs="Aptos"/>
          <w:color w:val="000000" w:themeColor="text1"/>
          <w:lang w:val="en-IN"/>
        </w:rPr>
        <w:t xml:space="preserve">and </w:t>
      </w:r>
      <w:r>
        <w:rPr>
          <w:rFonts w:eastAsia="Aptos" w:cs="Aptos"/>
          <w:b/>
          <w:bCs/>
          <w:color w:val="000000" w:themeColor="text1"/>
          <w:lang w:val="en-IN"/>
        </w:rPr>
        <w:t xml:space="preserve">chkrootkit -q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rPr>
        <w:t>privileges.</w:t>
      </w:r>
    </w:p>
    <w:p>
      <w:pPr>
        <w:pStyle w:val="Normal"/>
        <w:widowControl/>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4.Ubuntu Firewall Version (ufw)</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Enable Ubuntu Firewall:</w:t>
      </w:r>
    </w:p>
    <w:p>
      <w:pPr>
        <w:pStyle w:val="ListParagraph"/>
        <w:widowControl/>
        <w:numPr>
          <w:ilvl w:val="0"/>
          <w:numId w:val="19"/>
        </w:numPr>
        <w:spacing w:lineRule="auto" w:line="259" w:before="240" w:after="240"/>
        <w:contextualSpacing/>
        <w:rPr>
          <w:rFonts w:ascii="Aptos" w:hAnsi="Aptos" w:eastAsia="Aptos" w:cs="Aptos"/>
          <w:color w:val="0F4761" w:themeColor="accent1" w:themeShade="bf"/>
          <w:sz w:val="28"/>
          <w:szCs w:val="28"/>
        </w:rPr>
      </w:pPr>
      <w:r>
        <w:rPr>
          <w:rFonts w:eastAsia="Aptos" w:cs="Aptos"/>
          <w:color w:val="000000" w:themeColor="text1"/>
          <w:lang w:val="en-IN"/>
        </w:rPr>
        <w:t xml:space="preserve">Now install and enable the Firewall version using </w:t>
      </w:r>
      <w:r>
        <w:rPr>
          <w:rFonts w:eastAsia="Aptos" w:cs="Aptos"/>
          <w:b/>
          <w:bCs/>
          <w:color w:val="000000" w:themeColor="text1"/>
          <w:lang w:val="en-IN"/>
        </w:rPr>
        <w:t>apt install ufw, ufw enable</w:t>
      </w:r>
      <w:r>
        <w:rPr>
          <w:rFonts w:eastAsia="Aptos" w:cs="Aptos"/>
          <w:color w:val="000000" w:themeColor="text1"/>
          <w:lang w:val="en-IN"/>
        </w:rPr>
        <w:t xml:space="preserve"> and </w:t>
      </w:r>
      <w:r>
        <w:rPr>
          <w:rFonts w:eastAsia="Aptos" w:cs="Aptos"/>
          <w:b/>
          <w:bCs/>
          <w:color w:val="000000" w:themeColor="text1"/>
          <w:lang w:val="en-IN"/>
        </w:rPr>
        <w:t xml:space="preserve">ufw status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rPr>
        <w:t>privileges.</w:t>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5.User Account</w:t>
      </w:r>
    </w:p>
    <w:p>
      <w:pPr>
        <w:pStyle w:val="ListParagraph"/>
        <w:widowControl/>
        <w:numPr>
          <w:ilvl w:val="1"/>
          <w:numId w:val="89"/>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 xml:space="preserve">Verify user accounts: Now verify user accounts by using </w:t>
      </w:r>
      <w:r>
        <w:rPr>
          <w:rFonts w:eastAsia="Aptos" w:cs="Aptos"/>
          <w:b/>
          <w:bCs/>
          <w:color w:val="000000" w:themeColor="text1"/>
          <w:lang w:val="en-IN"/>
        </w:rPr>
        <w:t xml:space="preserve">cut -d: -f1 /etc/passwd </w:t>
      </w:r>
      <w:r>
        <w:rPr>
          <w:rFonts w:eastAsia="Aptos" w:cs="Aptos"/>
          <w:color w:val="000000" w:themeColor="text1"/>
          <w:lang w:val="en-IN"/>
        </w:rPr>
        <w:t>command.</w:t>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6.OverlayFS</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Install and enable OverlayFS:</w:t>
      </w:r>
    </w:p>
    <w:p>
      <w:pPr>
        <w:pStyle w:val="ListParagraph"/>
        <w:widowControl/>
        <w:numPr>
          <w:ilvl w:val="1"/>
          <w:numId w:val="88"/>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 xml:space="preserve">Now install the overlayFS by using </w:t>
      </w:r>
      <w:r>
        <w:rPr>
          <w:rFonts w:eastAsia="Aptos" w:cs="Aptos"/>
          <w:b/>
          <w:bCs/>
          <w:color w:val="000000" w:themeColor="text1"/>
          <w:lang w:val="en-IN"/>
        </w:rPr>
        <w:t xml:space="preserve">apt install overlayroot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rPr>
        <w:t>privileges.</w:t>
      </w:r>
    </w:p>
    <w:p>
      <w:pPr>
        <w:pStyle w:val="Normal"/>
        <w:widowControl/>
        <w:spacing w:lineRule="auto" w:line="259" w:before="240" w:after="240"/>
        <w:jc w:val="both"/>
        <w:rPr>
          <w:rFonts w:ascii="Aptos" w:hAnsi="Aptos" w:eastAsia="Aptos" w:cs="Aptos"/>
          <w:color w:val="000000" w:themeColor="text1"/>
        </w:rPr>
      </w:pPr>
      <w:r>
        <w:rPr>
          <w:rFonts w:eastAsia="Aptos" w:cs="Aptos"/>
          <w:color w:val="000000" w:themeColor="text1"/>
        </w:rPr>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7.Keyboard Filter Purpose (XKB and Xmodmap)</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Install and enable XKB and Xmodmap:</w:t>
      </w:r>
    </w:p>
    <w:p>
      <w:pPr>
        <w:pStyle w:val="ListParagraph"/>
        <w:widowControl/>
        <w:numPr>
          <w:ilvl w:val="1"/>
          <w:numId w:val="87"/>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 xml:space="preserve">Now Install and enable the keyboard filter package by using </w:t>
      </w:r>
      <w:r>
        <w:rPr>
          <w:rFonts w:eastAsia="Aptos" w:cs="Aptos"/>
          <w:b/>
          <w:bCs/>
          <w:color w:val="000000" w:themeColor="text1"/>
          <w:lang w:val="en-IN"/>
        </w:rPr>
        <w:t xml:space="preserve">apt install xkb-data </w:t>
      </w:r>
      <w:r>
        <w:rPr>
          <w:rFonts w:eastAsia="Aptos" w:cs="Aptos"/>
          <w:color w:val="000000" w:themeColor="text1"/>
          <w:lang w:val="en-IN"/>
        </w:rPr>
        <w:t xml:space="preserve">and </w:t>
      </w:r>
      <w:r>
        <w:rPr>
          <w:rFonts w:eastAsia="Aptos" w:cs="Aptos"/>
          <w:b/>
          <w:bCs/>
          <w:color w:val="000000" w:themeColor="text1"/>
          <w:lang w:val="en-IN"/>
        </w:rPr>
        <w:t xml:space="preserve">xmodmap -e "keycode 66 = NoSymbol"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rPr>
        <w:t>privileges.</w:t>
      </w:r>
    </w:p>
    <w:p>
      <w:pPr>
        <w:pStyle w:val="Normal"/>
        <w:keepNext w:val="true"/>
        <w:keepLines/>
        <w:rPr>
          <w:rFonts w:ascii="Aptos Display" w:hAnsi="Aptos Display" w:eastAsia="Aptos" w:cs="Aptos" w:asciiTheme="majorHAnsi" w:hAnsiTheme="majorHAnsi"/>
          <w:color w:val="0F4761" w:themeColor="accent1" w:themeShade="bf"/>
          <w:sz w:val="28"/>
          <w:szCs w:val="28"/>
        </w:rPr>
      </w:pPr>
      <w:r>
        <w:rPr>
          <w:rFonts w:ascii="Aptos Display" w:hAnsi="Aptos Display" w:asciiTheme="majorHAnsi" w:hAnsiTheme="majorHAnsi"/>
          <w:color w:val="0F4761" w:themeColor="accent1" w:themeShade="bf"/>
          <w:sz w:val="28"/>
          <w:szCs w:val="28"/>
          <w:lang w:val="en-IN"/>
        </w:rPr>
        <w:t>8.USB Disk Protection (Udev Rules, USBGuard)</w:t>
      </w:r>
    </w:p>
    <w:p>
      <w:pPr>
        <w:pStyle w:val="Normal"/>
        <w:widowControl/>
        <w:spacing w:lineRule="auto" w:line="259" w:before="240" w:after="240"/>
        <w:ind w:left="480" w:hanging="0"/>
        <w:jc w:val="both"/>
        <w:rPr>
          <w:rFonts w:ascii="Aptos" w:hAnsi="Aptos" w:eastAsia="Aptos" w:cs="Aptos"/>
          <w:color w:val="000000" w:themeColor="text1"/>
        </w:rPr>
      </w:pPr>
      <w:r>
        <w:rPr>
          <w:rFonts w:eastAsia="Aptos" w:cs="Aptos"/>
          <w:color w:val="000000" w:themeColor="text1"/>
          <w:lang w:val="en-IN"/>
        </w:rPr>
        <w:t>Install and configure USBGuard:</w:t>
      </w:r>
    </w:p>
    <w:p>
      <w:pPr>
        <w:pStyle w:val="ListParagraph"/>
        <w:widowControl/>
        <w:numPr>
          <w:ilvl w:val="1"/>
          <w:numId w:val="86"/>
        </w:numPr>
        <w:spacing w:lineRule="auto" w:line="259" w:before="240" w:after="24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Now install and configure the usbguard package by using </w:t>
      </w:r>
      <w:r>
        <w:rPr>
          <w:rFonts w:eastAsia="Aptos" w:cs="Aptos"/>
          <w:b/>
          <w:bCs/>
          <w:color w:val="000000" w:themeColor="text1"/>
          <w:lang w:val="en-IN"/>
        </w:rPr>
        <w:t xml:space="preserve">apt install usbguard, usbguard generate-policy &gt; /etc/usbguard/rules.conf, sudo systemctl start usbguard </w:t>
      </w:r>
      <w:r>
        <w:rPr>
          <w:rFonts w:eastAsia="Aptos" w:cs="Aptos"/>
          <w:color w:val="000000" w:themeColor="text1"/>
          <w:lang w:val="en-IN"/>
        </w:rPr>
        <w:t xml:space="preserve">and </w:t>
      </w:r>
      <w:r>
        <w:rPr>
          <w:rFonts w:eastAsia="Aptos" w:cs="Aptos"/>
          <w:b/>
          <w:bCs/>
          <w:color w:val="000000" w:themeColor="text1"/>
          <w:lang w:val="en-IN"/>
        </w:rPr>
        <w:t xml:space="preserve">systemctl enable usbguard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rPr>
        <w:t>privileges.</w:t>
      </w:r>
    </w:p>
    <w:p>
      <w:pPr>
        <w:pStyle w:val="Normal"/>
        <w:widowControl/>
        <w:spacing w:lineRule="auto" w:line="259" w:before="0" w:after="0"/>
        <w:jc w:val="both"/>
        <w:rPr>
          <w:color w:val="0F4761" w:themeColor="accent1" w:themeShade="bf"/>
          <w:sz w:val="28"/>
          <w:szCs w:val="28"/>
        </w:rPr>
      </w:pPr>
      <w:r>
        <w:rPr>
          <w:color w:val="0F4761" w:themeColor="accent1" w:themeShade="bf"/>
          <w:sz w:val="28"/>
          <w:szCs w:val="28"/>
          <w:lang w:val="en-IN"/>
        </w:rPr>
        <w:t>9.External Device Information (Udev Rules, AppArmor, SELinux)</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Install and configure Udev rules, AppArmor, and SELinux:</w:t>
      </w:r>
    </w:p>
    <w:p>
      <w:pPr>
        <w:pStyle w:val="Normal"/>
        <w:widowControl/>
        <w:numPr>
          <w:ilvl w:val="1"/>
          <w:numId w:val="85"/>
        </w:numPr>
        <w:spacing w:lineRule="auto" w:line="259" w:before="240" w:after="240"/>
        <w:rPr>
          <w:rFonts w:ascii="Aptos" w:hAnsi="Aptos" w:eastAsia="Aptos" w:cs="Aptos"/>
          <w:color w:val="000000" w:themeColor="text1"/>
        </w:rPr>
      </w:pPr>
      <w:r>
        <w:rPr>
          <w:rFonts w:eastAsia="Aptos" w:cs="Aptos"/>
          <w:color w:val="000000" w:themeColor="text1"/>
          <w:lang w:val="en-IN"/>
        </w:rPr>
        <w:t xml:space="preserve">Now install and configure udev Rules by using </w:t>
      </w:r>
      <w:r>
        <w:rPr>
          <w:rFonts w:eastAsia="Aptos" w:cs="Aptos"/>
          <w:b/>
          <w:bCs/>
          <w:color w:val="000000" w:themeColor="text1"/>
          <w:lang w:val="en-IN"/>
        </w:rPr>
        <w:t xml:space="preserve">apt install apparmor apparmor-utils selinux-utils, apt install policycoreutils selinux-basics selinux-policy-default auditd, selinux-activate, systemctl start apparmor </w:t>
      </w:r>
      <w:r>
        <w:rPr>
          <w:rFonts w:eastAsia="Aptos" w:cs="Aptos"/>
          <w:color w:val="000000" w:themeColor="text1"/>
          <w:lang w:val="en-IN"/>
        </w:rPr>
        <w:t xml:space="preserve">and </w:t>
      </w:r>
      <w:r>
        <w:rPr/>
        <w:br/>
      </w:r>
      <w:r>
        <w:rPr>
          <w:rFonts w:eastAsia="Aptos" w:cs="Aptos"/>
          <w:b/>
          <w:bCs/>
          <w:color w:val="000000" w:themeColor="text1"/>
          <w:lang w:val="en-IN"/>
        </w:rPr>
        <w:t xml:space="preserve">systemctl enable apparmor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rPr>
        <w:t>privileges.</w:t>
      </w:r>
    </w:p>
    <w:p>
      <w:pPr>
        <w:pStyle w:val="Normal"/>
        <w:widowControl/>
        <w:spacing w:lineRule="auto" w:line="259" w:before="240" w:after="240"/>
        <w:jc w:val="both"/>
        <w:rPr>
          <w:rFonts w:ascii="Aptos" w:hAnsi="Aptos" w:eastAsia="Aptos" w:cs="Aptos"/>
          <w:color w:val="000000" w:themeColor="text1"/>
          <w:lang w:val="en-IN"/>
        </w:rPr>
      </w:pPr>
      <w:r>
        <w:rPr>
          <w:rFonts w:eastAsia="Aptos" w:cs="Aptos"/>
          <w:color w:val="000000" w:themeColor="text1"/>
          <w:lang w:val="en-IN"/>
        </w:rPr>
        <w:t>The steps and CLI commands to implement key security functions in Ubuntu 22.04 LTS as follows below:</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 User and Group Management</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Adding a New User with Sudo Privileges</w:t>
      </w:r>
    </w:p>
    <w:p>
      <w:pPr>
        <w:pStyle w:val="ListParagraph"/>
        <w:widowControl/>
        <w:numPr>
          <w:ilvl w:val="0"/>
          <w:numId w:val="81"/>
        </w:numPr>
        <w:spacing w:lineRule="auto" w:line="259" w:before="120" w:after="160"/>
        <w:contextualSpacing/>
        <w:rPr>
          <w:rFonts w:ascii="Aptos" w:hAnsi="Aptos" w:eastAsia="Aptos" w:cs="Aptos"/>
          <w:b/>
          <w:b/>
          <w:bCs/>
          <w:color w:val="000000" w:themeColor="text1"/>
          <w:lang w:val="en-IN"/>
        </w:rPr>
      </w:pPr>
      <w:r>
        <w:rPr>
          <w:rFonts w:ascii="Aptos" w:hAnsi="Aptos" w:cs="Aptos" w:eastAsia="Aptos"/>
          <w:color w:val="000000" w:themeColor="text1"/>
          <w:lang w:val="en-IN"/>
        </w:rPr>
        <w:t xml:space="preserve">   </w:t>
      </w:r>
      <w:r>
        <w:rPr>
          <w:rFonts w:eastAsia="Aptos" w:cs="Aptos"/>
          <w:color w:val="000000" w:themeColor="text1"/>
          <w:lang w:val="en-IN"/>
        </w:rPr>
        <w:t xml:space="preserve">Now add a new user by using </w:t>
      </w:r>
      <w:r>
        <w:rPr>
          <w:rFonts w:eastAsia="Aptos" w:cs="Aptos"/>
          <w:b/>
          <w:bCs/>
          <w:color w:val="000000" w:themeColor="text1"/>
          <w:lang w:val="en-IN"/>
        </w:rPr>
        <w:t xml:space="preserve">adduser newuser </w:t>
      </w:r>
      <w:r>
        <w:rPr>
          <w:rFonts w:eastAsia="Aptos" w:cs="Aptos"/>
          <w:color w:val="000000" w:themeColor="text1"/>
          <w:lang w:val="en-IN"/>
        </w:rPr>
        <w:t xml:space="preserve">and </w:t>
      </w:r>
      <w:r>
        <w:rPr>
          <w:rFonts w:eastAsia="Aptos" w:cs="Aptos"/>
          <w:b/>
          <w:bCs/>
          <w:color w:val="000000" w:themeColor="text1"/>
          <w:lang w:val="en-IN"/>
        </w:rPr>
        <w:t xml:space="preserve">usermod -aG sudo newuser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ListParagraph"/>
        <w:widowControl/>
        <w:spacing w:lineRule="auto" w:line="259" w:before="120" w:after="160"/>
        <w:contextualSpacing/>
        <w:rPr>
          <w:rFonts w:ascii="Aptos" w:hAnsi="Aptos" w:eastAsia="Aptos" w:cs="Aptos"/>
          <w:b/>
          <w:b/>
          <w:bCs/>
          <w:color w:val="000000" w:themeColor="text1"/>
          <w:lang w:val="en-IN"/>
        </w:rPr>
      </w:pPr>
      <w:r>
        <w:rPr>
          <w:rFonts w:eastAsia="Aptos" w:cs="Aptos"/>
          <w:b/>
          <w:bCs/>
          <w:color w:val="000000" w:themeColor="text1"/>
          <w:lang w:val="en-IN"/>
        </w:rPr>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 Configuring Firewall (UFW - Uncomplicated Firewall)</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Enabling UFW and Setting Default Policies</w:t>
      </w:r>
    </w:p>
    <w:p>
      <w:pPr>
        <w:pStyle w:val="ListParagraph"/>
        <w:widowControl/>
        <w:numPr>
          <w:ilvl w:val="0"/>
          <w:numId w:val="80"/>
        </w:numPr>
        <w:spacing w:lineRule="auto" w:line="259" w:before="120" w:after="160"/>
        <w:contextualSpacing/>
        <w:rPr>
          <w:rFonts w:ascii="Aptos" w:hAnsi="Aptos" w:eastAsia="Aptos" w:cs="Aptos"/>
          <w:b/>
          <w:b/>
          <w:bCs/>
          <w:color w:val="000000" w:themeColor="text1"/>
          <w:lang w:val="en-IN"/>
        </w:rPr>
      </w:pPr>
      <w:r>
        <w:rPr>
          <w:rFonts w:eastAsia="Aptos" w:cs="Aptos"/>
          <w:color w:val="000000" w:themeColor="text1"/>
        </w:rPr>
        <w:t xml:space="preserve">Now install and configure Firewall service by using </w:t>
      </w:r>
      <w:r>
        <w:rPr>
          <w:rFonts w:eastAsia="Aptos" w:cs="Aptos"/>
          <w:b/>
          <w:bCs/>
          <w:color w:val="000000" w:themeColor="text1"/>
          <w:lang w:val="en-IN"/>
        </w:rPr>
        <w:t xml:space="preserve">apt install ufw, ufw default deny incoming, ufw default allow outgoing </w:t>
      </w:r>
      <w:r>
        <w:rPr>
          <w:rFonts w:eastAsia="Aptos" w:cs="Aptos"/>
          <w:color w:val="000000" w:themeColor="text1"/>
          <w:lang w:val="en-IN"/>
        </w:rPr>
        <w:t xml:space="preserve">and </w:t>
      </w:r>
      <w:r>
        <w:rPr>
          <w:rFonts w:eastAsia="Aptos" w:cs="Aptos"/>
          <w:b/>
          <w:bCs/>
          <w:color w:val="000000" w:themeColor="text1"/>
          <w:lang w:val="en-IN"/>
        </w:rPr>
        <w:t xml:space="preserve">ufw enable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pacing w:lineRule="auto" w:line="259" w:before="0" w:after="0"/>
        <w:jc w:val="both"/>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 Securing SSH</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Changing the Default SSH Port and Disabling Root Login</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ascii="Aptos" w:hAnsi="Aptos" w:cs="Aptos" w:eastAsia="Aptos"/>
          <w:color w:val="000000" w:themeColor="text1"/>
          <w:lang w:val="en-IN"/>
        </w:rPr>
        <w:t xml:space="preserve"> </w:t>
      </w:r>
      <w:r>
        <w:rPr>
          <w:rFonts w:eastAsia="Aptos" w:cs="Aptos"/>
          <w:color w:val="000000" w:themeColor="text1"/>
          <w:lang w:val="en-IN"/>
        </w:rPr>
        <w:t>Edit the SSH configuration file:</w:t>
      </w:r>
    </w:p>
    <w:p>
      <w:pPr>
        <w:pStyle w:val="ListParagraph"/>
        <w:widowControl/>
        <w:numPr>
          <w:ilvl w:val="0"/>
          <w:numId w:val="79"/>
        </w:numPr>
        <w:spacing w:lineRule="auto" w:line="259" w:before="240" w:after="240"/>
        <w:contextualSpacing/>
        <w:jc w:val="both"/>
        <w:rPr>
          <w:rFonts w:ascii="Aptos" w:hAnsi="Aptos" w:eastAsia="Aptos" w:cs="Aptos"/>
          <w:color w:val="000000" w:themeColor="text1"/>
        </w:rPr>
      </w:pPr>
      <w:r>
        <w:rPr>
          <w:rFonts w:eastAsia="Aptos" w:cs="Aptos"/>
          <w:color w:val="000000" w:themeColor="text1"/>
          <w:lang w:val="en-IN"/>
        </w:rPr>
        <w:t xml:space="preserve">Now open the file </w:t>
      </w:r>
      <w:r>
        <w:rPr>
          <w:rFonts w:eastAsia="Aptos" w:cs="Aptos"/>
          <w:b/>
          <w:bCs/>
          <w:color w:val="000000" w:themeColor="text1"/>
          <w:lang w:val="en-IN"/>
        </w:rPr>
        <w:t xml:space="preserve">/etc/ssh/sshd_config </w:t>
      </w:r>
      <w:r>
        <w:rPr>
          <w:rFonts w:eastAsia="Aptos" w:cs="Aptos"/>
          <w:color w:val="000000" w:themeColor="text1"/>
          <w:lang w:val="en-IN"/>
        </w:rPr>
        <w:t xml:space="preserve">in </w:t>
      </w:r>
      <w:r>
        <w:rPr>
          <w:rFonts w:eastAsia="Aptos" w:cs="Aptos"/>
          <w:b/>
          <w:bCs/>
          <w:color w:val="000000" w:themeColor="text1"/>
          <w:lang w:val="en-IN"/>
        </w:rPr>
        <w:t xml:space="preserve">nano/vim </w:t>
      </w:r>
      <w:r>
        <w:rPr>
          <w:rFonts w:eastAsia="Aptos" w:cs="Aptos"/>
          <w:color w:val="000000" w:themeColor="text1"/>
          <w:lang w:val="en-IN"/>
        </w:rPr>
        <w:t xml:space="preserve">Editor tool with </w:t>
      </w:r>
      <w:r>
        <w:rPr>
          <w:rFonts w:eastAsia="Aptos" w:cs="Aptos"/>
          <w:b/>
          <w:bCs/>
          <w:color w:val="000000" w:themeColor="text1"/>
          <w:lang w:val="en-IN"/>
        </w:rPr>
        <w:t xml:space="preserve">sudo  </w:t>
      </w:r>
      <w:r>
        <w:rPr>
          <w:rFonts w:eastAsia="Aptos" w:cs="Aptos"/>
          <w:color w:val="000000" w:themeColor="text1"/>
          <w:lang w:val="en-IN"/>
        </w:rPr>
        <w:t>privileges.   Change the following lines:</w:t>
      </w:r>
    </w:p>
    <w:p>
      <w:pPr>
        <w:pStyle w:val="Normal"/>
        <w:widowControl/>
        <w:spacing w:lineRule="auto" w:line="259" w:before="0" w:after="0"/>
        <w:jc w:val="both"/>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Port 2222</w:t>
      </w:r>
      <w:r>
        <w:rPr/>
        <w:br/>
      </w:r>
      <w:r>
        <w:rPr>
          <w:rFonts w:eastAsia="Aptos" w:cs="Aptos"/>
          <w:color w:val="000000" w:themeColor="text1"/>
        </w:rPr>
        <w:t xml:space="preserve">                           </w:t>
      </w:r>
      <w:r>
        <w:rPr>
          <w:rFonts w:eastAsia="Aptos" w:cs="Aptos"/>
          <w:b/>
          <w:bCs/>
          <w:color w:val="000000" w:themeColor="text1"/>
          <w:lang w:val="en-IN"/>
        </w:rPr>
        <w:t>PermitRootLogin no</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Restart the SSH service:</w:t>
      </w:r>
    </w:p>
    <w:p>
      <w:pPr>
        <w:pStyle w:val="ListParagraph"/>
        <w:widowControl/>
        <w:numPr>
          <w:ilvl w:val="0"/>
          <w:numId w:val="78"/>
        </w:numPr>
        <w:spacing w:lineRule="auto" w:line="259" w:before="240" w:after="240"/>
        <w:contextualSpacing/>
        <w:jc w:val="both"/>
        <w:rPr/>
      </w:pPr>
      <w:r>
        <w:rPr>
          <w:rFonts w:eastAsia="Aptos" w:cs="Aptos"/>
          <w:color w:val="000000" w:themeColor="text1"/>
          <w:lang w:val="en-IN"/>
        </w:rPr>
        <w:t xml:space="preserve">Now restart the SSH service by using </w:t>
      </w:r>
      <w:r>
        <w:rPr>
          <w:rFonts w:eastAsia="Aptos" w:cs="Aptos"/>
          <w:b/>
          <w:bCs/>
          <w:color w:val="000000" w:themeColor="text1"/>
          <w:lang w:val="en-IN"/>
        </w:rPr>
        <w:t>sudo systemctl restart ssh</w:t>
      </w:r>
      <w:r>
        <w:rPr>
          <w:rFonts w:eastAsia="Aptos" w:cs="Aptos"/>
          <w:color w:val="000000" w:themeColor="text1"/>
          <w:lang w:val="en-IN"/>
        </w:rPr>
        <w:t xml:space="preserve"> command</w:t>
      </w:r>
    </w:p>
    <w:p>
      <w:pPr>
        <w:pStyle w:val="Normal"/>
        <w:widowControl/>
        <w:spacing w:lineRule="auto" w:line="259" w:before="240" w:after="240"/>
        <w:jc w:val="both"/>
        <w:rPr>
          <w:rFonts w:ascii="Aptos" w:hAnsi="Aptos" w:eastAsia="Aptos" w:cs="Aptos"/>
          <w:color w:val="0F4761" w:themeColor="accent1" w:themeShade="bf"/>
          <w:sz w:val="28"/>
          <w:szCs w:val="28"/>
        </w:rPr>
      </w:pPr>
      <w:r>
        <w:rPr>
          <w:color w:val="0F4761" w:themeColor="accent1" w:themeShade="bf"/>
          <w:sz w:val="28"/>
          <w:szCs w:val="28"/>
        </w:rPr>
        <w:t>4.</w:t>
      </w:r>
      <w:r>
        <w:rPr>
          <w:rFonts w:eastAsia="Aptos" w:cs="Aptos"/>
          <w:color w:val="0F4761" w:themeColor="accent1" w:themeShade="bf"/>
          <w:sz w:val="28"/>
          <w:szCs w:val="28"/>
          <w:lang w:val="en-IN"/>
        </w:rPr>
        <w:t>Enabling Automatic Security Updates</w:t>
      </w:r>
    </w:p>
    <w:p>
      <w:pPr>
        <w:pStyle w:val="ListParagraph"/>
        <w:widowControl/>
        <w:numPr>
          <w:ilvl w:val="0"/>
          <w:numId w:val="77"/>
        </w:numPr>
        <w:spacing w:lineRule="auto" w:line="259" w:before="240" w:after="240"/>
        <w:contextualSpacing/>
        <w:rPr>
          <w:rFonts w:ascii="Aptos" w:hAnsi="Aptos" w:eastAsia="Aptos" w:cs="Aptos"/>
          <w:color w:val="000000" w:themeColor="text1"/>
          <w:lang w:val="en-IN"/>
        </w:rPr>
      </w:pPr>
      <w:r>
        <w:rPr>
          <w:rFonts w:ascii="Aptos" w:hAnsi="Aptos" w:cs="Aptos" w:eastAsia="Aptos"/>
          <w:color w:val="0F4761" w:themeColor="accent1" w:themeShade="bf"/>
          <w:sz w:val="28"/>
          <w:szCs w:val="28"/>
          <w:lang w:val="en-IN"/>
        </w:rPr>
        <w:t xml:space="preserve">  </w:t>
      </w:r>
      <w:r>
        <w:rPr>
          <w:rFonts w:eastAsia="Aptos" w:cs="Aptos"/>
          <w:color w:val="000000" w:themeColor="text1"/>
          <w:lang w:val="en-IN"/>
        </w:rPr>
        <w:t xml:space="preserve">Now Enable the automatic Security updates by using </w:t>
      </w:r>
      <w:r>
        <w:rPr>
          <w:rFonts w:eastAsia="Aptos" w:cs="Aptos"/>
          <w:b/>
          <w:bCs/>
          <w:color w:val="000000" w:themeColor="text1"/>
          <w:lang w:val="en-IN"/>
        </w:rPr>
        <w:t xml:space="preserve">apt install unattended-upgrades </w:t>
      </w:r>
      <w:r>
        <w:rPr>
          <w:rFonts w:eastAsia="Aptos" w:cs="Aptos"/>
          <w:color w:val="000000" w:themeColor="text1"/>
          <w:lang w:val="en-IN"/>
        </w:rPr>
        <w:t xml:space="preserve">and </w:t>
      </w:r>
      <w:r>
        <w:rPr>
          <w:rFonts w:eastAsia="Aptos" w:cs="Aptos"/>
          <w:b/>
          <w:bCs/>
          <w:color w:val="000000" w:themeColor="text1"/>
          <w:lang w:val="en-IN"/>
        </w:rPr>
        <w:t xml:space="preserve">dpkg-reconfigure --priority=low unattended-upgrades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5. Implementing PAM (Pluggable Authentication Modules)</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Configuring PAM for Enhanced Security</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Edit the PAM configuration file:</w:t>
      </w:r>
    </w:p>
    <w:p>
      <w:pPr>
        <w:pStyle w:val="ListParagraph"/>
        <w:widowControl/>
        <w:numPr>
          <w:ilvl w:val="0"/>
          <w:numId w:val="76"/>
        </w:numPr>
        <w:spacing w:lineRule="auto" w:line="259" w:before="240" w:after="240"/>
        <w:contextualSpacing/>
        <w:jc w:val="both"/>
        <w:rPr>
          <w:rFonts w:ascii="Aptos" w:hAnsi="Aptos" w:eastAsia="Aptos" w:cs="Aptos"/>
          <w:color w:val="000000" w:themeColor="text1"/>
          <w:lang w:val="en-IN"/>
        </w:rPr>
      </w:pPr>
      <w:r>
        <w:rPr>
          <w:rFonts w:eastAsia="Aptos" w:cs="Aptos"/>
          <w:color w:val="000000" w:themeColor="text1"/>
          <w:lang w:val="en-IN"/>
        </w:rPr>
        <w:t xml:space="preserve">Now open the file </w:t>
      </w:r>
      <w:r>
        <w:rPr>
          <w:rFonts w:eastAsia="Aptos" w:cs="Aptos"/>
          <w:b/>
          <w:bCs/>
          <w:color w:val="000000" w:themeColor="text1"/>
          <w:lang w:val="en-IN"/>
        </w:rPr>
        <w:t xml:space="preserve">/etc/pam.d/common-auth </w:t>
      </w:r>
      <w:r>
        <w:rPr>
          <w:rFonts w:eastAsia="Aptos" w:cs="Aptos"/>
          <w:color w:val="000000" w:themeColor="text1"/>
          <w:lang w:val="en-IN"/>
        </w:rPr>
        <w:t>in</w:t>
      </w:r>
      <w:r>
        <w:rPr>
          <w:rFonts w:eastAsia="Aptos" w:cs="Aptos"/>
          <w:b/>
          <w:bCs/>
          <w:color w:val="000000" w:themeColor="text1"/>
          <w:lang w:val="en-IN"/>
        </w:rPr>
        <w:t xml:space="preserve"> nano/vim </w:t>
      </w:r>
      <w:r>
        <w:rPr>
          <w:rFonts w:eastAsia="Aptos" w:cs="Aptos"/>
          <w:color w:val="000000" w:themeColor="text1"/>
          <w:lang w:val="en-IN"/>
        </w:rPr>
        <w:t>editor tool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pacing w:lineRule="auto" w:line="259" w:before="240" w:after="240"/>
        <w:jc w:val="both"/>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Add the following line for enforcing strong password policies:</w:t>
      </w:r>
    </w:p>
    <w:p>
      <w:pPr>
        <w:pStyle w:val="Normal"/>
        <w:widowControl/>
        <w:spacing w:lineRule="auto" w:line="259" w:before="0" w:after="0"/>
        <w:jc w:val="both"/>
        <w:rPr/>
      </w:pPr>
      <w:r>
        <w:rPr>
          <w:rFonts w:ascii="Aptos" w:hAnsi="Aptos" w:cs="Aptos" w:eastAsia="Aptos"/>
          <w:b/>
          <w:bCs/>
          <w:color w:val="000000" w:themeColor="text1"/>
          <w:lang w:val="en-IN"/>
        </w:rPr>
        <w:t xml:space="preserve">           </w:t>
      </w:r>
      <w:r>
        <w:rPr>
          <w:rFonts w:eastAsia="Aptos" w:cs="Aptos"/>
          <w:b/>
          <w:bCs/>
          <w:color w:val="000000" w:themeColor="text1"/>
          <w:lang w:val="en-IN"/>
        </w:rPr>
        <w:t>auth required pam_tally2.so deny=5 onerr=fail unlock_time=1800</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6. Using AppArmor for Application Security</w:t>
      </w:r>
    </w:p>
    <w:p>
      <w:pPr>
        <w:pStyle w:val="Normal"/>
        <w:widowControl/>
        <w:spacing w:lineRule="auto" w:line="259" w:before="120" w:after="160"/>
        <w:rPr>
          <w:rFonts w:ascii="Aptos" w:hAnsi="Aptos" w:eastAsia="Aptos" w:cs="Aptos"/>
          <w:color w:val="0F4761" w:themeColor="accent1" w:themeShade="bf"/>
          <w:sz w:val="28"/>
          <w:szCs w:val="28"/>
        </w:rPr>
      </w:pPr>
      <w:r>
        <w:rPr>
          <w:rFonts w:ascii="Aptos" w:hAnsi="Aptos" w:cs="Aptos" w:eastAsia="Aptos"/>
          <w:color w:val="0F4761" w:themeColor="accent1" w:themeShade="bf"/>
          <w:sz w:val="28"/>
          <w:szCs w:val="28"/>
          <w:lang w:val="en-IN"/>
        </w:rPr>
        <w:t xml:space="preserve">    </w:t>
      </w:r>
      <w:r>
        <w:rPr>
          <w:rFonts w:eastAsia="Aptos" w:cs="Aptos"/>
          <w:color w:val="0F4761" w:themeColor="accent1" w:themeShade="bf"/>
          <w:sz w:val="28"/>
          <w:szCs w:val="28"/>
          <w:lang w:val="en-IN"/>
        </w:rPr>
        <w:t>Enabling AppArmor and Loading Profiles</w:t>
      </w:r>
    </w:p>
    <w:p>
      <w:pPr>
        <w:pStyle w:val="ListParagraph"/>
        <w:widowControl/>
        <w:numPr>
          <w:ilvl w:val="0"/>
          <w:numId w:val="75"/>
        </w:numPr>
        <w:spacing w:lineRule="auto" w:line="259" w:before="120" w:after="160"/>
        <w:contextualSpacing/>
        <w:rPr>
          <w:rFonts w:ascii="Aptos" w:hAnsi="Aptos" w:eastAsia="Aptos" w:cs="Aptos"/>
          <w:color w:val="000000" w:themeColor="text1"/>
          <w:lang w:val="en-IN"/>
        </w:rPr>
      </w:pPr>
      <w:r>
        <w:rPr>
          <w:rFonts w:eastAsia="Aptos" w:cs="Aptos"/>
          <w:color w:val="000000" w:themeColor="text1"/>
          <w:lang w:val="en-IN"/>
        </w:rPr>
        <w:t>Now install and enable the Apparmor service by using</w:t>
      </w:r>
      <w:r>
        <w:rPr>
          <w:rFonts w:eastAsia="Aptos" w:cs="Aptos"/>
          <w:color w:val="0F4761" w:themeColor="accent1" w:themeShade="bf"/>
          <w:lang w:val="en-IN"/>
        </w:rPr>
        <w:t xml:space="preserve"> </w:t>
      </w:r>
      <w:r>
        <w:rPr>
          <w:rFonts w:eastAsia="Aptos" w:cs="Aptos"/>
          <w:b/>
          <w:bCs/>
          <w:color w:val="000000" w:themeColor="text1"/>
          <w:lang w:val="en-IN"/>
        </w:rPr>
        <w:t xml:space="preserve">apt install apparmor apparmor-utils, systemctl enable apparmor </w:t>
      </w:r>
      <w:r>
        <w:rPr>
          <w:rFonts w:eastAsia="Aptos" w:cs="Aptos"/>
          <w:color w:val="000000" w:themeColor="text1"/>
          <w:lang w:val="en-IN"/>
        </w:rPr>
        <w:t xml:space="preserve">and </w:t>
      </w:r>
      <w:r>
        <w:rPr>
          <w:rFonts w:eastAsia="Aptos" w:cs="Aptos"/>
          <w:b/>
          <w:bCs/>
          <w:color w:val="000000" w:themeColor="text1"/>
          <w:lang w:val="en-IN"/>
        </w:rPr>
        <w:t xml:space="preserve">systemctl start apparmor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pacing w:lineRule="auto" w:line="259" w:before="12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7. System Monitoring and Logs</w:t>
      </w:r>
    </w:p>
    <w:p>
      <w:pPr>
        <w:pStyle w:val="Normal"/>
        <w:widowControl/>
        <w:spacing w:lineRule="auto" w:line="259" w:before="120" w:after="240"/>
        <w:rPr>
          <w:rFonts w:ascii="Aptos" w:hAnsi="Aptos" w:eastAsia="Aptos" w:cs="Aptos"/>
          <w:color w:val="000000" w:themeColor="text1"/>
        </w:rPr>
      </w:pPr>
      <w:r>
        <w:rPr>
          <w:rFonts w:eastAsia="Aptos" w:cs="Aptos"/>
          <w:color w:val="0F4761" w:themeColor="accent1" w:themeShade="bf"/>
          <w:sz w:val="28"/>
          <w:szCs w:val="28"/>
          <w:lang w:val="en-IN"/>
        </w:rPr>
        <w:t>Setting Up and Checking Logs:</w:t>
      </w:r>
      <w:r>
        <w:rPr>
          <w:rFonts w:eastAsia="Aptos" w:cs="Aptos"/>
          <w:color w:val="000000" w:themeColor="text1"/>
          <w:lang w:val="en-IN"/>
        </w:rPr>
        <w:t xml:space="preserve"> Ensure that rsyslog is installed and running:</w:t>
      </w:r>
    </w:p>
    <w:p>
      <w:pPr>
        <w:pStyle w:val="ListParagraph"/>
        <w:widowControl/>
        <w:numPr>
          <w:ilvl w:val="0"/>
          <w:numId w:val="74"/>
        </w:numPr>
        <w:spacing w:lineRule="auto" w:line="259" w:before="240" w:after="240"/>
        <w:contextualSpacing/>
        <w:jc w:val="both"/>
        <w:rPr>
          <w:rFonts w:ascii="Aptos" w:hAnsi="Aptos" w:eastAsia="Aptos" w:cs="Aptos"/>
          <w:color w:val="000000" w:themeColor="text1"/>
          <w:lang w:val="en-IN"/>
        </w:rPr>
      </w:pPr>
      <w:r>
        <w:rPr>
          <w:rFonts w:eastAsia="Aptos" w:cs="Aptos"/>
          <w:color w:val="000000" w:themeColor="text1"/>
          <w:lang w:val="en-IN"/>
        </w:rPr>
        <w:t xml:space="preserve">Now install the rsylog and enable by using </w:t>
      </w:r>
      <w:r>
        <w:rPr>
          <w:rFonts w:eastAsia="Aptos" w:cs="Aptos"/>
          <w:b/>
          <w:bCs/>
          <w:color w:val="000000" w:themeColor="text1"/>
          <w:lang w:val="en-IN"/>
        </w:rPr>
        <w:t xml:space="preserve">apt install rsyslog, systemctl enable rsyslog </w:t>
      </w:r>
      <w:r>
        <w:rPr>
          <w:rFonts w:eastAsia="Aptos" w:cs="Aptos"/>
          <w:color w:val="000000" w:themeColor="text1"/>
          <w:lang w:val="en-IN"/>
        </w:rPr>
        <w:t xml:space="preserve">and </w:t>
      </w:r>
      <w:r>
        <w:rPr>
          <w:rFonts w:eastAsia="Aptos" w:cs="Aptos"/>
          <w:b/>
          <w:bCs/>
          <w:color w:val="000000" w:themeColor="text1"/>
          <w:lang w:val="en-IN"/>
        </w:rPr>
        <w:t xml:space="preserve">systemctl start rsyslog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2"/>
        <w:widowControl/>
        <w:shd w:val="clear" w:color="auto" w:fill="FFFFFF" w:themeFill="background1"/>
        <w:spacing w:before="120" w:after="120"/>
        <w:jc w:val="both"/>
        <w:rPr>
          <w:rFonts w:ascii="Aptos" w:hAnsi="Aptos" w:asciiTheme="minorHAnsi" w:hAnsiTheme="minorHAnsi"/>
          <w:sz w:val="18"/>
          <w:szCs w:val="18"/>
        </w:rPr>
      </w:pPr>
      <w:bookmarkStart w:id="130" w:name="_Toc207723281"/>
      <w:r>
        <w:rPr/>
        <w:t>CR 3.4 – Software and information integrity</w:t>
      </w:r>
      <w:bookmarkEnd w:id="130"/>
      <w:r>
        <w:rPr/>
        <w:t> </w:t>
      </w:r>
    </w:p>
    <w:p>
      <w:pPr>
        <w:pStyle w:val="Normal"/>
        <w:widowControl/>
        <w:rPr>
          <w:rFonts w:ascii="Aptos" w:hAnsi="Aptos" w:eastAsia="Aptos" w:cs="Aptos"/>
        </w:rPr>
      </w:pPr>
      <w:r>
        <w:rPr>
          <w:rFonts w:eastAsia="Aptos" w:cs="Aptos"/>
          <w:b/>
          <w:bCs/>
        </w:rPr>
        <w:t>Software and Information Integrity</w:t>
      </w:r>
      <w:r>
        <w:rPr>
          <w:rFonts w:eastAsia="Aptos" w:cs="Aptos"/>
        </w:rPr>
        <w:t xml:space="preserve">: Ensuring the protection and integrity of software and information within the industrial control system using </w:t>
      </w:r>
      <w:r>
        <w:rPr>
          <w:rFonts w:eastAsia="Segoe UI" w:cs="Segoe UI" w:ascii="Segoe UI" w:hAnsi="Segoe UI"/>
          <w:color w:val="000000" w:themeColor="text1"/>
          <w:sz w:val="21"/>
          <w:szCs w:val="21"/>
        </w:rPr>
        <w:t>Linux built-in IMA/EVM</w:t>
      </w:r>
      <w:r>
        <w:rPr>
          <w:rFonts w:eastAsia="Aptos" w:cs="Aptos"/>
        </w:rPr>
        <w:t>.</w:t>
      </w:r>
    </w:p>
    <w:p>
      <w:pPr>
        <w:pStyle w:val="3"/>
        <w:widowControl/>
        <w:jc w:val="both"/>
        <w:rPr>
          <w:rFonts w:eastAsia="Aptos" w:cs="Aptos"/>
        </w:rPr>
      </w:pPr>
      <w:bookmarkStart w:id="131" w:name="_Toc207723282"/>
      <w:r>
        <w:rPr/>
        <w:t>Statement</w:t>
      </w:r>
      <w:bookmarkEnd w:id="131"/>
      <w:r>
        <w:rPr/>
        <w:t> </w:t>
      </w:r>
    </w:p>
    <w:p>
      <w:pPr>
        <w:pStyle w:val="NormalWeb"/>
        <w:shd w:val="clear" w:color="auto" w:fill="FFFFFF" w:themeFill="background1"/>
        <w:spacing w:before="280" w:afterAutospacing="0" w:after="0"/>
        <w:jc w:val="both"/>
        <w:rPr>
          <w:rFonts w:ascii="Aptos" w:hAnsi="Aptos" w:eastAsia="新細明體" w:cs="Aptos" w:eastAsiaTheme="minorEastAsia"/>
          <w:sz w:val="21"/>
          <w:szCs w:val="21"/>
        </w:rPr>
      </w:pPr>
      <w:ins w:id="1916" w:author="Winston.Huang" w:date="2025-05-16T14:25:00Z">
        <w:r>
          <w:rPr>
            <w:rFonts w:eastAsia="Aptos" w:cs="Aptos" w:ascii="Aptos" w:hAnsi="Aptos"/>
            <w:color w:val="000000" w:themeColor="text1"/>
          </w:rPr>
          <w:t>The system verifies the integrity of security-relevant software and configuration files by using Linux Integrity Measurement Architecture (IMA) and Extended Verification Module (EVM). These mechanisms ensure that unauthorized modifications can be detected at runtime.</w:t>
        </w:r>
      </w:ins>
      <w:del w:id="1917" w:author="Winston.Huang" w:date="2025-05-16T14:25:00Z">
        <w:r>
          <w:rPr>
            <w:rFonts w:eastAsia="Aptos" w:cs="Aptos" w:ascii="Aptos" w:hAnsi="Aptos"/>
            <w:color w:val="000000" w:themeColor="text1"/>
          </w:rPr>
          <w:delText xml:space="preserve">This chapter's purpose is to show compliance with IEC 62443 4-2 CR 3.4 Software and information integrity. </w:delText>
        </w:r>
      </w:del>
    </w:p>
    <w:p>
      <w:pPr>
        <w:pStyle w:val="3"/>
        <w:rPr>
          <w:rFonts w:ascii="Aptos" w:hAnsi="Aptos" w:eastAsia="Aptos" w:cs="Aptos"/>
          <w:sz w:val="21"/>
          <w:szCs w:val="21"/>
        </w:rPr>
      </w:pPr>
      <w:bookmarkStart w:id="132" w:name="_Toc207723283"/>
      <w:r>
        <w:rPr/>
        <w:t>Evidence</w:t>
      </w:r>
      <w:bookmarkEnd w:id="132"/>
    </w:p>
    <w:p>
      <w:pPr>
        <w:pStyle w:val="Normal"/>
        <w:widowControl/>
        <w:shd w:val="clear" w:color="auto" w:fill="FFFFFF" w:themeFill="background1"/>
        <w:spacing w:lineRule="auto" w:line="240" w:beforeAutospacing="1" w:after="0"/>
        <w:rPr>
          <w:rFonts w:ascii="Aptos" w:hAnsi="Aptos" w:eastAsia="Aptos" w:cs="Aptos"/>
          <w:color w:val="000000" w:themeColor="text1"/>
        </w:rPr>
      </w:pPr>
      <w:r>
        <w:rPr>
          <w:rFonts w:eastAsia="Aptos" w:cs="Aptos"/>
          <w:color w:val="000000" w:themeColor="text1"/>
        </w:rPr>
        <w:t xml:space="preserve">To verify compliance with IEC 62443 4-2 CR3.4, the industrial control system is configured to utilize </w:t>
      </w:r>
      <w:r>
        <w:rPr>
          <w:rFonts w:eastAsia="Segoe UI" w:cs="Segoe UI" w:ascii="Segoe UI" w:hAnsi="Segoe UI"/>
          <w:color w:val="000000" w:themeColor="text1"/>
          <w:sz w:val="21"/>
          <w:szCs w:val="21"/>
        </w:rPr>
        <w:t>Linux built-in IMA/EVM</w:t>
      </w:r>
      <w:r>
        <w:rPr>
          <w:rFonts w:eastAsia="Aptos" w:cs="Aptos"/>
          <w:color w:val="000000" w:themeColor="text1"/>
        </w:rPr>
        <w:t xml:space="preserve"> . This program provides protection for files, directories, drives, and certificates, ensuring the integrity of the system and its software. Logs are maintained for any changes made to the protected system for easy auditing and traceability.</w:t>
      </w:r>
      <w:r>
        <w:rPr/>
        <w:br/>
      </w:r>
      <w:r>
        <w:rPr>
          <w:rFonts w:eastAsia="Aptos" w:cs="Aptos"/>
          <w:color w:val="000000" w:themeColor="text1"/>
        </w:rPr>
        <w:t xml:space="preserve">In order to comply with the requirements of IEC 62443 4-2 CR 3.4 Software and Information Integrity, the following measures have been implemented using the </w:t>
      </w:r>
      <w:ins w:id="1918" w:author="Winston.Huang" w:date="2025-05-22T16:04:00Z">
        <w:r>
          <w:rPr>
            <w:rFonts w:eastAsia="Aptos" w:cs="Aptos"/>
            <w:color w:val="000000" w:themeColor="text1"/>
          </w:rPr>
          <w:t>IMA</w:t>
        </w:r>
      </w:ins>
      <w:r>
        <w:rPr>
          <w:rFonts w:eastAsia="Aptos" w:cs="Aptos"/>
          <w:color w:val="000000" w:themeColor="text1"/>
        </w:rPr>
        <w:t>/EVM</w:t>
      </w:r>
      <w:del w:id="1919" w:author="Winston.Huang" w:date="2025-05-22T16:04:00Z">
        <w:r>
          <w:rPr>
            <w:rFonts w:eastAsia="Aptos" w:cs="Aptos"/>
            <w:color w:val="000000" w:themeColor="text1"/>
          </w:rPr>
          <w:delText>Trellix Whitelist Management Program</w:delText>
        </w:r>
      </w:del>
      <w:r>
        <w:rPr>
          <w:rFonts w:eastAsia="Aptos" w:cs="Aptos"/>
          <w:color w:val="000000" w:themeColor="text1"/>
        </w:rPr>
        <w:t>:</w:t>
      </w:r>
    </w:p>
    <w:p>
      <w:pPr>
        <w:pStyle w:val="ListParagraph"/>
        <w:widowControl/>
        <w:numPr>
          <w:ilvl w:val="0"/>
          <w:numId w:val="73"/>
        </w:numPr>
        <w:shd w:val="clear" w:color="auto" w:fill="FFFFFF" w:themeFill="background1"/>
        <w:spacing w:lineRule="auto" w:line="240" w:beforeAutospacing="1" w:after="0"/>
        <w:contextualSpacing/>
        <w:rPr>
          <w:rFonts w:ascii="Aptos" w:hAnsi="Aptos" w:eastAsia="Aptos" w:cs="Aptos"/>
          <w:color w:val="000000" w:themeColor="text1"/>
        </w:rPr>
      </w:pPr>
      <w:ins w:id="1920" w:author="Winston.Huang" w:date="2025-05-16T15:12:00Z">
        <w:r>
          <w:rPr/>
          <w:t>The integrity verification policy is defined within the system to enforce checks prior to file execution.</w:t>
        </w:r>
      </w:ins>
      <w:del w:id="1921" w:author="Winston.Huang" w:date="2025-05-16T15:12:00Z">
        <w:r>
          <w:rPr>
            <w:rFonts w:eastAsia="Aptos" w:cs="Aptos"/>
            <w:color w:val="000000" w:themeColor="text1"/>
          </w:rPr>
          <w:delText>Whitelist: Files and paths that need protection have been added to the whitelist, ensuring that only authorized software, configuration, and other information can be accessed and executed on the protected system.</w:delText>
        </w:r>
      </w:del>
    </w:p>
    <w:p>
      <w:pPr>
        <w:pStyle w:val="ListParagraph"/>
        <w:widowControl/>
        <w:numPr>
          <w:ilvl w:val="0"/>
          <w:numId w:val="73"/>
        </w:numPr>
        <w:shd w:val="clear" w:color="auto" w:fill="FFFFFF" w:themeFill="background1"/>
        <w:spacing w:lineRule="auto" w:line="240" w:before="0" w:after="0"/>
        <w:contextualSpacing/>
        <w:rPr>
          <w:rFonts w:ascii="Aptos" w:hAnsi="Aptos" w:eastAsia="Aptos" w:cs="Aptos"/>
          <w:color w:val="000000" w:themeColor="text1"/>
        </w:rPr>
      </w:pPr>
      <w:ins w:id="1922" w:author="Winston.Huang" w:date="2025-05-16T15:12:00Z">
        <w:r>
          <w:rPr/>
          <w:t>Files are cryptographically validated at runtime using secure mechanisms embedded in the kernel</w:t>
        </w:r>
      </w:ins>
      <w:r>
        <w:rPr/>
        <w:t>, with SHA-256 used for cryptographic hashing</w:t>
      </w:r>
      <w:ins w:id="1923" w:author="Winston.Huang" w:date="2025-05-16T15:12:00Z">
        <w:r>
          <w:rPr/>
          <w:t>.</w:t>
        </w:r>
      </w:ins>
      <w:del w:id="1924" w:author="Winston.Huang" w:date="2025-05-16T15:12:00Z">
        <w:r>
          <w:rPr>
            <w:rFonts w:eastAsia="Aptos" w:cs="Aptos"/>
            <w:color w:val="000000" w:themeColor="text1"/>
          </w:rPr>
          <w:delText>Updater: The contents of the whitelist are regularly updated to maintain accurate and up-to-date information on authorized software and configurations.</w:delText>
        </w:r>
      </w:del>
    </w:p>
    <w:p>
      <w:pPr>
        <w:pStyle w:val="ListParagraph"/>
        <w:widowControl/>
        <w:numPr>
          <w:ilvl w:val="0"/>
          <w:numId w:val="73"/>
        </w:numPr>
        <w:shd w:val="clear" w:color="auto" w:fill="FFFFFF" w:themeFill="background1"/>
        <w:spacing w:lineRule="auto" w:line="240" w:before="0" w:after="0"/>
        <w:contextualSpacing/>
        <w:rPr>
          <w:rFonts w:ascii="Aptos" w:hAnsi="Aptos" w:eastAsia="Aptos" w:cs="Aptos"/>
          <w:color w:val="000000" w:themeColor="text1"/>
        </w:rPr>
      </w:pPr>
      <w:ins w:id="1925" w:author="Winston.Huang" w:date="2025-05-16T15:12:00Z">
        <w:r>
          <w:rPr/>
          <w:t>Any file failing integrity checks is prevented from executing.</w:t>
        </w:r>
      </w:ins>
      <w:del w:id="1926" w:author="Winston.Huang" w:date="2025-05-16T15:12:00Z">
        <w:r>
          <w:rPr>
            <w:rFonts w:eastAsia="Aptos" w:cs="Aptos"/>
            <w:color w:val="000000" w:themeColor="text1"/>
          </w:rPr>
          <w:delText>File Protection Read: Read protection has been enabled, safeguarding files, directories, and drives by preventing unauthorized access to the data contained within.</w:delText>
        </w:r>
      </w:del>
    </w:p>
    <w:p>
      <w:pPr>
        <w:pStyle w:val="ListParagraph"/>
        <w:widowControl/>
        <w:numPr>
          <w:ilvl w:val="0"/>
          <w:numId w:val="73"/>
        </w:numPr>
        <w:shd w:val="clear" w:color="auto" w:fill="FFFFFF" w:themeFill="background1"/>
        <w:spacing w:before="0" w:after="210"/>
        <w:contextualSpacing/>
        <w:rPr/>
      </w:pPr>
      <w:ins w:id="1927" w:author="Winston.Huang" w:date="2025-05-16T15:12:00Z">
        <w:r>
          <w:rPr/>
          <w:t>System auditing tools are configured to log all validation attempts and unauthorized modification attempts.</w:t>
        </w:r>
      </w:ins>
      <w:del w:id="1928" w:author="Winston.Huang" w:date="2025-05-16T15:12:00Z">
        <w:r>
          <w:rPr>
            <w:rFonts w:eastAsia="Aptos" w:cs="Aptos"/>
            <w:color w:val="000000" w:themeColor="text1"/>
          </w:rPr>
          <w:delText>File Protection Write: Write protection has been activated, protecting files, directories, and drives from being altered or deleted by unauthorized users or software.</w:delText>
        </w:r>
      </w:del>
    </w:p>
    <w:p>
      <w:pPr>
        <w:pStyle w:val="ListParagraph"/>
        <w:widowControl/>
        <w:numPr>
          <w:ilvl w:val="0"/>
          <w:numId w:val="73"/>
        </w:numPr>
        <w:shd w:val="clear" w:color="auto" w:fill="FFFFFF" w:themeFill="background1"/>
        <w:spacing w:before="210" w:after="210"/>
        <w:contextualSpacing/>
        <w:rPr/>
      </w:pPr>
      <w:ins w:id="1930" w:author="Winston.Huang" w:date="2025-05-16T15:13:00Z">
        <w:r>
          <w:rPr/>
          <w:t>Security operations teams review integrity-related logs as part of regular system health checks.</w:t>
        </w:r>
      </w:ins>
    </w:p>
    <w:p>
      <w:pPr>
        <w:pStyle w:val="ListParagraph"/>
        <w:widowControl/>
        <w:shd w:val="clear" w:color="auto" w:fill="FFFFFF" w:themeFill="background1"/>
        <w:spacing w:before="210" w:after="210"/>
        <w:ind w:left="284" w:hanging="0"/>
        <w:contextualSpacing/>
        <w:rPr/>
      </w:pPr>
      <w:r>
        <w:rPr/>
        <w:t>Cryptographic Algorithms for Integrity Checks</w:t>
      </w:r>
    </w:p>
    <w:p>
      <w:pPr>
        <w:pStyle w:val="ListParagraph"/>
        <w:widowControl/>
        <w:shd w:val="clear" w:color="auto" w:fill="FFFFFF" w:themeFill="background1"/>
        <w:spacing w:before="210" w:after="210"/>
        <w:ind w:left="567" w:hanging="0"/>
        <w:contextualSpacing/>
        <w:rPr/>
      </w:pPr>
      <w:r>
        <w:rPr/>
        <w:t>The integrity verification mechanism uses SHA-256 for creating file digests. These cryptographic algorithms are employed within IMA/EVM to detect unauthorized modifications to files.</w:t>
      </w:r>
    </w:p>
    <w:p>
      <w:pPr>
        <w:pStyle w:val="ListParagraph"/>
        <w:widowControl/>
        <w:shd w:val="clear" w:color="auto" w:fill="FFFFFF" w:themeFill="background1"/>
        <w:spacing w:before="210" w:after="210"/>
        <w:ind w:left="284" w:hanging="0"/>
        <w:contextualSpacing/>
        <w:rPr/>
      </w:pPr>
      <w:r>
        <w:rPr/>
        <w:t>Technical Documentation for Linux IMA/EVM</w:t>
      </w:r>
    </w:p>
    <w:p>
      <w:pPr>
        <w:pStyle w:val="ListParagraph"/>
        <w:widowControl/>
        <w:shd w:val="clear" w:color="auto" w:fill="FFFFFF" w:themeFill="background1"/>
        <w:spacing w:before="210" w:after="210"/>
        <w:ind w:left="567" w:hanging="0"/>
        <w:contextualSpacing/>
        <w:rPr/>
      </w:pPr>
      <w:r>
        <w:rPr/>
        <w:t>For more details on the configuration and cryptographic algorithms used by Linux IMA/EVM, refer to the official Linux documentation on IMA/EVM available at:</w:t>
      </w:r>
    </w:p>
    <w:p>
      <w:pPr>
        <w:pStyle w:val="NormalWeb"/>
        <w:shd w:val="clear" w:color="auto" w:fill="FFFFFF" w:themeFill="background1"/>
        <w:spacing w:lineRule="atLeast" w:line="0" w:beforeAutospacing="0" w:before="0" w:afterAutospacing="0" w:after="0"/>
        <w:ind w:left="566" w:hanging="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 xml:space="preserve">IMA Template Management </w:t>
      </w:r>
      <w:hyperlink r:id="rId8">
        <w:r>
          <w:rPr>
            <w:rStyle w:val="Internet"/>
            <w:rFonts w:eastAsia="新細明體" w:cs="Segoe UI" w:ascii="Segoe UI" w:hAnsi="Segoe UI" w:eastAsiaTheme="minorEastAsia"/>
            <w:sz w:val="21"/>
            <w:szCs w:val="21"/>
          </w:rPr>
          <w:t>https://www.kernel.org/doc/html/v5.15/security/IMA-templates.html</w:t>
        </w:r>
      </w:hyperlink>
    </w:p>
    <w:p>
      <w:pPr>
        <w:pStyle w:val="NormalWeb"/>
        <w:shd w:val="clear" w:color="auto" w:fill="FFFFFF" w:themeFill="background1"/>
        <w:spacing w:lineRule="atLeast" w:line="0" w:beforeAutospacing="0" w:before="0" w:afterAutospacing="0" w:after="0"/>
        <w:ind w:left="566" w:hanging="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 xml:space="preserve">EVM Linux ABI </w:t>
      </w:r>
      <w:hyperlink r:id="rId9">
        <w:r>
          <w:rPr>
            <w:rStyle w:val="Internet"/>
            <w:rFonts w:eastAsia="新細明體" w:cs="Segoe UI" w:ascii="Segoe UI" w:hAnsi="Segoe UI" w:eastAsiaTheme="minorEastAsia"/>
            <w:sz w:val="21"/>
            <w:szCs w:val="21"/>
          </w:rPr>
          <w:t>https://www.kernel.org/doc/Documentation/ABI/testing/evm</w:t>
        </w:r>
      </w:hyperlink>
    </w:p>
    <w:p>
      <w:pPr>
        <w:pStyle w:val="ListParagraph"/>
        <w:widowControl/>
        <w:shd w:val="clear" w:color="auto" w:fill="FFFFFF" w:themeFill="background1"/>
        <w:spacing w:before="210" w:after="210"/>
        <w:ind w:left="284" w:hanging="0"/>
        <w:contextualSpacing/>
        <w:rPr/>
      </w:pPr>
      <w:r>
        <w:rPr/>
      </w:r>
    </w:p>
    <w:p>
      <w:pPr>
        <w:pStyle w:val="ListParagraph"/>
        <w:widowControl/>
        <w:shd w:val="clear" w:color="auto" w:fill="FFFFFF" w:themeFill="background1"/>
        <w:spacing w:before="210" w:after="210"/>
        <w:ind w:left="284" w:hanging="0"/>
        <w:contextualSpacing/>
        <w:rPr/>
      </w:pPr>
      <w:r>
        <w:rPr/>
        <w:t xml:space="preserve">                      </w:t>
      </w:r>
    </w:p>
    <w:p>
      <w:pPr>
        <w:pStyle w:val="Normal"/>
        <w:widowControl/>
        <w:spacing w:lineRule="auto" w:line="240" w:beforeAutospacing="1" w:afterAutospacing="1"/>
        <w:rPr>
          <w:color w:val="000000" w:themeColor="text1"/>
          <w:del w:id="1932" w:author="Winston.Huang" w:date="2025-05-16T15:13:00Z"/>
        </w:rPr>
      </w:pPr>
      <w:del w:id="1931" w:author="Winston.Huang" w:date="2025-05-16T15:13:00Z">
        <w:r>
          <w:rPr>
            <w:color w:val="000000" w:themeColor="text1"/>
          </w:rPr>
          <w:delText>Checksum-Based Authorization: Files are authorized based on their SHA-256 values by default, allowing them to run on a protected system even if they are not on the allow list. This ensures that only files with verified integrity can execute, while those with mismatched checksums are banned from execution.</w:delText>
        </w:r>
      </w:del>
    </w:p>
    <w:p>
      <w:pPr>
        <w:pStyle w:val="Normal"/>
        <w:widowControl/>
        <w:shd w:val="clear" w:color="auto" w:fill="FFFFFF" w:themeFill="background1"/>
        <w:spacing w:lineRule="auto" w:line="240" w:beforeAutospacing="1" w:afterAutospacing="1"/>
        <w:rPr>
          <w:color w:val="000000" w:themeColor="text1"/>
          <w:del w:id="1934" w:author="Winston.Huang" w:date="2025-05-16T15:13:00Z"/>
        </w:rPr>
      </w:pPr>
      <w:del w:id="1933" w:author="Winston.Huang" w:date="2025-05-16T15:13:00Z">
        <w:r>
          <w:rPr>
            <w:color w:val="000000" w:themeColor="text1"/>
          </w:rPr>
          <w:delText>Updater Permissions for Authorized Files: Authorized binaries can be configured as updaters, allowing them to update or run software on a protected system. Installers can also be authorized by SHA-256 value and configured as updaters to facilitate software installation and updates.</w:delText>
        </w:r>
      </w:del>
    </w:p>
    <w:p>
      <w:pPr>
        <w:pStyle w:val="Normal"/>
        <w:widowControl/>
        <w:shd w:val="clear" w:color="auto" w:fill="FFFFFF" w:themeFill="background1"/>
        <w:spacing w:lineRule="auto" w:line="240" w:beforeAutospacing="1" w:afterAutospacing="1"/>
        <w:rPr>
          <w:color w:val="000000" w:themeColor="text1"/>
          <w:del w:id="1936" w:author="Winston.Huang" w:date="2025-05-16T15:13:00Z"/>
        </w:rPr>
      </w:pPr>
      <w:del w:id="1935" w:author="Winston.Huang" w:date="2025-05-16T15:13:00Z">
        <w:r>
          <w:rPr>
            <w:color w:val="000000" w:themeColor="text1"/>
          </w:rPr>
          <w:delText>By implementing these measures, the system is equipped to perform and support authenticity checks on software, configuration, and other information, as well as record and report the results of these checks in accordance with the IEC 62443 4-2 CR 3.4 standard.</w:delText>
        </w:r>
      </w:del>
    </w:p>
    <w:p>
      <w:pPr>
        <w:pStyle w:val="Normal"/>
        <w:widowControl/>
        <w:shd w:val="clear" w:color="auto" w:fill="FFFFFF" w:themeFill="background1"/>
        <w:spacing w:lineRule="auto" w:line="240" w:beforeAutospacing="1" w:afterAutospacing="1"/>
        <w:rPr>
          <w:rFonts w:eastAsia="新細明體" w:cs="Segoe UI"/>
          <w:sz w:val="18"/>
          <w:szCs w:val="18"/>
        </w:rPr>
      </w:pPr>
      <w:bookmarkStart w:id="133" w:name="_Toc207723284"/>
      <w:r>
        <w:rPr/>
        <w:t>Detailed Setting Steps</w:t>
      </w:r>
      <w:bookmarkEnd w:id="133"/>
      <w:r>
        <w:rPr/>
        <w:t> </w:t>
      </w:r>
    </w:p>
    <w:p>
      <w:pPr>
        <w:pStyle w:val="NormalWeb"/>
        <w:shd w:val="clear" w:color="auto" w:fill="FFFFFF" w:themeFill="background1"/>
        <w:spacing w:before="280" w:after="0"/>
        <w:rPr>
          <w:rFonts w:ascii="Aptos" w:hAnsi="Aptos" w:eastAsia="新細明體" w:cs="Arial" w:asciiTheme="minorHAnsi" w:cstheme="minorBidi" w:eastAsiaTheme="minorEastAsia" w:hAnsiTheme="minorHAnsi"/>
          <w:color w:val="000000" w:themeColor="text1"/>
        </w:rPr>
      </w:pPr>
      <w:r>
        <w:rPr>
          <w:rFonts w:ascii="Aptos" w:hAnsi="Aptos" w:cs="Arial" w:asciiTheme="minorHAnsi" w:cstheme="minorBidi" w:hAnsiTheme="minorHAnsi"/>
        </w:rPr>
        <w:t xml:space="preserve">     </w:t>
      </w:r>
      <w:r>
        <w:rPr>
          <w:rFonts w:eastAsia="新細明體" w:cs="Arial" w:ascii="Aptos" w:hAnsi="Aptos" w:asciiTheme="minorHAnsi" w:cstheme="minorBidi" w:eastAsiaTheme="minorEastAsia" w:hAnsiTheme="minorHAnsi"/>
          <w:color w:val="000000" w:themeColor="text1"/>
        </w:rPr>
        <w:t>To configure the industrial control system for optimal security and compliance with IEC 62443 4-2 CR3.4 using the provided steps, follow the optimized instructions below:</w:t>
      </w:r>
    </w:p>
    <w:p>
      <w:pPr>
        <w:pStyle w:val="ListParagraph"/>
        <w:widowControl/>
        <w:numPr>
          <w:ilvl w:val="0"/>
          <w:numId w:val="307"/>
        </w:numPr>
        <w:shd w:val="clear" w:color="auto" w:fill="FFFFFF" w:themeFill="background1"/>
        <w:spacing w:lineRule="auto" w:line="240" w:before="0" w:after="300"/>
        <w:ind w:left="709" w:hanging="425"/>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Enable IMA and EVM Support:</w:t>
      </w:r>
    </w:p>
    <w:p>
      <w:pPr>
        <w:pStyle w:val="ListParagraph"/>
        <w:widowControl/>
        <w:numPr>
          <w:ilvl w:val="0"/>
          <w:numId w:val="307"/>
        </w:numPr>
        <w:shd w:val="clear" w:color="auto" w:fill="FFFFFF" w:themeFill="background1"/>
        <w:spacing w:lineRule="auto" w:line="240" w:before="0" w:after="300"/>
        <w:ind w:left="709" w:hanging="425"/>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Configure IMA Policy (Appraise Mode):</w:t>
      </w:r>
    </w:p>
    <w:p>
      <w:pPr>
        <w:pStyle w:val="ListParagraph"/>
        <w:widowControl/>
        <w:numPr>
          <w:ilvl w:val="0"/>
          <w:numId w:val="307"/>
        </w:numPr>
        <w:shd w:val="clear" w:color="auto" w:fill="FFFFFF" w:themeFill="background1"/>
        <w:spacing w:lineRule="auto" w:line="240" w:before="0" w:after="300"/>
        <w:ind w:left="709" w:hanging="425"/>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Enable EVM Hash Verification:</w:t>
      </w:r>
    </w:p>
    <w:p>
      <w:pPr>
        <w:pStyle w:val="ListParagraph"/>
        <w:widowControl/>
        <w:numPr>
          <w:ilvl w:val="0"/>
          <w:numId w:val="307"/>
        </w:numPr>
        <w:shd w:val="clear" w:color="auto" w:fill="FFFFFF" w:themeFill="background1"/>
        <w:spacing w:lineRule="auto" w:line="240" w:before="0" w:after="300"/>
        <w:ind w:left="709" w:hanging="425"/>
        <w:contextualSpacing/>
        <w:jc w:val="both"/>
        <w:rPr>
          <w:rFonts w:ascii="Aptos" w:hAnsi="Aptos" w:eastAsia="Aptos" w:cs="Aptos"/>
          <w:color w:val="0A2F41" w:themeColor="accent1" w:themeShade="80"/>
          <w:sz w:val="28"/>
          <w:szCs w:val="28"/>
          <w:lang w:val="en-IN"/>
        </w:rPr>
      </w:pPr>
      <w:r>
        <w:rPr>
          <w:rFonts w:eastAsia="Aptos" w:cs="Aptos"/>
          <w:color w:val="0A2F41" w:themeColor="accent1" w:themeShade="80"/>
          <w:sz w:val="28"/>
          <w:szCs w:val="28"/>
          <w:lang w:val="en-IN"/>
        </w:rPr>
        <w:t>Enable Audit Logging:</w:t>
      </w:r>
    </w:p>
    <w:p>
      <w:pPr>
        <w:pStyle w:val="NormalWeb"/>
        <w:shd w:val="clear" w:color="auto" w:fill="FFFFFF" w:themeFill="background1"/>
        <w:spacing w:before="280" w:after="0"/>
        <w:ind w:firstLine="564"/>
        <w:pPrChange w:id="0" w:author="Winston.Huang" w:date="2025-05-22T16:07:00Z">
          <w:pPr>
            <w:pStyle w:val="NormalWeb"/>
            <w:numPr>
              <w:ilvl w:val="0"/>
              <w:numId w:val="72"/>
            </w:numPr>
            <w:ind w:left="720" w:hanging="360"/>
            <w:spacing w:before="0" w:after="0"/>
            <w:shd w:val="clear" w:color="auto" w:fill="FFFFFF" w:themeFill="background1"/>
          </w:pPr>
        </w:pPrChange>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It is recommended to perform regular audits of the system's security configuration and to update the whitelist as needed to maintain compliance with the IEC 62443 4-2 CR3.4 standards. Additionally, ensure that the Ubuntu 22.04 LTS operating system is up to date with the latest security patches and updates.</w:t>
      </w:r>
    </w:p>
    <w:p>
      <w:pPr>
        <w:pStyle w:val="2"/>
        <w:rPr>
          <w:rFonts w:ascii="Aptos" w:hAnsi="Aptos" w:eastAsia="Aptos" w:cs="Aptos"/>
          <w:sz w:val="21"/>
          <w:szCs w:val="21"/>
        </w:rPr>
      </w:pPr>
      <w:bookmarkStart w:id="134" w:name="_Toc207723285"/>
      <w:r>
        <w:rPr>
          <w:rFonts w:eastAsia="Aptos" w:cs="Aptos" w:ascii="Aptos" w:hAnsi="Aptos"/>
        </w:rPr>
        <w:t>CR 3.4 (1) – Authenticity of software and information</w:t>
      </w:r>
      <w:bookmarkEnd w:id="134"/>
    </w:p>
    <w:p>
      <w:pPr>
        <w:pStyle w:val="3"/>
        <w:widowControl/>
        <w:spacing w:before="160" w:after="0"/>
        <w:rPr>
          <w:rFonts w:ascii="Aptos" w:hAnsi="Aptos" w:eastAsia="Aptos" w:cs="Aptos"/>
        </w:rPr>
      </w:pPr>
      <w:bookmarkStart w:id="135" w:name="_Toc207723286"/>
      <w:r>
        <w:rPr/>
        <w:t>Statement</w:t>
      </w:r>
      <w:bookmarkEnd w:id="135"/>
      <w:r>
        <w:rPr/>
        <w:t> </w:t>
      </w:r>
    </w:p>
    <w:p>
      <w:pPr>
        <w:pStyle w:val="NormalWeb"/>
        <w:shd w:val="clear" w:color="auto" w:fill="FFFFFF" w:themeFill="background1"/>
        <w:spacing w:before="280" w:afterAutospacing="0" w:after="0"/>
        <w:jc w:val="both"/>
        <w:rPr>
          <w:rFonts w:ascii="Aptos" w:hAnsi="Aptos" w:eastAsia="Aptos" w:cs="Aptos"/>
        </w:rPr>
      </w:pPr>
      <w:ins w:id="1937" w:author="Winston.Huang" w:date="2025-05-16T15:14:00Z">
        <w:r>
          <w:rPr>
            <w:rFonts w:eastAsia="Aptos" w:cs="Aptos" w:ascii="Aptos" w:hAnsi="Aptos"/>
            <w:color w:val="000000" w:themeColor="text1"/>
          </w:rPr>
          <w:t>The system ensures the authenticity of software and configuration files by using cryptographic signatures verified through Linux IMA/EVM</w:t>
        </w:r>
      </w:ins>
      <w:r>
        <w:rPr>
          <w:rFonts w:eastAsia="Aptos" w:cs="Aptos" w:ascii="Aptos" w:hAnsi="Aptos"/>
          <w:color w:val="000000" w:themeColor="text1"/>
        </w:rPr>
        <w:t xml:space="preserve"> </w:t>
      </w:r>
      <w:ins w:id="1938" w:author="Winston.Huang" w:date="2025-05-16T15:14:00Z">
        <w:r>
          <w:rPr>
            <w:rFonts w:eastAsia="Aptos" w:cs="Aptos" w:ascii="Aptos" w:hAnsi="Aptos"/>
            <w:color w:val="000000" w:themeColor="text1"/>
          </w:rPr>
          <w:t>infrastructure</w:t>
        </w:r>
      </w:ins>
      <w:r>
        <w:rPr/>
        <w:t xml:space="preserve"> </w:t>
      </w:r>
      <w:r>
        <w:rPr>
          <w:rFonts w:eastAsia="Aptos" w:cs="Aptos" w:ascii="Aptos" w:hAnsi="Aptos"/>
          <w:color w:val="000000" w:themeColor="text1"/>
        </w:rPr>
        <w:t>, utilizing SHA-256 for integrity checks</w:t>
      </w:r>
      <w:ins w:id="1939" w:author="Winston.Huang" w:date="2025-05-16T15:14:00Z">
        <w:r>
          <w:rPr>
            <w:rFonts w:eastAsia="Aptos" w:cs="Aptos" w:ascii="Aptos" w:hAnsi="Aptos"/>
            <w:color w:val="000000" w:themeColor="text1"/>
          </w:rPr>
          <w:t xml:space="preserve">. </w:t>
        </w:r>
      </w:ins>
      <w:r>
        <w:rPr>
          <w:rFonts w:eastAsia="Aptos" w:cs="Aptos" w:ascii="Aptos" w:hAnsi="Aptos"/>
          <w:color w:val="000000" w:themeColor="text1"/>
        </w:rPr>
        <w:t>The cryptographic signature process employs RSA-2048 (or ECDSA with SHA-256) for signing, and o</w:t>
      </w:r>
      <w:ins w:id="1940" w:author="Winston.Huang" w:date="2025-05-16T15:14:00Z">
        <w:r>
          <w:rPr>
            <w:rFonts w:eastAsia="Aptos" w:cs="Aptos" w:ascii="Aptos" w:hAnsi="Aptos"/>
            <w:color w:val="000000" w:themeColor="text1"/>
          </w:rPr>
          <w:t>nly files signed by trusted authorities are accepted, providing assurance of the source and integrity of the data.</w:t>
        </w:r>
      </w:ins>
      <w:del w:id="1941" w:author="Winston.Huang" w:date="2025-05-16T15:14:00Z">
        <w:r>
          <w:rPr>
            <w:rFonts w:eastAsia="Aptos" w:cs="Aptos" w:ascii="Aptos" w:hAnsi="Aptos"/>
            <w:color w:val="000000" w:themeColor="text1"/>
          </w:rPr>
          <w:delText>Ensuring compliance with IEC 62443 4-2 CR3.4 RE(1) for software and information authenticity verification is essential for maintaining the integrity and security of industrial control systems. To meet the verification requirements on Ubuntu operating systems, Linux built-in IMA/EVM has been selected for implementation. Linux built-in IMA/EVM utilizes Advantech digital signatures to ensure the authenticity and integrity of its installation files and executables. This mechanism guarantees that the software and system protected by Linux built-in IMA/EVM are not only verified for integrity but also protection by digital signatures To ensure the authenticity of your whitelist comes from your authorization.</w:delText>
        </w:r>
      </w:del>
    </w:p>
    <w:p>
      <w:pPr>
        <w:pStyle w:val="3"/>
        <w:widowControl/>
        <w:rPr/>
      </w:pPr>
      <w:bookmarkStart w:id="136" w:name="_Toc207723287"/>
      <w:r>
        <w:rPr/>
        <w:t>Evidence</w:t>
      </w:r>
      <w:bookmarkEnd w:id="136"/>
      <w:r>
        <w:rPr/>
        <w:t> </w:t>
      </w:r>
    </w:p>
    <w:p>
      <w:pPr>
        <w:pStyle w:val="NormalWeb"/>
        <w:numPr>
          <w:ilvl w:val="0"/>
          <w:numId w:val="304"/>
        </w:numPr>
        <w:shd w:val="clear" w:color="auto" w:fill="FFFFFF" w:themeFill="background1"/>
        <w:spacing w:before="280" w:afterAutospacing="0" w:after="0"/>
        <w:ind w:left="284" w:hanging="284"/>
        <w:rPr>
          <w:rFonts w:ascii="Aptos" w:hAnsi="Aptos" w:eastAsia="Aptos" w:cs="Aptos"/>
          <w:ins w:id="1943" w:author="Winston.Huang" w:date="2025-05-16T15:19:00Z"/>
        </w:rPr>
      </w:pPr>
      <w:ins w:id="1942" w:author="Winston.Huang" w:date="2025-05-16T15:19:00Z">
        <w:r>
          <w:rPr>
            <w:rFonts w:eastAsia="Aptos" w:cs="Aptos" w:ascii="Aptos" w:hAnsi="Aptos"/>
            <w:color w:val="000000" w:themeColor="text1"/>
          </w:rPr>
          <w:t>A signing process is in place whereby authorized content is signed using private keys issued by a controlled authority.</w:t>
        </w:r>
      </w:ins>
      <w:r>
        <w:rPr/>
        <w:t xml:space="preserve"> </w:t>
      </w:r>
      <w:r>
        <w:rPr>
          <w:rFonts w:eastAsia="Aptos" w:cs="Aptos" w:ascii="Aptos" w:hAnsi="Aptos"/>
          <w:color w:val="000000" w:themeColor="text1"/>
        </w:rPr>
        <w:t>The signing algorithm used is RSA-2048 (or ECDSA with SHA-256).</w:t>
      </w:r>
    </w:p>
    <w:p>
      <w:pPr>
        <w:pStyle w:val="NormalWeb"/>
        <w:numPr>
          <w:ilvl w:val="0"/>
          <w:numId w:val="304"/>
        </w:numPr>
        <w:shd w:val="clear" w:color="auto" w:fill="FFFFFF" w:themeFill="background1"/>
        <w:spacing w:before="280" w:afterAutospacing="0" w:after="0"/>
        <w:ind w:left="284" w:hanging="284"/>
        <w:rPr>
          <w:rFonts w:ascii="Aptos" w:hAnsi="Aptos" w:eastAsia="Aptos" w:cs="Aptos"/>
          <w:ins w:id="1945" w:author="Winston.Huang" w:date="2025-05-16T15:19:00Z"/>
        </w:rPr>
      </w:pPr>
      <w:ins w:id="1944" w:author="Winston.Huang" w:date="2025-05-16T15:19:00Z">
        <w:r>
          <w:rPr>
            <w:rFonts w:eastAsia="Aptos" w:cs="Aptos" w:ascii="Aptos" w:hAnsi="Aptos"/>
            <w:color w:val="000000" w:themeColor="text1"/>
          </w:rPr>
          <w:t>Public certificates are distributed and managed securely on the device to support authenticity checks.</w:t>
        </w:r>
      </w:ins>
    </w:p>
    <w:p>
      <w:pPr>
        <w:pStyle w:val="NormalWeb"/>
        <w:numPr>
          <w:ilvl w:val="0"/>
          <w:numId w:val="304"/>
        </w:numPr>
        <w:shd w:val="clear" w:color="auto" w:fill="FFFFFF" w:themeFill="background1"/>
        <w:spacing w:before="280" w:afterAutospacing="0" w:after="0"/>
        <w:ind w:left="284" w:hanging="284"/>
        <w:rPr>
          <w:rFonts w:ascii="Aptos" w:hAnsi="Aptos" w:eastAsia="Aptos" w:cs="Aptos"/>
          <w:ins w:id="1947" w:author="Winston.Huang" w:date="2025-05-16T15:19:00Z"/>
        </w:rPr>
      </w:pPr>
      <w:ins w:id="1946" w:author="Winston.Huang" w:date="2025-05-16T15:18:00Z">
        <w:r>
          <w:rPr>
            <w:rFonts w:eastAsia="Aptos" w:cs="Aptos" w:ascii="Aptos" w:hAnsi="Aptos"/>
            <w:color w:val="000000" w:themeColor="text1"/>
          </w:rPr>
          <w:t>Enforcement policies reject execution of files lacking valid signatures or signed by unknown sources.</w:t>
        </w:r>
      </w:ins>
    </w:p>
    <w:p>
      <w:pPr>
        <w:pStyle w:val="NormalWeb"/>
        <w:numPr>
          <w:ilvl w:val="0"/>
          <w:numId w:val="304"/>
        </w:numPr>
        <w:shd w:val="clear" w:color="auto" w:fill="FFFFFF" w:themeFill="background1"/>
        <w:spacing w:before="280" w:afterAutospacing="0" w:after="0"/>
        <w:ind w:left="284" w:hanging="284"/>
        <w:pPrChange w:id="0" w:author="Winston.Huang" w:date="2025-05-16T15:18:00Z">
          <w:pPr>
            <w:pStyle w:val="NormalWeb"/>
            <w:numPr>
              <w:ilvl w:val="0"/>
              <w:numId w:val="304"/>
            </w:numPr>
            <w:jc w:val="both"/>
            <w:ind w:left="284" w:hanging="284"/>
            <w:spacing w:before="0" w:afterAutospacing="0" w:after="0"/>
            <w:shd w:val="clear" w:color="auto" w:fill="FFFFFF" w:themeFill="background1"/>
          </w:pPr>
        </w:pPrChange>
        <w:rPr>
          <w:rFonts w:ascii="Aptos" w:hAnsi="Aptos" w:eastAsia="Aptos" w:cs="Aptos"/>
          <w:ins w:id="1948" w:author="Winston.Huang" w:date="2025-05-16T15:18:00Z"/>
        </w:rPr>
      </w:pPr>
      <w:r>
        <w:rPr>
          <w:rFonts w:eastAsia="Aptos" w:cs="Aptos" w:ascii="Aptos" w:hAnsi="Aptos"/>
          <w:color w:val="000000" w:themeColor="text1"/>
        </w:rPr>
        <w:t>Key management procedures include access control, secure storage, and rotation policies.</w:t>
      </w:r>
    </w:p>
    <w:p>
      <w:pPr>
        <w:pStyle w:val="NormalWeb"/>
        <w:numPr>
          <w:ilvl w:val="0"/>
          <w:numId w:val="304"/>
        </w:numPr>
        <w:shd w:val="clear" w:color="auto" w:fill="FFFFFF" w:themeFill="background1"/>
        <w:spacing w:before="280" w:afterAutospacing="0" w:after="0"/>
        <w:ind w:left="284" w:hanging="284"/>
        <w:rPr>
          <w:rFonts w:ascii="Aptos" w:hAnsi="Aptos" w:eastAsia="Aptos" w:cs="Aptos"/>
        </w:rPr>
      </w:pPr>
      <w:ins w:id="1949" w:author="Winston.Huang" w:date="2025-05-16T15:14:00Z">
        <w:r>
          <w:rPr>
            <w:rFonts w:eastAsia="Aptos" w:cs="Aptos" w:ascii="Aptos" w:hAnsi="Aptos"/>
            <w:color w:val="000000" w:themeColor="text1"/>
          </w:rPr>
          <w:t>The system records all authenticity verification events for auditing and forensic purposes.</w:t>
        </w:r>
      </w:ins>
      <w:del w:id="1950" w:author="Winston.Huang" w:date="2025-05-16T15:14:00Z">
        <w:r>
          <w:rPr>
            <w:rFonts w:eastAsia="Aptos" w:cs="Aptos" w:ascii="Aptos" w:hAnsi="Aptos"/>
            <w:color w:val="000000" w:themeColor="text1"/>
          </w:rPr>
          <w:delText>Evidence of compliance includes the installation and operation of Whitelisting, which uses Advantech digital signatures to verify the authenticity of its software. The system ensures that any files protected by Linux built-in IMA/EVM are authenticated by these digital signatures. Furthermore, the host device automatically logs and reports the versions of the malware protection software and the files in use, as required by IEC 62443 4-2 CR3.4 RE(1). This logging functionality provides a transparent and continuous record of the software and file versions, ensuring ongoing compliance and facilitating audit processes. The authenticity of the whitelist is confirmed because it is generated and maintained through authorized measures, ensuring its integrity and reliability.</w:delText>
        </w:r>
      </w:del>
    </w:p>
    <w:p>
      <w:pPr>
        <w:pStyle w:val="ListParagraph"/>
        <w:widowControl/>
        <w:shd w:val="clear" w:color="auto" w:fill="FFFFFF" w:themeFill="background1"/>
        <w:spacing w:before="210" w:after="210"/>
        <w:ind w:left="0" w:hanging="0"/>
        <w:contextualSpacing/>
        <w:rPr/>
      </w:pPr>
      <w:r>
        <w:rPr>
          <w:rFonts w:eastAsia="Aptos" w:cs="Aptos"/>
        </w:rPr>
        <w:t>Technical Documentation for Linux IMA/EVM</w:t>
      </w:r>
    </w:p>
    <w:p>
      <w:pPr>
        <w:pStyle w:val="ListParagraph"/>
        <w:widowControl/>
        <w:shd w:val="clear" w:color="auto" w:fill="FFFFFF" w:themeFill="background1"/>
        <w:spacing w:before="210" w:after="210"/>
        <w:ind w:left="0" w:hanging="0"/>
        <w:contextualSpacing/>
        <w:rPr/>
      </w:pPr>
      <w:r>
        <w:rPr/>
        <w:t>For more details on the configuration and cryptographic algorithms used by Linux IMA</w:t>
      </w:r>
      <w:r>
        <w:rPr>
          <w:rFonts w:eastAsia="Aptos" w:cs="Aptos"/>
        </w:rPr>
        <w:t>/EVM</w:t>
      </w:r>
      <w:r>
        <w:rPr/>
        <w:t>, refer to the official Linux documentation on IMA</w:t>
      </w:r>
      <w:r>
        <w:rPr>
          <w:rFonts w:eastAsia="Aptos" w:cs="Aptos"/>
        </w:rPr>
        <w:t>/EVM</w:t>
      </w:r>
      <w:r>
        <w:rPr/>
        <w:t xml:space="preserve"> available at:</w:t>
      </w:r>
    </w:p>
    <w:p>
      <w:pPr>
        <w:pStyle w:val="NormalWeb"/>
        <w:shd w:val="clear" w:color="auto" w:fill="FFFFFF" w:themeFill="background1"/>
        <w:spacing w:lineRule="atLeast" w:line="0" w:beforeAutospacing="0" w:before="0" w:afterAutospacing="0" w:after="0"/>
        <w:ind w:left="566" w:hanging="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 xml:space="preserve">IMA Template Management </w:t>
      </w:r>
      <w:hyperlink r:id="rId10">
        <w:r>
          <w:rPr>
            <w:rStyle w:val="Internet"/>
            <w:rFonts w:eastAsia="新細明體" w:cs="Segoe UI" w:ascii="Segoe UI" w:hAnsi="Segoe UI" w:eastAsiaTheme="minorEastAsia"/>
            <w:sz w:val="21"/>
            <w:szCs w:val="21"/>
          </w:rPr>
          <w:t>https://www.kernel.org/doc/html/v5.15/security/IMA-templates.html</w:t>
        </w:r>
      </w:hyperlink>
    </w:p>
    <w:p>
      <w:pPr>
        <w:pStyle w:val="NormalWeb"/>
        <w:shd w:val="clear" w:color="auto" w:fill="FFFFFF" w:themeFill="background1"/>
        <w:spacing w:lineRule="atLeast" w:line="0" w:beforeAutospacing="0" w:before="0" w:afterAutospacing="0" w:after="0"/>
        <w:ind w:left="566" w:hanging="0"/>
        <w:rPr>
          <w:rFonts w:ascii="Segoe UI" w:hAnsi="Segoe UI" w:eastAsia="新細明體" w:cs="Segoe UI" w:eastAsiaTheme="minorEastAsia"/>
          <w:color w:val="000000" w:themeColor="text1"/>
          <w:sz w:val="21"/>
          <w:szCs w:val="21"/>
        </w:rPr>
      </w:pPr>
      <w:r>
        <w:rPr>
          <w:rFonts w:eastAsia="新細明體" w:cs="Segoe UI" w:ascii="Segoe UI" w:hAnsi="Segoe UI" w:eastAsiaTheme="minorEastAsia"/>
          <w:color w:val="000000" w:themeColor="text1"/>
          <w:sz w:val="21"/>
          <w:szCs w:val="21"/>
        </w:rPr>
        <w:t xml:space="preserve">EVM Linux ABI </w:t>
      </w:r>
      <w:hyperlink r:id="rId11">
        <w:r>
          <w:rPr>
            <w:rStyle w:val="Internet"/>
            <w:rFonts w:eastAsia="新細明體" w:cs="Segoe UI" w:ascii="Segoe UI" w:hAnsi="Segoe UI" w:eastAsiaTheme="minorEastAsia"/>
            <w:sz w:val="21"/>
            <w:szCs w:val="21"/>
          </w:rPr>
          <w:t>https://www.kernel.org/doc/Documentation/ABI/testing/evm</w:t>
        </w:r>
      </w:hyperlink>
    </w:p>
    <w:p>
      <w:pPr>
        <w:pStyle w:val="NormalWeb"/>
        <w:numPr>
          <w:ilvl w:val="0"/>
          <w:numId w:val="304"/>
        </w:numPr>
        <w:shd w:val="clear" w:color="auto" w:fill="FFFFFF" w:themeFill="background1"/>
        <w:spacing w:before="280" w:afterAutospacing="0" w:after="0"/>
        <w:ind w:left="284" w:hanging="284"/>
        <w:jc w:val="both"/>
        <w:pPrChange w:id="0" w:author="Winston.Huang" w:date="2025-05-16T15:16:00Z">
          <w:pPr>
            <w:pStyle w:val="NormalWeb"/>
            <w:jc w:val="both"/>
            <w:spacing w:before="0" w:afterAutospacing="0" w:after="0"/>
            <w:shd w:val="clear" w:color="auto" w:fill="FFFFFF" w:themeFill="background1"/>
          </w:pPr>
        </w:pPrChange>
        <w:rPr>
          <w:rFonts w:ascii="Aptos" w:hAnsi="Aptos" w:eastAsia="Aptos" w:cs="Aptos"/>
          <w:del w:id="1952" w:author="Winston.Huang" w:date="2025-05-16T15:17:00Z"/>
        </w:rPr>
      </w:pPr>
      <w:del w:id="1951" w:author="Winston.Huang" w:date="2025-05-16T15:17:00Z">
        <w:r>
          <w:rPr>
            <w:rFonts w:eastAsia="Aptos" w:cs="Aptos" w:ascii="Aptos" w:hAnsi="Aptos"/>
          </w:rPr>
        </w:r>
      </w:del>
    </w:p>
    <w:p>
      <w:pPr>
        <w:pStyle w:val="NormalWeb"/>
        <w:widowControl/>
        <w:spacing w:lineRule="auto" w:line="240" w:before="160" w:after="0"/>
        <w:rPr>
          <w:rFonts w:eastAsia="新細明體" w:cs="Segoe UI"/>
          <w:sz w:val="18"/>
          <w:szCs w:val="18"/>
        </w:rPr>
      </w:pPr>
      <w:bookmarkStart w:id="137" w:name="_Toc207723288"/>
      <w:r>
        <w:rPr/>
        <w:t>Detailed Setting Steps</w:t>
      </w:r>
      <w:bookmarkEnd w:id="137"/>
      <w:r>
        <w:rPr/>
        <w:t> </w:t>
      </w:r>
    </w:p>
    <w:p>
      <w:pPr>
        <w:pStyle w:val="Normal"/>
        <w:rPr/>
      </w:pPr>
      <w:r>
        <w:rPr>
          <w:rFonts w:ascii="Aptos" w:hAnsi="Aptos" w:cs="Aptos" w:eastAsia="Aptos"/>
          <w:color w:val="000000" w:themeColor="text1"/>
        </w:rPr>
        <w:t xml:space="preserve">    </w:t>
      </w:r>
      <w:r>
        <w:rPr>
          <w:rFonts w:eastAsia="Aptos" w:cs="Aptos"/>
          <w:color w:val="000000" w:themeColor="text1"/>
        </w:rPr>
        <w:t>The content of CR 3.4 already includes the requirements of CR 3.4 RE(1).</w:t>
      </w:r>
    </w:p>
    <w:p>
      <w:pPr>
        <w:pStyle w:val="2"/>
        <w:widowControl/>
        <w:spacing w:lineRule="auto" w:line="240" w:before="160" w:after="0"/>
        <w:rPr>
          <w:rFonts w:ascii="Aptos" w:hAnsi="Aptos" w:asciiTheme="minorHAnsi" w:hAnsiTheme="minorHAnsi"/>
        </w:rPr>
      </w:pPr>
      <w:bookmarkStart w:id="138" w:name="_Toc207723289"/>
      <w:r>
        <w:rPr>
          <w:rFonts w:ascii="Aptos" w:hAnsi="Aptos" w:asciiTheme="minorHAnsi" w:hAnsiTheme="minorHAnsi"/>
        </w:rPr>
        <w:t>CR 3.5 – Input Validation</w:t>
      </w:r>
      <w:bookmarkEnd w:id="138"/>
    </w:p>
    <w:p>
      <w:pPr>
        <w:pStyle w:val="Normal"/>
        <w:rPr>
          <w:rFonts w:ascii="Aptos" w:hAnsi="Aptos" w:eastAsia="Aptos" w:cs="Aptos"/>
        </w:rPr>
      </w:pPr>
      <w:r>
        <w:rPr>
          <w:rFonts w:eastAsia="Aptos" w:cs="Aptos"/>
          <w:color w:val="000000" w:themeColor="text1"/>
        </w:rPr>
        <w:t>External interface input is not supported; therefore, CR 3.5 is not applicable.</w:t>
      </w:r>
    </w:p>
    <w:p>
      <w:pPr>
        <w:pStyle w:val="3"/>
        <w:rPr>
          <w:rFonts w:eastAsia="新細明體" w:cs="Segoe UI"/>
          <w:sz w:val="18"/>
          <w:szCs w:val="18"/>
        </w:rPr>
      </w:pPr>
      <w:bookmarkStart w:id="139" w:name="_Toc207723290"/>
      <w:r>
        <w:rPr/>
        <w:t>Statement</w:t>
      </w:r>
      <w:bookmarkEnd w:id="139"/>
      <w:r>
        <w:rPr/>
        <w:t> </w:t>
      </w:r>
    </w:p>
    <w:p>
      <w:pPr>
        <w:pStyle w:val="Normal"/>
        <w:rPr/>
      </w:pPr>
      <w:r>
        <w:rPr/>
        <w:t>N/A</w:t>
      </w:r>
    </w:p>
    <w:p>
      <w:pPr>
        <w:pStyle w:val="3"/>
        <w:widowControl/>
        <w:jc w:val="both"/>
        <w:rPr>
          <w:rFonts w:eastAsia="新細明體" w:cs="Segoe UI"/>
          <w:sz w:val="18"/>
          <w:szCs w:val="18"/>
        </w:rPr>
      </w:pPr>
      <w:bookmarkStart w:id="140" w:name="_Toc207723291"/>
      <w:r>
        <w:rPr/>
        <w:t>Evidence</w:t>
      </w:r>
      <w:bookmarkEnd w:id="140"/>
      <w:r>
        <w:rPr/>
        <w:t> </w:t>
      </w:r>
    </w:p>
    <w:p>
      <w:pPr>
        <w:pStyle w:val="Normal"/>
        <w:widowControl/>
        <w:rPr/>
      </w:pPr>
      <w:r>
        <w:rPr/>
        <w:t xml:space="preserve"> </w:t>
      </w:r>
      <w:r>
        <w:rPr/>
        <w:t>N/A</w:t>
      </w:r>
    </w:p>
    <w:p>
      <w:pPr>
        <w:pStyle w:val="3"/>
        <w:widowControl/>
        <w:rPr>
          <w:rFonts w:eastAsia="新細明體" w:cs="Segoe UI"/>
          <w:sz w:val="18"/>
          <w:szCs w:val="18"/>
        </w:rPr>
      </w:pPr>
      <w:bookmarkStart w:id="141" w:name="_Toc207723292"/>
      <w:r>
        <w:rPr/>
        <w:t>Detailed Setting Steps</w:t>
      </w:r>
      <w:bookmarkEnd w:id="141"/>
      <w:r>
        <w:rPr/>
        <w:t> </w:t>
      </w:r>
    </w:p>
    <w:p>
      <w:pPr>
        <w:pStyle w:val="Normal"/>
        <w:widowControl/>
        <w:rPr/>
      </w:pPr>
      <w:r>
        <w:rPr/>
        <w:t>N/A</w:t>
      </w:r>
    </w:p>
    <w:p>
      <w:pPr>
        <w:pStyle w:val="2"/>
        <w:widowControl/>
        <w:rPr/>
      </w:pPr>
      <w:bookmarkStart w:id="142" w:name="_Toc207723293"/>
      <w:r>
        <w:rPr/>
        <w:t>CR 3.6 – Deterministic output</w:t>
      </w:r>
      <w:bookmarkEnd w:id="142"/>
    </w:p>
    <w:p>
      <w:pPr>
        <w:pStyle w:val="3"/>
        <w:widowControl/>
        <w:rPr>
          <w:rFonts w:ascii="Aptos" w:hAnsi="Aptos" w:eastAsia="Aptos" w:cs="Aptos"/>
        </w:rPr>
      </w:pPr>
      <w:bookmarkStart w:id="143" w:name="_Toc207723294"/>
      <w:r>
        <w:rPr>
          <w:rFonts w:eastAsia="Aptos" w:cs="Aptos"/>
        </w:rPr>
        <w:t>Statement</w:t>
      </w:r>
      <w:bookmarkEnd w:id="143"/>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D0D0D" w:themeColor="text1" w:themeTint="f2"/>
        </w:rPr>
      </w:pPr>
      <w:r>
        <w:rPr>
          <w:rFonts w:eastAsia="新細明體" w:cs="Arial" w:ascii="Aptos" w:hAnsi="Aptos" w:asciiTheme="minorHAnsi" w:cstheme="minorBidi" w:eastAsiaTheme="minorEastAsia" w:hAnsiTheme="minorHAnsi"/>
          <w:color w:val="0D0D0D" w:themeColor="text1" w:themeTint="f2"/>
        </w:rPr>
        <w:t>N/A</w:t>
      </w:r>
    </w:p>
    <w:p>
      <w:pPr>
        <w:pStyle w:val="3"/>
        <w:widowControl/>
        <w:rPr>
          <w:rFonts w:ascii="Aptos" w:hAnsi="Aptos" w:eastAsia="Aptos" w:cs="Aptos"/>
        </w:rPr>
      </w:pPr>
      <w:bookmarkStart w:id="144" w:name="_Toc207723295"/>
      <w:r>
        <w:rPr>
          <w:rFonts w:eastAsia="Aptos" w:cs="Aptos"/>
        </w:rPr>
        <w:t>Evidence</w:t>
      </w:r>
      <w:bookmarkEnd w:id="144"/>
    </w:p>
    <w:p>
      <w:pPr>
        <w:pStyle w:val="Normal"/>
        <w:widowControl/>
        <w:rPr/>
      </w:pPr>
      <w:r>
        <w:rPr/>
        <w:t xml:space="preserve">N/A </w:t>
      </w:r>
    </w:p>
    <w:p>
      <w:pPr>
        <w:pStyle w:val="3"/>
        <w:widowControl/>
        <w:shd w:val="clear" w:color="auto" w:fill="FFFFFF" w:themeFill="background1"/>
        <w:spacing w:before="160" w:after="0"/>
        <w:rPr>
          <w:rFonts w:ascii="Aptos" w:hAnsi="Aptos" w:eastAsia="Aptos" w:cs="Aptos"/>
        </w:rPr>
      </w:pPr>
      <w:bookmarkStart w:id="145" w:name="_Toc207723296"/>
      <w:r>
        <w:rPr>
          <w:rFonts w:eastAsia="Aptos" w:cs="Aptos"/>
        </w:rPr>
        <w:t>Detailed Setting Steps</w:t>
      </w:r>
      <w:bookmarkEnd w:id="145"/>
    </w:p>
    <w:p>
      <w:pPr>
        <w:pStyle w:val="Normal"/>
        <w:widowControl/>
        <w:rPr/>
      </w:pPr>
      <w:r>
        <w:rPr/>
        <w:t xml:space="preserve">N/A </w:t>
      </w:r>
    </w:p>
    <w:p>
      <w:pPr>
        <w:pStyle w:val="Normal"/>
        <w:widowControl/>
        <w:rPr/>
      </w:pPr>
      <w:r>
        <w:rPr/>
      </w:r>
    </w:p>
    <w:p>
      <w:pPr>
        <w:pStyle w:val="2"/>
        <w:widowControl/>
        <w:spacing w:lineRule="auto" w:line="259" w:before="240" w:after="240"/>
        <w:rPr>
          <w:rStyle w:val="21"/>
        </w:rPr>
      </w:pPr>
      <w:bookmarkStart w:id="146" w:name="_Toc207723297"/>
      <w:r>
        <w:rPr/>
        <w:t>CR 3.7 –</w:t>
      </w:r>
      <w:r>
        <w:rPr>
          <w:rStyle w:val="21"/>
        </w:rPr>
        <w:t xml:space="preserve"> Error handling</w:t>
      </w:r>
      <w:bookmarkEnd w:id="146"/>
    </w:p>
    <w:p>
      <w:pPr>
        <w:pStyle w:val="Normal"/>
        <w:widowControl/>
        <w:shd w:val="clear" w:color="auto" w:fill="FFFFFF" w:themeFill="background1"/>
        <w:spacing w:before="0" w:after="0"/>
        <w:rPr>
          <w:color w:val="0D0D0D" w:themeColor="text1" w:themeTint="f2"/>
        </w:rPr>
      </w:pPr>
      <w:r>
        <w:rPr>
          <w:b/>
          <w:bCs/>
          <w:color w:val="0D0D0D" w:themeColor="text1" w:themeTint="f2"/>
        </w:rPr>
        <w:t>Error Handling:</w:t>
      </w:r>
      <w:r>
        <w:rPr>
          <w:color w:val="0D0D0D" w:themeColor="text1" w:themeTint="f2"/>
        </w:rPr>
        <w:t xml:space="preserve"> Ensuring error conditions in Ubuntu 22.04 LTS are identified and managed without exposing exploitable information, in compliance with IEC 62443-4-2 CR 3.7.</w:t>
      </w:r>
    </w:p>
    <w:p>
      <w:pPr>
        <w:pStyle w:val="3"/>
        <w:widowControl/>
        <w:rPr>
          <w:rFonts w:ascii="Aptos" w:hAnsi="Aptos" w:eastAsia="Aptos" w:cs="Aptos"/>
        </w:rPr>
      </w:pPr>
      <w:bookmarkStart w:id="147" w:name="_Toc207723298"/>
      <w:r>
        <w:rPr>
          <w:rFonts w:eastAsia="Aptos" w:cs="Aptos"/>
        </w:rPr>
        <w:t>Statement</w:t>
      </w:r>
      <w:bookmarkEnd w:id="147"/>
    </w:p>
    <w:p>
      <w:pPr>
        <w:pStyle w:val="Normal"/>
        <w:widowControl/>
        <w:shd w:val="clear" w:color="auto" w:fill="FFFFFF" w:themeFill="background1"/>
        <w:spacing w:before="0" w:after="300"/>
        <w:jc w:val="both"/>
        <w:rPr>
          <w:color w:val="0D0D0D" w:themeColor="text1" w:themeTint="f2"/>
        </w:rPr>
      </w:pPr>
      <w:r>
        <w:rPr>
          <w:color w:val="0D0D0D" w:themeColor="text1" w:themeTint="f2"/>
        </w:rPr>
        <w:t>To comply with IEC 62443-4-2 CR 3.7 Error Handling, the Ubuntu 22.04 LTS operating system will implement an error handling mechanism that ensures error conditions are identified and handled without disclosing information that could be exploited by adversaries to attack the industrial automation control system (IACS). This includes configuring the Ubuntu Error Reporting settings to display error notifications, prevent the disabling of error reporting, and suppress the user interface for critical errors</w:t>
      </w:r>
    </w:p>
    <w:p>
      <w:pPr>
        <w:pStyle w:val="3"/>
        <w:widowControl/>
        <w:rPr>
          <w:rFonts w:ascii="Aptos" w:hAnsi="Aptos" w:eastAsia="Aptos" w:cs="Aptos"/>
        </w:rPr>
      </w:pPr>
      <w:bookmarkStart w:id="148" w:name="_Toc207723299"/>
      <w:r>
        <w:rPr>
          <w:rFonts w:eastAsia="Aptos" w:cs="Aptos"/>
        </w:rPr>
        <w:t>Evidence</w:t>
      </w:r>
      <w:bookmarkEnd w:id="148"/>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color w:val="0D0D0D" w:themeColor="text1" w:themeTint="f2"/>
        </w:rPr>
        <w:t>Ubuntu 22.04 LTS includes built-in error handling capabilities that support compliance with IEC 62443-4-2 CR 3.7. By configuring the Ubuntu Error Reporting settings, the system can effectively manage error conditions while maintaining security. Specifically, the settings include displaying error notifications, not disabling error reporting, and preventing the display of the user interface for critical errors. Additionally, login error messages are designed to not disclose information about other users, ensuring that sensitive information is protected.</w:t>
      </w:r>
    </w:p>
    <w:p>
      <w:pPr>
        <w:pStyle w:val="3"/>
        <w:widowControl/>
        <w:rPr>
          <w:rFonts w:ascii="Aptos" w:hAnsi="Aptos" w:eastAsia="Aptos" w:cs="Aptos"/>
        </w:rPr>
      </w:pPr>
      <w:bookmarkStart w:id="149" w:name="_Toc207723300"/>
      <w:r>
        <w:rPr>
          <w:rFonts w:eastAsia="Aptos" w:cs="Aptos"/>
        </w:rPr>
        <w:t>Detailed Setting Steps</w:t>
      </w:r>
      <w:bookmarkEnd w:id="149"/>
    </w:p>
    <w:p>
      <w:pPr>
        <w:pStyle w:val="Normal"/>
        <w:widowContro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1.Configure Ubuntu Error Reporting Settings: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 Open the Local Group Policy Editor:</w:t>
      </w:r>
    </w:p>
    <w:p>
      <w:pPr>
        <w:pStyle w:val="ListParagraph"/>
        <w:widowControl/>
        <w:numPr>
          <w:ilvl w:val="0"/>
          <w:numId w:val="280"/>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Open a terminal (Ctrl+Alt+T) and enter the command</w:t>
      </w:r>
    </w:p>
    <w:p>
      <w:pPr>
        <w:pStyle w:val="ListParagraph"/>
        <w:widowControl/>
        <w:shd w:val="clear" w:color="auto" w:fill="FFFFFF" w:themeFill="background1"/>
        <w:spacing w:lineRule="auto" w:line="259" w:before="240" w:after="240"/>
        <w:contextualSpacing/>
        <w:rPr/>
      </w:pPr>
      <w:r>
        <w:rPr>
          <w:rFonts w:ascii="Aptos" w:hAnsi="Aptos" w:cs="Aptos" w:eastAsia="Aptos"/>
          <w:color w:val="000000" w:themeColor="text1"/>
        </w:rPr>
        <w:t xml:space="preserve">  </w:t>
      </w:r>
      <w:r>
        <w:rPr>
          <w:rFonts w:eastAsia="Aptos" w:cs="Aptos"/>
          <w:color w:val="000000" w:themeColor="text1"/>
        </w:rPr>
        <w:t>Open the file</w:t>
      </w:r>
      <w:r>
        <w:rPr>
          <w:rFonts w:eastAsia="Aptos" w:cs="Aptos"/>
          <w:b/>
          <w:bCs/>
          <w:color w:val="000000" w:themeColor="text1"/>
        </w:rPr>
        <w:t xml:space="preserve">   /etc/default/apport </w:t>
      </w:r>
      <w:r>
        <w:rPr>
          <w:rFonts w:eastAsia="Aptos" w:cs="Aptos"/>
          <w:color w:val="000000" w:themeColor="text1"/>
        </w:rPr>
        <w:t xml:space="preserve">in </w:t>
      </w:r>
      <w:r>
        <w:rPr>
          <w:rFonts w:eastAsia="Aptos" w:cs="Aptos"/>
          <w:b/>
          <w:bCs/>
          <w:color w:val="000000" w:themeColor="text1"/>
        </w:rPr>
        <w:t xml:space="preserve">nano/vim </w:t>
      </w:r>
      <w:r>
        <w:rPr>
          <w:rFonts w:eastAsia="Aptos" w:cs="Aptos"/>
          <w:color w:val="000000" w:themeColor="text1"/>
        </w:rPr>
        <w:t>editor tool</w:t>
      </w:r>
    </w:p>
    <w:p>
      <w:pPr>
        <w:pStyle w:val="Normal"/>
        <w:widowControl/>
        <w:shd w:val="clear" w:color="auto" w:fill="FFFFFF" w:themeFill="background1"/>
        <w:spacing w:lineRule="auto" w:line="259" w:before="240" w:after="240"/>
        <w:rPr>
          <w:rFonts w:ascii="Aptos" w:hAnsi="Aptos" w:eastAsia="Aptos" w:cs="Aptos"/>
          <w:b/>
          <w:b/>
          <w:bCs/>
          <w:color w:val="000000" w:themeColor="text1"/>
        </w:rPr>
      </w:pPr>
      <w:r>
        <w:rPr>
          <w:rFonts w:ascii="Aptos" w:hAnsi="Aptos" w:cs="Aptos" w:eastAsia="Aptos"/>
          <w:b/>
          <w:bCs/>
          <w:color w:val="000000" w:themeColor="text1"/>
        </w:rPr>
        <w:t xml:space="preserve"> </w:t>
      </w:r>
      <w:r>
        <w:rPr>
          <w:rFonts w:eastAsia="Aptos" w:cs="Aptos"/>
          <w:b/>
          <w:bCs/>
          <w:color w:val="000000" w:themeColor="text1"/>
          <w:lang w:val="en-IN"/>
        </w:rPr>
        <w:t>b. Adjust Error Reporting Settings:</w:t>
      </w:r>
    </w:p>
    <w:p>
      <w:pPr>
        <w:pStyle w:val="ListParagraph"/>
        <w:widowControl/>
        <w:numPr>
          <w:ilvl w:val="0"/>
          <w:numId w:val="279"/>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Ensure the following settings are configured in the file:</w:t>
      </w:r>
    </w:p>
    <w:p>
      <w:pPr>
        <w:pStyle w:val="Normal"/>
        <w:widowControl/>
        <w:shd w:val="clear" w:color="auto" w:fill="FFFFFF" w:themeFill="background1"/>
        <w:spacing w:lineRule="auto" w:line="259" w:before="0" w:after="0"/>
        <w:rPr/>
      </w:pPr>
      <w:r>
        <w:rPr>
          <w:rFonts w:ascii="Aptos" w:hAnsi="Aptos" w:cs="Aptos" w:eastAsia="Aptos"/>
          <w:b/>
          <w:bCs/>
          <w:color w:val="000000" w:themeColor="text1"/>
          <w:lang w:val="en-IN"/>
        </w:rPr>
        <w:t xml:space="preserve">                       </w:t>
      </w:r>
      <w:r>
        <w:rPr>
          <w:rFonts w:eastAsia="Aptos" w:cs="Aptos"/>
          <w:b/>
          <w:bCs/>
          <w:color w:val="000000" w:themeColor="text1"/>
          <w:lang w:val="en-IN"/>
        </w:rPr>
        <w:t>enabled=1</w:t>
      </w:r>
    </w:p>
    <w:p>
      <w:pPr>
        <w:pStyle w:val="Normal"/>
        <w:widowControl/>
        <w:shd w:val="clear" w:color="auto" w:fill="FFFFFF" w:themeFill="background1"/>
        <w:spacing w:lineRule="auto" w:line="259" w:before="120" w:after="120"/>
        <w:ind w:left="480" w:hanging="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This ensures that error reporting is not disabled.</w:t>
      </w:r>
    </w:p>
    <w:p>
      <w:pPr>
        <w:pStyle w:val="Normal"/>
        <w:widowControl/>
        <w:shd w:val="clear" w:color="auto" w:fill="FFFFFF" w:themeFill="background1"/>
        <w:spacing w:lineRule="auto" w:line="259" w:before="240" w:after="240"/>
        <w:rPr>
          <w:rFonts w:ascii="Aptos" w:hAnsi="Aptos" w:eastAsia="Aptos" w:cs="Aptos"/>
          <w:b/>
          <w:b/>
          <w:bCs/>
          <w:color w:val="000000" w:themeColor="text1"/>
        </w:rPr>
      </w:pPr>
      <w:r>
        <w:rPr>
          <w:rFonts w:eastAsia="Aptos" w:cs="Aptos"/>
          <w:b/>
          <w:bCs/>
          <w:color w:val="000000" w:themeColor="text1"/>
          <w:lang w:val="en-IN"/>
        </w:rPr>
        <w:t>c. Configure Display Error Notification:</w:t>
      </w:r>
    </w:p>
    <w:p>
      <w:pPr>
        <w:pStyle w:val="ListParagraph"/>
        <w:widowControl/>
        <w:numPr>
          <w:ilvl w:val="0"/>
          <w:numId w:val="278"/>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In the same file, make sure error notifications are displayed:</w:t>
      </w:r>
      <w:r>
        <w:rPr>
          <w:rFonts w:eastAsia="Aptos" w:cs="Aptos"/>
          <w:b/>
          <w:bCs/>
          <w:color w:val="000000" w:themeColor="text1"/>
          <w:lang w:val="en-IN"/>
        </w:rPr>
        <w:t xml:space="preserve">                        notify=yes</w:t>
      </w:r>
    </w:p>
    <w:p>
      <w:pPr>
        <w:pStyle w:val="Normal"/>
        <w:widowControl/>
        <w:shd w:val="clear" w:color="auto" w:fill="FFFFFF" w:themeFill="background1"/>
        <w:spacing w:lineRule="auto" w:line="259" w:before="240" w:after="240"/>
        <w:rPr>
          <w:rFonts w:ascii="Aptos" w:hAnsi="Aptos" w:eastAsia="Aptos" w:cs="Aptos"/>
          <w:b/>
          <w:b/>
          <w:bCs/>
          <w:color w:val="000000" w:themeColor="text1"/>
        </w:rPr>
      </w:pPr>
      <w:r>
        <w:rPr>
          <w:rFonts w:eastAsia="Aptos" w:cs="Aptos"/>
          <w:b/>
          <w:bCs/>
          <w:color w:val="000000" w:themeColor="text1"/>
          <w:lang w:val="en-IN"/>
        </w:rPr>
        <w:t>d. Prevent Display of User Interface for Critical Errors:</w:t>
      </w:r>
    </w:p>
    <w:p>
      <w:pPr>
        <w:pStyle w:val="ListParagraph"/>
        <w:widowControl/>
        <w:numPr>
          <w:ilvl w:val="0"/>
          <w:numId w:val="277"/>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Configure the system to suppress the user interface for critical errors by editing the apport configuration:</w:t>
      </w:r>
    </w:p>
    <w:p>
      <w:pPr>
        <w:pStyle w:val="ListParagraph"/>
        <w:widowControl/>
        <w:numPr>
          <w:ilvl w:val="0"/>
          <w:numId w:val="281"/>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Open the file</w:t>
      </w:r>
      <w:r>
        <w:rPr>
          <w:rFonts w:eastAsia="Aptos" w:cs="Aptos"/>
          <w:b/>
          <w:bCs/>
          <w:color w:val="000000" w:themeColor="text1"/>
          <w:lang w:val="en-IN"/>
        </w:rPr>
        <w:t xml:space="preserve"> </w:t>
      </w:r>
      <w:r>
        <w:rPr>
          <w:rFonts w:eastAsia="Aptos" w:cs="Aptos"/>
          <w:b/>
          <w:bCs/>
          <w:color w:val="000000" w:themeColor="text1"/>
        </w:rPr>
        <w:t xml:space="preserve">/etc/apport/crashdb.conf in nano/vim </w:t>
      </w:r>
      <w:r>
        <w:rPr>
          <w:rFonts w:eastAsia="Aptos" w:cs="Aptos"/>
          <w:color w:val="000000" w:themeColor="text1"/>
        </w:rPr>
        <w:t>editor tool</w:t>
      </w:r>
    </w:p>
    <w:p>
      <w:pPr>
        <w:pStyle w:val="ListParagraph"/>
        <w:widowControl/>
        <w:numPr>
          <w:ilvl w:val="0"/>
          <w:numId w:val="276"/>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Add or ensure the following line exists:</w:t>
      </w:r>
    </w:p>
    <w:p>
      <w:pPr>
        <w:pStyle w:val="Normal"/>
        <w:widowControl/>
        <w:shd w:val="clear" w:color="auto" w:fill="FFFFFF" w:themeFill="background1"/>
        <w:spacing w:lineRule="auto" w:line="259" w:before="0" w:after="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show_crash_ui = no</w:t>
      </w:r>
    </w:p>
    <w:p>
      <w:pPr>
        <w:pStyle w:val="Normal"/>
        <w:widowContro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 Ensure Login Error Messages Do Not Disclose User Information:</w:t>
      </w:r>
    </w:p>
    <w:p>
      <w:pPr>
        <w:pStyle w:val="Normal"/>
        <w:widowControl/>
        <w:shd w:val="clear" w:color="auto" w:fill="FFFFFF" w:themeFill="background1"/>
        <w:spacing w:lineRule="auto" w:line="259" w:before="240" w:after="24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 Edit PAM Configuration:</w:t>
      </w:r>
    </w:p>
    <w:p>
      <w:pPr>
        <w:pStyle w:val="ListParagraph"/>
        <w:widowControl/>
        <w:numPr>
          <w:ilvl w:val="0"/>
          <w:numId w:val="275"/>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Open the PAM configuration file for login:</w:t>
      </w:r>
    </w:p>
    <w:p>
      <w:pPr>
        <w:pStyle w:val="ListParagraph"/>
        <w:widowControl/>
        <w:numPr>
          <w:ilvl w:val="0"/>
          <w:numId w:val="256"/>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Now Open the file </w:t>
      </w:r>
      <w:r>
        <w:rPr>
          <w:rFonts w:eastAsia="Aptos" w:cs="Aptos"/>
          <w:b/>
          <w:bCs/>
          <w:color w:val="000000" w:themeColor="text1"/>
        </w:rPr>
        <w:t xml:space="preserve">/etc/pam.d/loginin nano/vim </w:t>
      </w:r>
      <w:r>
        <w:rPr>
          <w:rFonts w:eastAsia="Aptos" w:cs="Aptos"/>
          <w:color w:val="000000" w:themeColor="text1"/>
        </w:rPr>
        <w:t>editor tool.</w:t>
      </w:r>
    </w:p>
    <w:p>
      <w:pPr>
        <w:pStyle w:val="ListParagraph"/>
        <w:widowControl/>
        <w:numPr>
          <w:ilvl w:val="0"/>
          <w:numId w:val="274"/>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Ensure the error messages do not disclose sensitive information:</w:t>
      </w:r>
    </w:p>
    <w:p>
      <w:pPr>
        <w:pStyle w:val="Normal"/>
        <w:widowControl/>
        <w:shd w:val="clear" w:color="auto" w:fill="FFFFFF" w:themeFill="background1"/>
        <w:spacing w:lineRule="auto" w:line="259" w:before="0" w:after="0"/>
        <w:rPr>
          <w:rFonts w:ascii="Aptos" w:hAnsi="Aptos" w:eastAsia="Aptos" w:cs="Aptos"/>
          <w:b/>
          <w:b/>
          <w:bCs/>
          <w:color w:val="000000" w:themeColor="text1"/>
          <w:lang w:val="en-IN"/>
        </w:rPr>
      </w:pPr>
      <w:r>
        <w:rPr>
          <w:rFonts w:ascii="Aptos" w:hAnsi="Aptos" w:cs="Aptos" w:eastAsia="Aptos"/>
          <w:b/>
          <w:bCs/>
          <w:color w:val="000000" w:themeColor="text1"/>
          <w:lang w:val="en-IN"/>
        </w:rPr>
        <w:t xml:space="preserve">               </w:t>
      </w:r>
      <w:r>
        <w:rPr>
          <w:rFonts w:eastAsia="Aptos" w:cs="Aptos"/>
          <w:b/>
          <w:bCs/>
          <w:color w:val="000000" w:themeColor="text1"/>
          <w:lang w:val="en-IN"/>
        </w:rPr>
        <w:t>auth requisite pam_deny.so</w:t>
      </w:r>
      <w:r>
        <w:rPr/>
        <w:br/>
      </w:r>
      <w:r>
        <w:rPr>
          <w:rFonts w:eastAsia="Aptos" w:cs="Aptos"/>
          <w:b/>
          <w:bCs/>
          <w:color w:val="000000" w:themeColor="text1"/>
          <w:lang w:val="en-IN"/>
        </w:rPr>
        <w:t xml:space="preserve">               auth required pam_unix.so nullok_secure</w:t>
      </w:r>
    </w:p>
    <w:p>
      <w:pPr>
        <w:pStyle w:val="2"/>
        <w:rPr/>
      </w:pPr>
      <w:bookmarkStart w:id="150" w:name="_Toc207723301"/>
      <w:r>
        <w:rPr/>
        <w:t>CR 3.8 – Session Integrity</w:t>
      </w:r>
      <w:bookmarkEnd w:id="150"/>
    </w:p>
    <w:p>
      <w:pPr>
        <w:pStyle w:val="Normal"/>
        <w:rPr>
          <w:rFonts w:ascii="Aptos" w:hAnsi="Aptos" w:eastAsia="Aptos" w:cs="Aptos"/>
        </w:rPr>
      </w:pPr>
      <w:r>
        <w:rPr>
          <w:rFonts w:eastAsia="Aptos" w:cs="Aptos"/>
          <w:b/>
          <w:bCs/>
        </w:rPr>
        <w:t>Session Integrity</w:t>
      </w:r>
      <w:r>
        <w:rPr>
          <w:rFonts w:eastAsia="Aptos" w:cs="Aptos"/>
        </w:rPr>
        <w:t>: The protection of communication sessions by ensuring that session identifiers are unique, invalidated upon logout or termination, and recognized only if system-generated.</w:t>
      </w:r>
    </w:p>
    <w:p>
      <w:pPr>
        <w:pStyle w:val="3"/>
        <w:widowControl/>
        <w:rPr>
          <w:rFonts w:ascii="Aptos" w:hAnsi="Aptos" w:eastAsia="Aptos" w:cs="Aptos"/>
        </w:rPr>
      </w:pPr>
      <w:bookmarkStart w:id="151" w:name="_Toc207723302"/>
      <w:r>
        <w:rPr>
          <w:rFonts w:eastAsia="Aptos" w:cs="Aptos"/>
        </w:rPr>
        <w:t>Statement</w:t>
      </w:r>
      <w:bookmarkEnd w:id="151"/>
    </w:p>
    <w:p>
      <w:pPr>
        <w:pStyle w:val="Normal"/>
        <w:widowControl/>
        <w:jc w:val="both"/>
        <w:rPr/>
      </w:pPr>
      <w:r>
        <w:rPr>
          <w:rFonts w:eastAsia="Aptos" w:cs="Aptos"/>
        </w:rPr>
        <w:t xml:space="preserve">To comply with IEC 62443 4-2 CR 3.8 Session Integrity requirements on Ubuntu 22.04 LTS, the system must provide mechanisms to protect the integrity of communication sessions. This includes the capability to invalidate session identifiers upon user logout or session termination, generate unique session identifiers for each session using accepted sources of randomness, and recognize only system-generated session identifiers </w:t>
      </w:r>
      <w:r>
        <w:rPr/>
        <w:t xml:space="preserve">along with </w:t>
      </w:r>
      <w:r>
        <w:rPr>
          <w:color w:val="000000" w:themeColor="text1"/>
        </w:rPr>
        <w:t>the system must be configured to invalidate session identifiers upon user logout and employ secure mechanisms for generating and managing session identifiers. This involves leveraging system features to terminate all tasks upon logout and ensuring that session identifiers are unique, system-generated, and based on secure sources of randomness.</w:t>
      </w:r>
    </w:p>
    <w:p>
      <w:pPr>
        <w:pStyle w:val="3"/>
        <w:widowControl/>
        <w:spacing w:before="160" w:after="0"/>
        <w:rPr>
          <w:rFonts w:ascii="Aptos" w:hAnsi="Aptos" w:eastAsia="Aptos" w:cs="Aptos"/>
        </w:rPr>
      </w:pPr>
      <w:bookmarkStart w:id="152" w:name="_Toc207723303"/>
      <w:r>
        <w:rPr>
          <w:rFonts w:eastAsia="Aptos" w:cs="Aptos"/>
        </w:rPr>
        <w:t>Evidence</w:t>
      </w:r>
      <w:bookmarkEnd w:id="152"/>
    </w:p>
    <w:p>
      <w:pPr>
        <w:pStyle w:val="Normal"/>
        <w:spacing w:before="240" w:after="240"/>
        <w:jc w:val="both"/>
        <w:rPr/>
      </w:pPr>
      <w:r>
        <w:rPr>
          <w:rFonts w:eastAsia="Aptos" w:cs="Aptos"/>
        </w:rPr>
        <w:t>Ubuntu 22.04 LTS incorporates several features that align with the IEC 62443-4-2 CR 3.8 requirements for session integrity. These features include the management of SSH sessions, where each session is securely handled to maintain communication integrity.</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Unique Session Identifiers:</w:t>
      </w:r>
    </w:p>
    <w:p>
      <w:pPr>
        <w:pStyle w:val="ListParagraph"/>
        <w:numPr>
          <w:ilvl w:val="1"/>
          <w:numId w:val="82"/>
        </w:numPr>
        <w:spacing w:before="0" w:after="0"/>
        <w:contextualSpacing/>
        <w:jc w:val="both"/>
        <w:rPr>
          <w:rFonts w:ascii="Aptos" w:hAnsi="Aptos" w:eastAsia="Aptos" w:cs="Aptos"/>
        </w:rPr>
      </w:pPr>
      <w:r>
        <w:rPr>
          <w:rFonts w:eastAsia="Aptos" w:cs="Aptos"/>
        </w:rPr>
        <w:t>SSH sessions on Ubuntu generate unique session identifiers for each connection. These identifiers are managed securely, ensuring that they cannot be reused or tampered with.</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Session Termination:</w:t>
      </w:r>
    </w:p>
    <w:p>
      <w:pPr>
        <w:pStyle w:val="ListParagraph"/>
        <w:numPr>
          <w:ilvl w:val="1"/>
          <w:numId w:val="82"/>
        </w:numPr>
        <w:spacing w:before="0" w:after="0"/>
        <w:contextualSpacing/>
        <w:jc w:val="both"/>
        <w:rPr>
          <w:rFonts w:ascii="Aptos" w:hAnsi="Aptos" w:eastAsia="Aptos" w:cs="Aptos"/>
        </w:rPr>
      </w:pPr>
      <w:r>
        <w:rPr>
          <w:rFonts w:eastAsia="Aptos" w:cs="Aptos"/>
        </w:rPr>
        <w:t>Upon user logout or session termination, the SSH session is immediately invalidated, ensuring that no lingering identifiers can be exploited.</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Secure Randomness for Session Identifiers:</w:t>
      </w:r>
    </w:p>
    <w:p>
      <w:pPr>
        <w:pStyle w:val="ListParagraph"/>
        <w:numPr>
          <w:ilvl w:val="1"/>
          <w:numId w:val="82"/>
        </w:numPr>
        <w:spacing w:before="0" w:after="0"/>
        <w:contextualSpacing/>
        <w:jc w:val="both"/>
        <w:rPr>
          <w:rFonts w:ascii="Aptos" w:hAnsi="Aptos" w:eastAsia="Aptos" w:cs="Aptos"/>
        </w:rPr>
      </w:pPr>
      <w:r>
        <w:rPr>
          <w:rFonts w:eastAsia="Aptos" w:cs="Aptos"/>
        </w:rPr>
        <w:t>The SSH service on Ubuntu uses a Cryptographically Secure Pseudo-Random Number Generator (CSPRNG) to generate session identifiers and cryptographic keys. This ensures that all session identifiers are robust against prediction and tampering.</w:t>
      </w:r>
    </w:p>
    <w:p>
      <w:pPr>
        <w:pStyle w:val="Normal"/>
        <w:widowControl/>
        <w:spacing w:lineRule="auto" w:line="259" w:before="240" w:after="240"/>
        <w:jc w:val="both"/>
        <w:rPr>
          <w:rFonts w:ascii="Aptos" w:hAnsi="Aptos" w:eastAsia="Aptos" w:cs="Aptos"/>
        </w:rPr>
      </w:pPr>
      <w:r>
        <w:rPr>
          <w:rFonts w:eastAsia="Aptos" w:cs="Aptos"/>
        </w:rPr>
        <w:t>How SSH Ensures Session Integrity</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Session Initiation and Verification:</w:t>
      </w:r>
    </w:p>
    <w:p>
      <w:pPr>
        <w:pStyle w:val="ListParagraph"/>
        <w:spacing w:before="0" w:after="0"/>
        <w:contextualSpacing/>
        <w:jc w:val="both"/>
        <w:rPr>
          <w:rFonts w:ascii="Aptos" w:hAnsi="Aptos" w:eastAsia="Aptos" w:cs="Aptos"/>
        </w:rPr>
      </w:pPr>
      <w:r>
        <w:rPr>
          <w:rFonts w:eastAsia="Aptos" w:cs="Aptos"/>
        </w:rPr>
        <w:t>When an SSH session is initiated, the server generates a unique session identifier using a CSPRNG. This session identifier is used to track and secure the communication between the client and the server.</w:t>
      </w:r>
    </w:p>
    <w:p>
      <w:pPr>
        <w:pStyle w:val="ListParagraph"/>
        <w:spacing w:before="0" w:after="0"/>
        <w:contextualSpacing/>
        <w:jc w:val="both"/>
        <w:rPr>
          <w:rFonts w:ascii="Aptos" w:hAnsi="Aptos" w:eastAsia="Aptos" w:cs="Aptos"/>
        </w:rPr>
      </w:pPr>
      <w:r>
        <w:rPr>
          <w:rFonts w:eastAsia="Aptos" w:cs="Aptos"/>
        </w:rPr>
        <w:t>The client and server establish a secure connection using public-key cryptography, where the server’s key is validated by the client to ensure it matches a trusted certificate.</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Session Security:</w:t>
      </w:r>
    </w:p>
    <w:p>
      <w:pPr>
        <w:pStyle w:val="ListParagraph"/>
        <w:spacing w:before="0" w:after="0"/>
        <w:contextualSpacing/>
        <w:jc w:val="both"/>
        <w:rPr>
          <w:rFonts w:ascii="Aptos" w:hAnsi="Aptos" w:eastAsia="Aptos" w:cs="Aptos"/>
        </w:rPr>
      </w:pPr>
      <w:r>
        <w:rPr>
          <w:rFonts w:eastAsia="Aptos" w:cs="Aptos"/>
        </w:rPr>
        <w:t>Throughout the session, all data transmitted is encrypted using keys derived from the session’s unique identifier and secure cryptographic algorithms, ensuring the integrity and confidentiality of the data.</w:t>
      </w:r>
    </w:p>
    <w:p>
      <w:pPr>
        <w:pStyle w:val="ListParagraph"/>
        <w:spacing w:before="0" w:after="0"/>
        <w:contextualSpacing/>
        <w:jc w:val="both"/>
        <w:rPr>
          <w:rFonts w:ascii="Aptos" w:hAnsi="Aptos" w:eastAsia="Aptos" w:cs="Aptos"/>
        </w:rPr>
      </w:pPr>
      <w:r>
        <w:rPr>
          <w:rFonts w:eastAsia="Aptos" w:cs="Aptos"/>
        </w:rPr>
        <w:t>Ubuntu’s SSH implementation adheres to cryptographic standards that ensure the session cannot be hijacked or tampered with.</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Use of CSPRNG and /dev/urandom:</w:t>
      </w:r>
    </w:p>
    <w:p>
      <w:pPr>
        <w:pStyle w:val="ListParagraph"/>
        <w:spacing w:before="0" w:after="0"/>
        <w:contextualSpacing/>
        <w:jc w:val="both"/>
        <w:rPr>
          <w:rFonts w:ascii="Aptos" w:hAnsi="Aptos" w:eastAsia="Aptos" w:cs="Aptos"/>
        </w:rPr>
      </w:pPr>
      <w:r>
        <w:rPr>
          <w:rFonts w:eastAsia="Aptos" w:cs="Aptos"/>
        </w:rPr>
        <w:t>Ubuntu 22.04 LTS's SSH service leverages a Cryptographically Secure Pseudo-Random Number Generator (CSPRNG) to produce high-quality random numbers necessary for cryptographic operations. These operations include generating session identifiers, cryptographic keys, and nonces.</w:t>
      </w:r>
    </w:p>
    <w:p>
      <w:pPr>
        <w:pStyle w:val="ListParagraph"/>
        <w:spacing w:before="0" w:after="0"/>
        <w:contextualSpacing/>
        <w:jc w:val="both"/>
        <w:rPr>
          <w:rFonts w:ascii="Aptos" w:hAnsi="Aptos" w:eastAsia="Aptos" w:cs="Aptos"/>
        </w:rPr>
      </w:pPr>
      <w:r>
        <w:rPr>
          <w:rFonts w:eastAsia="Aptos" w:cs="Aptos"/>
        </w:rPr>
        <w:t xml:space="preserve">The primary source of entropy for the CSPRNG on Ubuntu is </w:t>
      </w:r>
      <w:r>
        <w:rPr>
          <w:rFonts w:eastAsia="Consolas" w:cs="Consolas" w:ascii="Consolas" w:hAnsi="Consolas"/>
        </w:rPr>
        <w:t>/dev/urandom</w:t>
      </w:r>
      <w:r>
        <w:rPr>
          <w:rFonts w:eastAsia="Aptos" w:cs="Aptos"/>
        </w:rPr>
        <w:t xml:space="preserve">, a special file in Linux that provides random numbers. </w:t>
      </w:r>
      <w:r>
        <w:rPr>
          <w:rFonts w:eastAsia="Consolas" w:cs="Consolas" w:ascii="Consolas" w:hAnsi="Consolas"/>
        </w:rPr>
        <w:t>/dev/urandom</w:t>
      </w:r>
      <w:r>
        <w:rPr>
          <w:rFonts w:eastAsia="Aptos" w:cs="Aptos"/>
        </w:rPr>
        <w:t xml:space="preserve"> gathers environmental noise from device drivers and other sources to produce random numbers that are suitable for cryptographic purposes.</w:t>
      </w:r>
    </w:p>
    <w:p>
      <w:pPr>
        <w:pStyle w:val="ListParagraph"/>
        <w:spacing w:before="0" w:after="0"/>
        <w:contextualSpacing/>
        <w:jc w:val="both"/>
        <w:rPr>
          <w:rFonts w:ascii="Aptos" w:hAnsi="Aptos" w:eastAsia="Aptos" w:cs="Aptos"/>
        </w:rPr>
      </w:pPr>
      <w:r>
        <w:rPr>
          <w:rFonts w:eastAsia="Aptos" w:cs="Aptos"/>
        </w:rPr>
        <w:t xml:space="preserve">The use of </w:t>
      </w:r>
      <w:r>
        <w:rPr>
          <w:rFonts w:eastAsia="Consolas" w:cs="Consolas" w:ascii="Consolas" w:hAnsi="Consolas"/>
        </w:rPr>
        <w:t>/dev/urandom</w:t>
      </w:r>
      <w:r>
        <w:rPr>
          <w:rFonts w:eastAsia="Aptos" w:cs="Aptos"/>
        </w:rPr>
        <w:t xml:space="preserve"> ensures that the randomness is both unpredictable and sufficient for secure key generation, making it highly resistant to attacks. This mechanism is critical in maintaining the integrity and security of SSH sessions by preventing the reuse or prediction of session identifiers.</w:t>
      </w:r>
    </w:p>
    <w:p>
      <w:pPr>
        <w:pStyle w:val="ListParagraph"/>
        <w:numPr>
          <w:ilvl w:val="0"/>
          <w:numId w:val="82"/>
        </w:numPr>
        <w:spacing w:before="240" w:after="240"/>
        <w:contextualSpacing/>
        <w:jc w:val="both"/>
        <w:rPr>
          <w:rFonts w:ascii="Aptos" w:hAnsi="Aptos" w:eastAsia="Aptos" w:cs="Aptos"/>
          <w:b/>
          <w:b/>
          <w:bCs/>
        </w:rPr>
      </w:pPr>
      <w:r>
        <w:rPr>
          <w:rFonts w:eastAsia="Aptos" w:cs="Aptos"/>
          <w:b/>
          <w:bCs/>
        </w:rPr>
        <w:t>Session Termination:</w:t>
      </w:r>
    </w:p>
    <w:p>
      <w:pPr>
        <w:pStyle w:val="ListParagraph"/>
        <w:widowControl/>
        <w:spacing w:lineRule="auto" w:line="259" w:before="240" w:after="0"/>
        <w:contextualSpacing/>
        <w:jc w:val="both"/>
        <w:rPr>
          <w:rFonts w:ascii="Aptos" w:hAnsi="Aptos" w:eastAsia="Aptos" w:cs="Aptos"/>
        </w:rPr>
      </w:pPr>
      <w:r>
        <w:rPr>
          <w:rFonts w:eastAsia="Aptos" w:cs="Aptos"/>
        </w:rPr>
        <w:t>Upon user logout or if the session is otherwise terminated, the session identifier is invalidated, and all session-related cryptographic keys are discarded, ensuring that the session cannot be resumed or exploited.</w:t>
      </w:r>
    </w:p>
    <w:p>
      <w:pPr>
        <w:pStyle w:val="3"/>
        <w:widowControl/>
        <w:spacing w:before="160" w:after="0"/>
        <w:rPr>
          <w:rFonts w:ascii="Aptos" w:hAnsi="Aptos" w:eastAsia="Aptos" w:cs="Aptos"/>
        </w:rPr>
      </w:pPr>
      <w:bookmarkStart w:id="153" w:name="_Toc207723304"/>
      <w:r>
        <w:rPr>
          <w:rFonts w:eastAsia="Aptos" w:cs="Aptos"/>
        </w:rPr>
        <w:t>Detailed Setting Steps</w:t>
      </w:r>
      <w:bookmarkEnd w:id="153"/>
    </w:p>
    <w:p>
      <w:pPr>
        <w:pStyle w:val="Normal"/>
        <w:widowControl/>
        <w:spacing w:before="240" w:after="240"/>
        <w:jc w:val="both"/>
        <w:rPr>
          <w:rFonts w:ascii="Aptos" w:hAnsi="Aptos" w:eastAsia="Aptos" w:cs="Aptos"/>
        </w:rPr>
      </w:pPr>
      <w:r>
        <w:rPr>
          <w:color w:val="000000" w:themeColor="text1"/>
          <w:lang w:val="en-IN"/>
        </w:rPr>
        <w:t>To implement session integrity in Ubuntu 22.04 LTS in alignment with IEC 62443 4-2 CR 3.8, we can manage and securing sessions. Below are steps we can follow to achieve this using CLI methods:</w:t>
      </w:r>
    </w:p>
    <w:p>
      <w:pPr>
        <w:pStyle w:val="Normal"/>
        <w:widowControl/>
        <w:spacing w:lineRule="auto" w:line="259"/>
        <w:rPr>
          <w:color w:val="0F4761" w:themeColor="accent1" w:themeShade="bf"/>
          <w:sz w:val="28"/>
          <w:szCs w:val="28"/>
        </w:rPr>
      </w:pPr>
      <w:r>
        <w:rPr>
          <w:color w:val="0F4761" w:themeColor="accent1" w:themeShade="bf"/>
          <w:sz w:val="28"/>
          <w:szCs w:val="28"/>
          <w:lang w:val="en-IN"/>
        </w:rPr>
        <w:t>1. Manage SSH Sessions</w:t>
      </w:r>
    </w:p>
    <w:p>
      <w:pPr>
        <w:pStyle w:val="Normal"/>
        <w:widowControl/>
        <w:spacing w:lineRule="auto" w:line="259" w:before="0" w:after="0"/>
        <w:rPr>
          <w:color w:val="000000" w:themeColor="text1"/>
        </w:rPr>
      </w:pPr>
      <w:r>
        <w:rPr>
          <w:color w:val="000000" w:themeColor="text1"/>
          <w:lang w:val="en-IN"/>
        </w:rPr>
        <w:t>Ensure SSH sessions are managed securely by using PAM (Pluggable Authentication Modules).</w:t>
      </w:r>
    </w:p>
    <w:p>
      <w:pPr>
        <w:pStyle w:val="Normal"/>
        <w:widowControl/>
        <w:spacing w:lineRule="auto" w:line="259" w:before="240" w:after="240"/>
        <w:rPr>
          <w:color w:val="000000" w:themeColor="text1"/>
        </w:rPr>
      </w:pPr>
      <w:r>
        <w:rPr>
          <w:b/>
          <w:bCs/>
          <w:color w:val="000000" w:themeColor="text1"/>
          <w:lang w:val="en-IN"/>
        </w:rPr>
        <w:t>Step 1: Edit SSH Configuration</w:t>
      </w:r>
    </w:p>
    <w:p>
      <w:pPr>
        <w:pStyle w:val="ListParagraph"/>
        <w:widowControl/>
        <w:numPr>
          <w:ilvl w:val="0"/>
          <w:numId w:val="18"/>
        </w:numPr>
        <w:spacing w:lineRule="auto" w:line="259" w:before="240" w:after="240"/>
        <w:contextualSpacing/>
        <w:rPr>
          <w:color w:val="000000" w:themeColor="text1"/>
          <w:lang w:val="en-IN"/>
        </w:rPr>
      </w:pPr>
      <w:r>
        <w:rPr>
          <w:color w:val="000000" w:themeColor="text1"/>
          <w:lang w:val="en-IN"/>
        </w:rPr>
        <w:t>Now</w:t>
      </w:r>
      <w:r>
        <w:rPr>
          <w:b/>
          <w:bCs/>
          <w:color w:val="000000" w:themeColor="text1"/>
          <w:lang w:val="en-IN"/>
        </w:rPr>
        <w:t xml:space="preserve"> </w:t>
      </w:r>
      <w:r>
        <w:rPr>
          <w:color w:val="000000" w:themeColor="text1"/>
          <w:lang w:val="en-IN"/>
        </w:rPr>
        <w:t xml:space="preserve">add/open the file </w:t>
      </w:r>
      <w:r>
        <w:rPr>
          <w:b/>
          <w:bCs/>
        </w:rPr>
        <w:t>/etc/ssh/sshd_config.d/LoginAuth.conf</w:t>
      </w:r>
      <w:r>
        <w:rPr>
          <w:b/>
          <w:bCs/>
          <w:color w:val="000000" w:themeColor="text1"/>
          <w:lang w:val="en-IN"/>
        </w:rPr>
        <w:t xml:space="preserve"> </w:t>
      </w:r>
      <w:r>
        <w:rPr>
          <w:color w:val="000000" w:themeColor="text1"/>
          <w:lang w:val="en-IN"/>
        </w:rPr>
        <w:t xml:space="preserve">file in </w:t>
      </w:r>
      <w:r>
        <w:rPr>
          <w:b/>
          <w:bCs/>
          <w:color w:val="000000" w:themeColor="text1"/>
          <w:lang w:val="en-IN"/>
        </w:rPr>
        <w:t>nano/vim</w:t>
      </w:r>
      <w:r>
        <w:rPr>
          <w:color w:val="000000" w:themeColor="text1"/>
          <w:lang w:val="en-IN"/>
        </w:rPr>
        <w:t xml:space="preserve"> editor tool</w:t>
      </w:r>
      <w:r>
        <w:rPr/>
        <w:br/>
      </w:r>
    </w:p>
    <w:p>
      <w:pPr>
        <w:pStyle w:val="ListParagraph"/>
        <w:widowControl/>
        <w:numPr>
          <w:ilvl w:val="0"/>
          <w:numId w:val="18"/>
        </w:numPr>
        <w:spacing w:lineRule="auto" w:line="259" w:before="240" w:after="240"/>
        <w:contextualSpacing/>
        <w:rPr>
          <w:color w:val="000000" w:themeColor="text1"/>
        </w:rPr>
      </w:pPr>
      <w:r>
        <w:rPr>
          <w:color w:val="000000" w:themeColor="text1"/>
          <w:lang w:val="en-IN"/>
        </w:rPr>
        <w:t>Set the following parameters:</w:t>
      </w:r>
    </w:p>
    <w:p>
      <w:pPr>
        <w:pStyle w:val="Normal"/>
        <w:widowControl/>
        <w:spacing w:lineRule="auto" w:line="259" w:before="0" w:after="0"/>
        <w:rPr>
          <w:b/>
          <w:b/>
          <w:bCs/>
          <w:color w:val="000000" w:themeColor="text1"/>
          <w:lang w:val="en-IN"/>
        </w:rPr>
      </w:pPr>
      <w:r>
        <w:rPr>
          <w:b/>
          <w:bCs/>
          <w:color w:val="000000" w:themeColor="text1"/>
          <w:lang w:val="en-IN"/>
        </w:rPr>
        <w:t>PermitRootLogin no</w:t>
      </w:r>
      <w:r>
        <w:rPr/>
        <w:br/>
      </w:r>
      <w:r>
        <w:rPr>
          <w:b/>
          <w:bCs/>
          <w:color w:val="000000" w:themeColor="text1"/>
          <w:lang w:val="en-IN"/>
        </w:rPr>
        <w:t>PasswordAuthentication no</w:t>
      </w:r>
      <w:r>
        <w:rPr/>
        <w:br/>
      </w:r>
      <w:r>
        <w:rPr>
          <w:b/>
          <w:bCs/>
          <w:color w:val="000000" w:themeColor="text1"/>
          <w:lang w:val="en-IN"/>
        </w:rPr>
        <w:t>UsePAM yes</w:t>
      </w:r>
    </w:p>
    <w:p>
      <w:pPr>
        <w:pStyle w:val="Normal"/>
        <w:widowControl/>
        <w:spacing w:lineRule="auto" w:line="259" w:before="0" w:after="0"/>
        <w:rPr>
          <w:b/>
          <w:b/>
          <w:bCs/>
          <w:color w:val="000000" w:themeColor="text1"/>
          <w:lang w:val="en-IN"/>
        </w:rPr>
      </w:pPr>
      <w:r>
        <w:rPr>
          <w:b/>
          <w:bCs/>
          <w:color w:val="000000" w:themeColor="text1"/>
        </w:rPr>
        <w:t xml:space="preserve">:wq  or Ctrl+o </w:t>
      </w:r>
      <w:r>
        <w:rPr>
          <w:color w:val="000000" w:themeColor="text1"/>
        </w:rPr>
        <w:t xml:space="preserve">save the file. </w:t>
      </w:r>
      <w:r>
        <w:rPr/>
        <w:br/>
      </w:r>
    </w:p>
    <w:p>
      <w:pPr>
        <w:pStyle w:val="Normal"/>
        <w:widowControl/>
        <w:spacing w:lineRule="auto" w:line="259" w:before="0" w:after="0"/>
        <w:rPr>
          <w:color w:val="000000" w:themeColor="text1"/>
        </w:rPr>
      </w:pPr>
      <w:r>
        <w:rPr>
          <w:b/>
          <w:bCs/>
          <w:color w:val="000000" w:themeColor="text1"/>
          <w:lang w:val="en-IN"/>
        </w:rPr>
        <w:t>Step 2: Restart SSH Service</w:t>
      </w:r>
    </w:p>
    <w:p>
      <w:pPr>
        <w:pStyle w:val="Normal"/>
        <w:widowControl/>
        <w:spacing w:lineRule="auto" w:line="259" w:before="0" w:after="0"/>
        <w:rPr>
          <w:b/>
          <w:b/>
          <w:bCs/>
          <w:color w:val="000000" w:themeColor="text1"/>
          <w:lang w:val="en-IN"/>
        </w:rPr>
      </w:pPr>
      <w:r>
        <w:rPr>
          <w:b/>
          <w:bCs/>
          <w:color w:val="000000" w:themeColor="text1"/>
          <w:lang w:val="en-IN"/>
        </w:rPr>
      </w:r>
    </w:p>
    <w:p>
      <w:pPr>
        <w:pStyle w:val="ListParagraph"/>
        <w:widowControl/>
        <w:numPr>
          <w:ilvl w:val="0"/>
          <w:numId w:val="17"/>
        </w:numPr>
        <w:spacing w:lineRule="auto" w:line="259" w:before="0" w:after="0"/>
        <w:contextualSpacing/>
        <w:rPr>
          <w:color w:val="000000" w:themeColor="text1"/>
        </w:rPr>
      </w:pPr>
      <w:r>
        <w:rPr>
          <w:b/>
          <w:bCs/>
          <w:color w:val="000000" w:themeColor="text1"/>
          <w:lang w:val="en-IN"/>
        </w:rPr>
        <w:t xml:space="preserve"> </w:t>
      </w:r>
      <w:r>
        <w:rPr>
          <w:color w:val="000000" w:themeColor="text1"/>
          <w:lang w:val="en-IN"/>
        </w:rPr>
        <w:t xml:space="preserve">Now restart the SSH service by using </w:t>
      </w:r>
      <w:r>
        <w:rPr>
          <w:b/>
          <w:bCs/>
          <w:color w:val="000000" w:themeColor="text1"/>
          <w:lang w:val="en-IN"/>
        </w:rPr>
        <w:t xml:space="preserve">systemctl restart sshd </w:t>
      </w:r>
      <w:r>
        <w:rPr>
          <w:color w:val="000000" w:themeColor="text1"/>
          <w:lang w:val="en-IN"/>
        </w:rPr>
        <w:t xml:space="preserve">command with </w:t>
      </w:r>
      <w:r>
        <w:rPr>
          <w:b/>
          <w:bCs/>
          <w:color w:val="000000" w:themeColor="text1"/>
          <w:lang w:val="en-IN"/>
        </w:rPr>
        <w:t xml:space="preserve">sudo </w:t>
      </w:r>
      <w:r>
        <w:rPr>
          <w:color w:val="000000" w:themeColor="text1"/>
          <w:lang w:val="en-IN"/>
        </w:rPr>
        <w:t>privileges.</w:t>
      </w:r>
      <w:r>
        <w:rPr/>
        <w:br/>
      </w:r>
    </w:p>
    <w:p>
      <w:pPr>
        <w:pStyle w:val="ListParagraph"/>
        <w:widowControl/>
        <w:spacing w:lineRule="auto" w:line="259" w:before="0" w:after="0"/>
        <w:contextualSpacing/>
        <w:rPr>
          <w:color w:val="000000" w:themeColor="text1"/>
          <w:lang w:val="en-IN"/>
        </w:rPr>
      </w:pPr>
      <w:r>
        <w:rPr/>
        <w:br/>
        <w:br/>
        <w:br/>
        <w:br/>
      </w:r>
    </w:p>
    <w:p>
      <w:pPr>
        <w:pStyle w:val="Normal"/>
        <w:widowControl/>
        <w:spacing w:lineRule="auto" w:line="259"/>
        <w:rPr>
          <w:color w:val="0F4761" w:themeColor="accent1" w:themeShade="bf"/>
          <w:sz w:val="28"/>
          <w:szCs w:val="28"/>
        </w:rPr>
      </w:pPr>
      <w:r>
        <w:rPr>
          <w:color w:val="0F4761" w:themeColor="accent1" w:themeShade="bf"/>
          <w:sz w:val="28"/>
          <w:szCs w:val="28"/>
        </w:rPr>
        <w:t>2</w:t>
      </w:r>
      <w:r>
        <w:rPr>
          <w:color w:val="0F4761" w:themeColor="accent1" w:themeShade="bf"/>
          <w:sz w:val="28"/>
          <w:szCs w:val="28"/>
          <w:lang w:val="en-IN"/>
        </w:rPr>
        <w:t>. Secure Session Tokens</w:t>
      </w:r>
    </w:p>
    <w:p>
      <w:pPr>
        <w:pStyle w:val="Normal"/>
        <w:widowControl/>
        <w:spacing w:lineRule="auto" w:line="259" w:before="0" w:after="0"/>
        <w:rPr>
          <w:color w:val="000000" w:themeColor="text1"/>
        </w:rPr>
      </w:pPr>
      <w:r>
        <w:rPr>
          <w:color w:val="000000" w:themeColor="text1"/>
          <w:lang w:val="en-IN"/>
        </w:rPr>
        <w:t>Ensure that any session-related tokens (e.g., Kerberos tickets) are securely managed and invalidated upon logout.</w:t>
      </w:r>
    </w:p>
    <w:p>
      <w:pPr>
        <w:pStyle w:val="Normal"/>
        <w:widowControl/>
        <w:spacing w:lineRule="auto" w:line="259" w:before="240" w:after="240"/>
        <w:rPr>
          <w:color w:val="000000" w:themeColor="text1"/>
        </w:rPr>
      </w:pPr>
      <w:r>
        <w:rPr>
          <w:b/>
          <w:bCs/>
          <w:color w:val="000000" w:themeColor="text1"/>
          <w:lang w:val="en-IN"/>
        </w:rPr>
        <w:t>Step 1: Install Kerberos Tools (if applicable)</w:t>
      </w:r>
    </w:p>
    <w:p>
      <w:pPr>
        <w:pStyle w:val="Normal"/>
        <w:widowControl/>
        <w:spacing w:lineRule="auto" w:line="259" w:before="0" w:after="0"/>
        <w:ind w:left="720" w:hanging="0"/>
        <w:rPr>
          <w:color w:val="000000" w:themeColor="text1"/>
        </w:rPr>
      </w:pPr>
      <w:r>
        <w:rPr>
          <w:b/>
          <w:bCs/>
          <w:color w:val="000000" w:themeColor="text1"/>
          <w:lang w:val="en-IN"/>
        </w:rPr>
        <w:t>$ sudo apt install krb5-user</w:t>
      </w:r>
      <w:r>
        <w:rPr/>
        <w:br/>
      </w:r>
    </w:p>
    <w:p>
      <w:pPr>
        <w:pStyle w:val="Normal"/>
        <w:widowControl/>
        <w:spacing w:lineRule="auto" w:line="259" w:before="240" w:after="240"/>
        <w:rPr>
          <w:color w:val="000000" w:themeColor="text1"/>
        </w:rPr>
      </w:pPr>
      <w:r>
        <w:rPr>
          <w:b/>
          <w:bCs/>
          <w:color w:val="000000" w:themeColor="text1"/>
          <w:lang w:val="en-IN"/>
        </w:rPr>
        <w:t>Step 2: Clear Kerberos Tickets on Logout</w:t>
      </w:r>
    </w:p>
    <w:p>
      <w:pPr>
        <w:pStyle w:val="Normal"/>
        <w:widowControl/>
        <w:spacing w:lineRule="auto" w:line="259" w:before="0" w:after="0"/>
        <w:rPr>
          <w:color w:val="000000" w:themeColor="text1"/>
        </w:rPr>
      </w:pPr>
      <w:r>
        <w:rPr>
          <w:color w:val="000000" w:themeColor="text1"/>
          <w:lang w:val="en-IN"/>
        </w:rPr>
        <w:t>Add a command in the logout script to clear any Kerberos tickets:</w:t>
      </w:r>
    </w:p>
    <w:p>
      <w:pPr>
        <w:pStyle w:val="Normal"/>
        <w:widowControl/>
        <w:spacing w:lineRule="auto" w:line="259" w:before="0" w:after="0"/>
        <w:rPr>
          <w:color w:val="000000" w:themeColor="text1"/>
        </w:rPr>
      </w:pPr>
      <w:r>
        <w:rPr>
          <w:color w:val="000000" w:themeColor="text1"/>
        </w:rPr>
      </w:r>
    </w:p>
    <w:p>
      <w:pPr>
        <w:pStyle w:val="Normal"/>
        <w:widowControl/>
        <w:spacing w:lineRule="auto" w:line="259" w:before="0" w:after="0"/>
        <w:ind w:left="720" w:hanging="0"/>
        <w:rPr>
          <w:rFonts w:ascii="Consolas" w:hAnsi="Consolas" w:eastAsia="Consolas" w:cs="Consolas"/>
          <w:color w:val="000000" w:themeColor="text1"/>
          <w:sz w:val="22"/>
          <w:szCs w:val="22"/>
        </w:rPr>
      </w:pPr>
      <w:r>
        <w:rPr>
          <w:b/>
          <w:bCs/>
          <w:color w:val="000000" w:themeColor="text1"/>
          <w:lang w:val="en-IN"/>
        </w:rPr>
        <w:t>$ kdestroy</w:t>
      </w:r>
      <w:r>
        <w:rPr/>
        <w:br/>
      </w:r>
    </w:p>
    <w:p>
      <w:pPr>
        <w:pStyle w:val="Normal"/>
        <w:widowControl/>
        <w:spacing w:lineRule="auto" w:line="259" w:before="0" w:after="0"/>
        <w:rPr>
          <w:color w:val="0F4761" w:themeColor="accent1" w:themeShade="bf"/>
          <w:sz w:val="28"/>
          <w:szCs w:val="28"/>
          <w:lang w:val="en-IN"/>
        </w:rPr>
      </w:pPr>
      <w:r>
        <w:rPr>
          <w:color w:val="0F4761" w:themeColor="accent1" w:themeShade="bf"/>
          <w:sz w:val="28"/>
          <w:szCs w:val="28"/>
          <w:lang w:val="en-IN"/>
        </w:rPr>
        <w:t>3. Use Secure Random Sources and verify Randomness source.</w:t>
      </w:r>
    </w:p>
    <w:p>
      <w:pPr>
        <w:pStyle w:val="Normal"/>
        <w:widowControl/>
        <w:spacing w:lineRule="auto" w:line="259" w:before="0" w:after="0"/>
        <w:rPr>
          <w:color w:val="000000" w:themeColor="text1"/>
        </w:rPr>
      </w:pPr>
      <w:r>
        <w:rPr>
          <w:color w:val="000000" w:themeColor="text1"/>
          <w:lang w:val="en-IN"/>
        </w:rPr>
        <w:t>Ensure that session identifiers are generated using a secure random source.</w:t>
      </w:r>
    </w:p>
    <w:p>
      <w:pPr>
        <w:pStyle w:val="Normal"/>
        <w:widowControl/>
        <w:spacing w:lineRule="auto" w:line="259" w:before="240" w:after="240"/>
        <w:rPr>
          <w:color w:val="000000" w:themeColor="text1"/>
        </w:rPr>
      </w:pPr>
      <w:r>
        <w:rPr>
          <w:b/>
          <w:bCs/>
          <w:color w:val="000000" w:themeColor="text1"/>
          <w:lang w:val="en-IN"/>
        </w:rPr>
        <w:t>Step 1: Install and Configure rng-tools</w:t>
      </w:r>
    </w:p>
    <w:p>
      <w:pPr>
        <w:pStyle w:val="ListParagraph"/>
        <w:widowControl/>
        <w:numPr>
          <w:ilvl w:val="0"/>
          <w:numId w:val="16"/>
        </w:numPr>
        <w:spacing w:lineRule="auto" w:line="259" w:before="240" w:after="240"/>
        <w:contextualSpacing/>
        <w:rPr>
          <w:color w:val="000000" w:themeColor="text1"/>
        </w:rPr>
      </w:pPr>
      <w:r>
        <w:rPr>
          <w:color w:val="000000" w:themeColor="text1"/>
          <w:lang w:val="en-IN"/>
        </w:rPr>
        <w:t xml:space="preserve">Now install the </w:t>
      </w:r>
      <w:r>
        <w:rPr>
          <w:b/>
          <w:bCs/>
          <w:color w:val="000000" w:themeColor="text1"/>
          <w:lang w:val="en-IN"/>
        </w:rPr>
        <w:t xml:space="preserve">rng-tools </w:t>
      </w:r>
      <w:r>
        <w:rPr>
          <w:color w:val="000000" w:themeColor="text1"/>
          <w:lang w:val="en-IN"/>
        </w:rPr>
        <w:t xml:space="preserve">by using </w:t>
      </w:r>
      <w:r>
        <w:rPr>
          <w:b/>
          <w:bCs/>
          <w:color w:val="000000" w:themeColor="text1"/>
          <w:lang w:val="en-IN"/>
        </w:rPr>
        <w:t>apt install rng-tools,</w:t>
      </w:r>
      <w:r>
        <w:rPr/>
        <w:br/>
      </w:r>
      <w:r>
        <w:rPr>
          <w:b/>
          <w:bCs/>
          <w:color w:val="000000" w:themeColor="text1"/>
          <w:lang w:val="en-IN"/>
        </w:rPr>
        <w:t xml:space="preserve">systemctl enable rngd, systemctl start rngd </w:t>
      </w:r>
      <w:r>
        <w:rPr>
          <w:color w:val="000000" w:themeColor="text1"/>
          <w:lang w:val="en-IN"/>
        </w:rPr>
        <w:t xml:space="preserve">commands with </w:t>
      </w:r>
      <w:r>
        <w:rPr>
          <w:b/>
          <w:bCs/>
          <w:color w:val="000000" w:themeColor="text1"/>
          <w:lang w:val="en-IN"/>
        </w:rPr>
        <w:t>sudo</w:t>
      </w:r>
      <w:r>
        <w:rPr>
          <w:color w:val="000000" w:themeColor="text1"/>
          <w:lang w:val="en-IN"/>
        </w:rPr>
        <w:t xml:space="preserve"> privileges.</w:t>
      </w:r>
    </w:p>
    <w:p>
      <w:pPr>
        <w:pStyle w:val="Normal"/>
        <w:widowControl/>
        <w:spacing w:lineRule="auto" w:line="259"/>
        <w:rPr>
          <w:b/>
          <w:b/>
          <w:bCs/>
          <w:color w:val="000000" w:themeColor="text1"/>
          <w:lang w:val="en-IN"/>
        </w:rPr>
      </w:pPr>
      <w:r>
        <w:rPr>
          <w:b/>
          <w:bCs/>
          <w:color w:val="000000" w:themeColor="text1"/>
          <w:lang w:val="en-IN"/>
        </w:rPr>
        <w:t>Step2: Verify Session Identifier Generation</w:t>
      </w:r>
    </w:p>
    <w:p>
      <w:pPr>
        <w:pStyle w:val="Normal"/>
        <w:spacing w:lineRule="auto" w:line="259" w:before="240" w:after="240"/>
        <w:rPr>
          <w:color w:val="000000" w:themeColor="text1"/>
        </w:rPr>
      </w:pPr>
      <w:r>
        <w:rPr>
          <w:b/>
          <w:bCs/>
          <w:color w:val="000000" w:themeColor="text1"/>
          <w:lang w:val="en-IN"/>
        </w:rPr>
        <w:t xml:space="preserve"> </w:t>
      </w:r>
      <w:r>
        <w:rPr>
          <w:color w:val="000000" w:themeColor="text1"/>
          <w:lang w:val="en-IN"/>
        </w:rPr>
        <w:t>Ensure that Ubuntu is using a secure source for generating session identifiers:</w:t>
      </w:r>
    </w:p>
    <w:p>
      <w:pPr>
        <w:pStyle w:val="Normal"/>
        <w:spacing w:lineRule="auto" w:line="259" w:before="240" w:after="240"/>
        <w:rPr>
          <w:color w:val="000000" w:themeColor="text1"/>
        </w:rPr>
      </w:pPr>
      <w:r>
        <w:rPr>
          <w:b/>
          <w:bCs/>
          <w:color w:val="000000" w:themeColor="text1"/>
          <w:lang w:val="en-IN"/>
        </w:rPr>
        <w:t xml:space="preserve">      </w:t>
      </w:r>
      <w:r>
        <w:rPr>
          <w:b/>
          <w:bCs/>
          <w:color w:val="000000" w:themeColor="text1"/>
          <w:lang w:val="en-IN"/>
        </w:rPr>
        <w:t>2.1. Check /dev/urandom Usage:</w:t>
      </w:r>
    </w:p>
    <w:p>
      <w:pPr>
        <w:pStyle w:val="ListParagraph"/>
        <w:numPr>
          <w:ilvl w:val="0"/>
          <w:numId w:val="9"/>
        </w:numPr>
        <w:spacing w:lineRule="auto" w:line="259" w:before="240" w:after="240"/>
        <w:contextualSpacing/>
        <w:rPr>
          <w:color w:val="000000" w:themeColor="text1"/>
        </w:rPr>
      </w:pPr>
      <w:r>
        <w:rPr>
          <w:color w:val="000000" w:themeColor="text1"/>
          <w:lang w:val="en-IN"/>
        </w:rPr>
        <w:t xml:space="preserve">Ubuntu 22.04 LTS uses </w:t>
      </w:r>
      <w:r>
        <w:rPr>
          <w:b/>
          <w:bCs/>
          <w:color w:val="000000" w:themeColor="text1"/>
          <w:lang w:val="en-IN"/>
        </w:rPr>
        <w:t xml:space="preserve">/dev/urandom </w:t>
      </w:r>
      <w:r>
        <w:rPr>
          <w:color w:val="000000" w:themeColor="text1"/>
          <w:lang w:val="en-IN"/>
        </w:rPr>
        <w:t xml:space="preserve">for generating random numbers. Verify that </w:t>
      </w:r>
      <w:r>
        <w:rPr>
          <w:b/>
          <w:bCs/>
          <w:color w:val="000000" w:themeColor="text1"/>
          <w:lang w:val="en-IN"/>
        </w:rPr>
        <w:t>/dev/urandom</w:t>
      </w:r>
      <w:r>
        <w:rPr>
          <w:color w:val="000000" w:themeColor="text1"/>
          <w:lang w:val="en-IN"/>
        </w:rPr>
        <w:t xml:space="preserve"> is available and used by default:</w:t>
      </w:r>
    </w:p>
    <w:p>
      <w:pPr>
        <w:pStyle w:val="ListParagraph"/>
        <w:numPr>
          <w:ilvl w:val="0"/>
          <w:numId w:val="9"/>
        </w:numPr>
        <w:spacing w:lineRule="auto" w:line="259" w:before="0" w:after="0"/>
        <w:contextualSpacing/>
        <w:rPr>
          <w:color w:val="000000" w:themeColor="text1"/>
        </w:rPr>
      </w:pPr>
      <w:r>
        <w:rPr>
          <w:b/>
          <w:bCs/>
          <w:color w:val="000000" w:themeColor="text1"/>
          <w:lang w:val="en-IN"/>
        </w:rPr>
        <w:t xml:space="preserve"> </w:t>
      </w:r>
      <w:r>
        <w:rPr>
          <w:color w:val="000000" w:themeColor="text1"/>
          <w:lang w:val="en-IN"/>
        </w:rPr>
        <w:t xml:space="preserve">Now check  </w:t>
      </w:r>
      <w:r>
        <w:rPr>
          <w:b/>
          <w:bCs/>
          <w:color w:val="000000" w:themeColor="text1"/>
          <w:lang w:val="en-IN"/>
        </w:rPr>
        <w:t xml:space="preserve">/dev/urandom </w:t>
      </w:r>
      <w:r>
        <w:rPr>
          <w:color w:val="000000" w:themeColor="text1"/>
          <w:lang w:val="en-IN"/>
        </w:rPr>
        <w:t xml:space="preserve">file is available or not by using </w:t>
      </w:r>
      <w:r>
        <w:rPr>
          <w:b/>
          <w:bCs/>
          <w:color w:val="000000" w:themeColor="text1"/>
          <w:lang w:val="en-IN"/>
        </w:rPr>
        <w:t xml:space="preserve">  ls -l /dev/urandom </w:t>
      </w:r>
      <w:r>
        <w:rPr>
          <w:color w:val="000000" w:themeColor="text1"/>
          <w:lang w:val="en-IN"/>
        </w:rPr>
        <w:t>command.</w:t>
      </w:r>
    </w:p>
    <w:p>
      <w:pPr>
        <w:pStyle w:val="Normal"/>
        <w:spacing w:lineRule="auto" w:line="259" w:before="240" w:after="240"/>
        <w:ind w:left="720" w:hanging="0"/>
        <w:rPr>
          <w:color w:val="000000" w:themeColor="text1"/>
        </w:rPr>
      </w:pPr>
      <w:r>
        <w:rPr>
          <w:color w:val="000000" w:themeColor="text1"/>
          <w:lang w:val="en-IN"/>
        </w:rPr>
        <w:t>The output should show that /dev/urandom exists and is accessible.</w:t>
      </w:r>
    </w:p>
    <w:p>
      <w:pPr>
        <w:pStyle w:val="Normal"/>
        <w:spacing w:lineRule="auto" w:line="259" w:before="240" w:after="240"/>
        <w:rPr>
          <w:color w:val="000000" w:themeColor="text1"/>
        </w:rPr>
      </w:pPr>
      <w:r>
        <w:rPr>
          <w:b/>
          <w:bCs/>
          <w:color w:val="000000" w:themeColor="text1"/>
          <w:lang w:val="en-IN"/>
        </w:rPr>
        <w:t xml:space="preserve">   </w:t>
      </w:r>
      <w:r>
        <w:rPr>
          <w:b/>
          <w:bCs/>
          <w:color w:val="000000" w:themeColor="text1"/>
          <w:lang w:val="en-IN"/>
        </w:rPr>
        <w:t>2.2. Verify Randomness Source:</w:t>
      </w:r>
    </w:p>
    <w:p>
      <w:pPr>
        <w:pStyle w:val="ListParagraph"/>
        <w:numPr>
          <w:ilvl w:val="0"/>
          <w:numId w:val="8"/>
        </w:numPr>
        <w:spacing w:lineRule="auto" w:line="259" w:before="240" w:after="240"/>
        <w:contextualSpacing/>
        <w:rPr>
          <w:color w:val="000000" w:themeColor="text1"/>
        </w:rPr>
      </w:pPr>
      <w:r>
        <w:rPr>
          <w:color w:val="000000" w:themeColor="text1"/>
          <w:lang w:val="en-IN"/>
        </w:rPr>
        <w:t>Check that</w:t>
      </w:r>
      <w:r>
        <w:rPr>
          <w:b/>
          <w:bCs/>
          <w:color w:val="000000" w:themeColor="text1"/>
          <w:lang w:val="en-IN"/>
        </w:rPr>
        <w:t xml:space="preserve"> /dev/urandom</w:t>
      </w:r>
      <w:r>
        <w:rPr>
          <w:color w:val="000000" w:themeColor="text1"/>
          <w:lang w:val="en-IN"/>
        </w:rPr>
        <w:t xml:space="preserve"> is preferred over </w:t>
      </w:r>
      <w:r>
        <w:rPr>
          <w:b/>
          <w:bCs/>
          <w:color w:val="000000" w:themeColor="text1"/>
          <w:lang w:val="en-IN"/>
        </w:rPr>
        <w:t>/dev/random</w:t>
      </w:r>
      <w:r>
        <w:rPr>
          <w:color w:val="000000" w:themeColor="text1"/>
          <w:lang w:val="en-IN"/>
        </w:rPr>
        <w:t xml:space="preserve"> for session generation</w:t>
      </w:r>
    </w:p>
    <w:p>
      <w:pPr>
        <w:pStyle w:val="ListParagraph"/>
        <w:numPr>
          <w:ilvl w:val="0"/>
          <w:numId w:val="8"/>
        </w:numPr>
        <w:spacing w:lineRule="auto" w:line="259" w:before="240" w:after="240"/>
        <w:contextualSpacing/>
        <w:rPr>
          <w:color w:val="000000" w:themeColor="text1"/>
        </w:rPr>
      </w:pPr>
      <w:r>
        <w:rPr>
          <w:color w:val="000000" w:themeColor="text1"/>
          <w:lang w:val="en-IN"/>
        </w:rPr>
        <w:t xml:space="preserve">Now open the file </w:t>
      </w:r>
      <w:r>
        <w:rPr>
          <w:b/>
          <w:bCs/>
          <w:color w:val="000000" w:themeColor="text1"/>
          <w:lang w:val="en-IN"/>
        </w:rPr>
        <w:t xml:space="preserve">/etc/systemd/system.conf </w:t>
      </w:r>
      <w:r>
        <w:rPr>
          <w:color w:val="000000" w:themeColor="text1"/>
          <w:lang w:val="en-IN"/>
        </w:rPr>
        <w:t xml:space="preserve">in in </w:t>
      </w:r>
      <w:r>
        <w:rPr>
          <w:b/>
          <w:bCs/>
          <w:color w:val="000000" w:themeColor="text1"/>
          <w:lang w:val="en-IN"/>
        </w:rPr>
        <w:t xml:space="preserve">nano/vim </w:t>
      </w:r>
      <w:r>
        <w:rPr>
          <w:color w:val="000000" w:themeColor="text1"/>
          <w:lang w:val="en-IN"/>
        </w:rPr>
        <w:t xml:space="preserve">editor with  </w:t>
      </w:r>
      <w:r>
        <w:rPr>
          <w:b/>
          <w:bCs/>
          <w:color w:val="000000" w:themeColor="text1"/>
          <w:lang w:val="en-IN"/>
        </w:rPr>
        <w:t xml:space="preserve">sudo </w:t>
      </w:r>
      <w:r>
        <w:rPr>
          <w:color w:val="000000" w:themeColor="text1"/>
          <w:lang w:val="en-IN"/>
        </w:rPr>
        <w:t>privileges.</w:t>
      </w:r>
    </w:p>
    <w:p>
      <w:pPr>
        <w:pStyle w:val="Normal"/>
        <w:spacing w:lineRule="auto" w:line="259" w:before="240" w:after="240"/>
        <w:ind w:left="960" w:hanging="0"/>
        <w:rPr>
          <w:color w:val="000000" w:themeColor="text1"/>
        </w:rPr>
      </w:pPr>
      <w:r>
        <w:rPr>
          <w:color w:val="000000" w:themeColor="text1"/>
          <w:lang w:val="en-IN"/>
        </w:rPr>
        <w:t xml:space="preserve">Ensure that no configurations override the use of </w:t>
      </w:r>
      <w:r>
        <w:rPr>
          <w:b/>
          <w:bCs/>
          <w:color w:val="000000" w:themeColor="text1"/>
          <w:lang w:val="en-IN"/>
        </w:rPr>
        <w:t>/dev/urandom.</w:t>
      </w:r>
    </w:p>
    <w:p>
      <w:pPr>
        <w:pStyle w:val="Normal"/>
        <w:widowControl/>
        <w:spacing w:lineRule="auto" w:line="259"/>
        <w:rPr>
          <w:color w:val="0F4761" w:themeColor="accent1" w:themeShade="bf"/>
          <w:sz w:val="28"/>
          <w:szCs w:val="28"/>
        </w:rPr>
      </w:pPr>
      <w:r>
        <w:rPr>
          <w:color w:val="0F4761" w:themeColor="accent1" w:themeShade="bf"/>
          <w:sz w:val="28"/>
          <w:szCs w:val="28"/>
          <w:lang w:val="en-IN"/>
        </w:rPr>
        <w:t>4. Configure System for Automatic Session Termination</w:t>
      </w:r>
    </w:p>
    <w:p>
      <w:pPr>
        <w:pStyle w:val="Normal"/>
        <w:widowControl/>
        <w:spacing w:lineRule="auto" w:line="259" w:before="240" w:after="240"/>
        <w:rPr>
          <w:color w:val="000000" w:themeColor="text1"/>
        </w:rPr>
      </w:pPr>
      <w:r>
        <w:rPr>
          <w:b/>
          <w:bCs/>
          <w:color w:val="000000" w:themeColor="text1"/>
          <w:lang w:val="en-IN"/>
        </w:rPr>
        <w:t xml:space="preserve">       </w:t>
      </w:r>
      <w:r>
        <w:rPr>
          <w:b/>
          <w:bCs/>
          <w:color w:val="000000" w:themeColor="text1"/>
          <w:lang w:val="en-IN"/>
        </w:rPr>
        <w:t>Step 1: Configure Automatic Logout</w:t>
      </w:r>
    </w:p>
    <w:p>
      <w:pPr>
        <w:pStyle w:val="ListParagraph"/>
        <w:widowControl/>
        <w:numPr>
          <w:ilvl w:val="0"/>
          <w:numId w:val="15"/>
        </w:numPr>
        <w:spacing w:lineRule="auto" w:line="259" w:before="0" w:after="0"/>
        <w:contextualSpacing/>
        <w:rPr>
          <w:color w:val="000000" w:themeColor="text1"/>
        </w:rPr>
      </w:pPr>
      <w:r>
        <w:rPr>
          <w:color w:val="000000" w:themeColor="text1"/>
          <w:lang w:val="en-IN"/>
        </w:rPr>
        <w:t xml:space="preserve">Now open the file </w:t>
      </w:r>
      <w:r>
        <w:rPr>
          <w:b/>
          <w:bCs/>
          <w:color w:val="000000" w:themeColor="text1"/>
          <w:lang w:val="en-IN"/>
        </w:rPr>
        <w:t xml:space="preserve">/etc/profile </w:t>
      </w:r>
      <w:r>
        <w:rPr>
          <w:color w:val="000000" w:themeColor="text1"/>
          <w:lang w:val="en-IN"/>
        </w:rPr>
        <w:t>in</w:t>
      </w:r>
      <w:r>
        <w:rPr>
          <w:b/>
          <w:bCs/>
          <w:color w:val="000000" w:themeColor="text1"/>
          <w:lang w:val="en-IN"/>
        </w:rPr>
        <w:t xml:space="preserve"> nano/vim </w:t>
      </w:r>
      <w:r>
        <w:rPr>
          <w:color w:val="000000" w:themeColor="text1"/>
          <w:lang w:val="en-IN"/>
        </w:rPr>
        <w:t xml:space="preserve">editor with </w:t>
      </w:r>
      <w:r>
        <w:rPr>
          <w:b/>
          <w:bCs/>
          <w:color w:val="000000" w:themeColor="text1"/>
          <w:lang w:val="en-IN"/>
        </w:rPr>
        <w:t>sudo</w:t>
      </w:r>
      <w:r>
        <w:rPr>
          <w:color w:val="000000" w:themeColor="text1"/>
          <w:lang w:val="en-IN"/>
        </w:rPr>
        <w:t xml:space="preserve"> privileges.</w:t>
      </w:r>
      <w:r>
        <w:rPr/>
        <w:br/>
      </w:r>
    </w:p>
    <w:p>
      <w:pPr>
        <w:pStyle w:val="ListParagraph"/>
        <w:widowControl/>
        <w:numPr>
          <w:ilvl w:val="0"/>
          <w:numId w:val="15"/>
        </w:numPr>
        <w:spacing w:lineRule="auto" w:line="259" w:before="0" w:after="0"/>
        <w:contextualSpacing/>
        <w:rPr>
          <w:color w:val="000000" w:themeColor="text1"/>
        </w:rPr>
      </w:pPr>
      <w:r>
        <w:rPr>
          <w:color w:val="000000" w:themeColor="text1"/>
          <w:lang w:val="en-IN"/>
        </w:rPr>
        <w:t>Add the following line to log out users after 10 minutes of inactivity</w:t>
      </w:r>
    </w:p>
    <w:p>
      <w:pPr>
        <w:pStyle w:val="Normal"/>
        <w:widowControl/>
        <w:spacing w:lineRule="auto" w:line="259" w:before="0" w:after="0"/>
        <w:ind w:left="720" w:hanging="0"/>
        <w:rPr>
          <w:b/>
          <w:b/>
          <w:bCs/>
          <w:color w:val="000000" w:themeColor="text1"/>
          <w:lang w:val="en-IN"/>
        </w:rPr>
      </w:pPr>
      <w:r>
        <w:rPr>
          <w:b/>
          <w:bCs/>
          <w:color w:val="000000" w:themeColor="text1"/>
          <w:lang w:val="en-IN"/>
        </w:rPr>
        <w:t xml:space="preserve">      </w:t>
      </w:r>
      <w:r>
        <w:rPr>
          <w:b/>
          <w:bCs/>
          <w:color w:val="000000" w:themeColor="text1"/>
          <w:lang w:val="en-IN"/>
        </w:rPr>
        <w:t>TMOUT=600</w:t>
      </w:r>
      <w:r>
        <w:rPr/>
        <w:br/>
      </w:r>
      <w:r>
        <w:rPr>
          <w:b/>
          <w:bCs/>
          <w:color w:val="000000" w:themeColor="text1"/>
          <w:lang w:val="en-IN"/>
        </w:rPr>
        <w:t xml:space="preserve">      readonly TMOUT</w:t>
      </w:r>
      <w:r>
        <w:rPr/>
        <w:br/>
      </w:r>
      <w:r>
        <w:rPr>
          <w:b/>
          <w:bCs/>
          <w:color w:val="000000" w:themeColor="text1"/>
          <w:lang w:val="en-IN"/>
        </w:rPr>
        <w:t xml:space="preserve">      export TMOUT</w:t>
      </w:r>
    </w:p>
    <w:p>
      <w:pPr>
        <w:pStyle w:val="Normal"/>
        <w:widowControl/>
        <w:spacing w:lineRule="auto" w:line="259" w:before="240" w:after="240"/>
        <w:rPr>
          <w:color w:val="000000" w:themeColor="text1"/>
        </w:rPr>
      </w:pPr>
      <w:r>
        <w:rPr>
          <w:b/>
          <w:bCs/>
          <w:color w:val="000000" w:themeColor="text1"/>
          <w:lang w:val="en-IN"/>
        </w:rPr>
        <w:t>Step2: Configure Automatic Process Termination Upon Logout</w:t>
      </w:r>
      <w:r>
        <w:rPr>
          <w:color w:val="000000" w:themeColor="text1"/>
          <w:lang w:val="en-IN"/>
        </w:rPr>
        <w:t xml:space="preserve">: </w:t>
      </w:r>
    </w:p>
    <w:p>
      <w:pPr>
        <w:pStyle w:val="ListParagraph"/>
        <w:widowControl/>
        <w:numPr>
          <w:ilvl w:val="0"/>
          <w:numId w:val="12"/>
        </w:numPr>
        <w:spacing w:lineRule="auto" w:line="259" w:before="240" w:after="240"/>
        <w:contextualSpacing/>
        <w:rPr>
          <w:color w:val="000000" w:themeColor="text1"/>
        </w:rPr>
      </w:pPr>
      <w:r>
        <w:rPr>
          <w:color w:val="000000" w:themeColor="text1"/>
          <w:lang w:val="en-IN"/>
        </w:rPr>
        <w:t>Ubuntu 22.04 LTS uses systemd for managing user sessions. To ensure that all tasks are terminated upon logout, the following steps should be implemented:</w:t>
      </w:r>
    </w:p>
    <w:p>
      <w:pPr>
        <w:pStyle w:val="Normal"/>
        <w:widowControl/>
        <w:spacing w:lineRule="auto" w:line="259" w:before="240" w:after="240"/>
        <w:rPr>
          <w:color w:val="000000" w:themeColor="text1"/>
        </w:rPr>
      </w:pPr>
      <w:r>
        <w:rPr>
          <w:b/>
          <w:bCs/>
          <w:color w:val="000000" w:themeColor="text1"/>
          <w:lang w:val="en-IN"/>
        </w:rPr>
        <w:t xml:space="preserve">        </w:t>
      </w:r>
      <w:r>
        <w:rPr>
          <w:b/>
          <w:bCs/>
          <w:color w:val="000000" w:themeColor="text1"/>
          <w:lang w:val="en-IN"/>
        </w:rPr>
        <w:t>2.1.  Edit the PAM (Pluggable Authentication Modules) Configuration:</w:t>
      </w:r>
    </w:p>
    <w:p>
      <w:pPr>
        <w:pStyle w:val="ListParagraph"/>
        <w:widowControl/>
        <w:numPr>
          <w:ilvl w:val="0"/>
          <w:numId w:val="11"/>
        </w:numPr>
        <w:spacing w:lineRule="auto" w:line="259" w:before="240" w:after="240"/>
        <w:contextualSpacing/>
        <w:rPr>
          <w:color w:val="000000" w:themeColor="text1"/>
        </w:rPr>
      </w:pPr>
      <w:r>
        <w:rPr>
          <w:color w:val="000000" w:themeColor="text1"/>
          <w:lang w:val="en-IN"/>
        </w:rPr>
        <w:t>Open the PAM configuration file for session management:</w:t>
      </w:r>
    </w:p>
    <w:p>
      <w:pPr>
        <w:pStyle w:val="ListParagraph"/>
        <w:widowControl/>
        <w:numPr>
          <w:ilvl w:val="0"/>
          <w:numId w:val="11"/>
        </w:numPr>
        <w:spacing w:lineRule="auto" w:line="259" w:before="240" w:after="240"/>
        <w:contextualSpacing/>
        <w:rPr/>
      </w:pPr>
      <w:r>
        <w:rPr>
          <w:color w:val="000000" w:themeColor="text1"/>
          <w:lang w:val="en-IN"/>
        </w:rPr>
        <w:t xml:space="preserve">Now open the file </w:t>
      </w:r>
      <w:r>
        <w:rPr>
          <w:b/>
          <w:bCs/>
          <w:color w:val="000000" w:themeColor="text1"/>
          <w:lang w:val="en-IN"/>
        </w:rPr>
        <w:t>/etc/pam.d/common-session</w:t>
      </w:r>
      <w:r>
        <w:rPr>
          <w:color w:val="000000" w:themeColor="text1"/>
          <w:lang w:val="en-IN"/>
        </w:rPr>
        <w:t xml:space="preserve"> in </w:t>
      </w:r>
      <w:r>
        <w:rPr>
          <w:b/>
          <w:bCs/>
          <w:color w:val="000000" w:themeColor="text1"/>
          <w:lang w:val="en-IN"/>
        </w:rPr>
        <w:t xml:space="preserve">nano/vim </w:t>
      </w:r>
      <w:r>
        <w:rPr>
          <w:color w:val="000000" w:themeColor="text1"/>
          <w:lang w:val="en-IN"/>
        </w:rPr>
        <w:t xml:space="preserve">editor with </w:t>
      </w:r>
      <w:r>
        <w:rPr>
          <w:b/>
          <w:bCs/>
          <w:color w:val="000000" w:themeColor="text1"/>
          <w:lang w:val="en-IN"/>
        </w:rPr>
        <w:t>sudo</w:t>
      </w:r>
      <w:r>
        <w:rPr>
          <w:color w:val="000000" w:themeColor="text1"/>
          <w:lang w:val="en-IN"/>
        </w:rPr>
        <w:t xml:space="preserve"> privileges.</w:t>
      </w:r>
    </w:p>
    <w:p>
      <w:pPr>
        <w:pStyle w:val="ListParagraph"/>
        <w:widowControl/>
        <w:numPr>
          <w:ilvl w:val="0"/>
          <w:numId w:val="11"/>
        </w:numPr>
        <w:spacing w:lineRule="auto" w:line="259" w:before="240" w:after="240"/>
        <w:contextualSpacing/>
        <w:rPr>
          <w:color w:val="000000" w:themeColor="text1"/>
        </w:rPr>
      </w:pPr>
      <w:r>
        <w:rPr>
          <w:color w:val="000000" w:themeColor="text1"/>
          <w:lang w:val="en-IN"/>
        </w:rPr>
        <w:t>Add the following line to ensure that all user processes are terminated when the user logs out:</w:t>
      </w:r>
    </w:p>
    <w:p>
      <w:pPr>
        <w:pStyle w:val="Normal"/>
        <w:widowControl/>
        <w:spacing w:lineRule="auto" w:line="259" w:before="0" w:after="0"/>
        <w:rPr>
          <w:color w:val="000000" w:themeColor="text1"/>
        </w:rPr>
      </w:pPr>
      <w:r>
        <w:rPr>
          <w:b/>
          <w:bCs/>
          <w:color w:val="000000" w:themeColor="text1"/>
          <w:lang w:val="en-IN"/>
        </w:rPr>
        <w:t xml:space="preserve">                                 </w:t>
      </w:r>
      <w:r>
        <w:rPr>
          <w:b/>
          <w:bCs/>
          <w:color w:val="000000" w:themeColor="text1"/>
          <w:lang w:val="en-IN"/>
        </w:rPr>
        <w:t>session required pam_limits.so</w:t>
      </w:r>
    </w:p>
    <w:p>
      <w:pPr>
        <w:pStyle w:val="Normal"/>
        <w:widowControl/>
        <w:spacing w:lineRule="auto" w:line="259" w:before="240" w:after="240"/>
        <w:rPr>
          <w:color w:val="000000" w:themeColor="text1"/>
        </w:rPr>
      </w:pPr>
      <w:r>
        <w:rPr>
          <w:b/>
          <w:bCs/>
          <w:color w:val="000000" w:themeColor="text1"/>
          <w:lang w:val="en-IN"/>
        </w:rPr>
        <w:t xml:space="preserve">        </w:t>
      </w:r>
      <w:r>
        <w:rPr>
          <w:b/>
          <w:bCs/>
          <w:color w:val="000000" w:themeColor="text1"/>
          <w:lang w:val="en-IN"/>
        </w:rPr>
        <w:t>2.2.</w:t>
      </w:r>
      <w:r>
        <w:rPr>
          <w:color w:val="000000" w:themeColor="text1"/>
          <w:lang w:val="en-IN"/>
        </w:rPr>
        <w:t xml:space="preserve"> </w:t>
      </w:r>
      <w:r>
        <w:rPr>
          <w:b/>
          <w:bCs/>
          <w:color w:val="000000" w:themeColor="text1"/>
          <w:lang w:val="en-IN"/>
        </w:rPr>
        <w:t>Set Limits in the PAM Limits Configuration</w:t>
      </w:r>
      <w:r>
        <w:rPr>
          <w:color w:val="000000" w:themeColor="text1"/>
          <w:lang w:val="en-IN"/>
        </w:rPr>
        <w:t>:</w:t>
      </w:r>
    </w:p>
    <w:p>
      <w:pPr>
        <w:pStyle w:val="Normal"/>
        <w:widowControl/>
        <w:spacing w:lineRule="auto" w:line="259" w:before="240" w:after="240"/>
        <w:ind w:left="720" w:hanging="0"/>
        <w:rPr>
          <w:color w:val="000000" w:themeColor="text1"/>
        </w:rPr>
      </w:pPr>
      <w:r>
        <w:rPr>
          <w:color w:val="000000" w:themeColor="text1"/>
          <w:lang w:val="en-IN"/>
        </w:rPr>
        <w:t>Open the limits configuration file:</w:t>
      </w:r>
    </w:p>
    <w:p>
      <w:pPr>
        <w:pStyle w:val="ListParagraph"/>
        <w:widowControl/>
        <w:numPr>
          <w:ilvl w:val="0"/>
          <w:numId w:val="10"/>
        </w:numPr>
        <w:spacing w:lineRule="auto" w:line="259" w:before="0" w:after="0"/>
        <w:contextualSpacing/>
        <w:rPr>
          <w:color w:val="000000" w:themeColor="text1"/>
        </w:rPr>
      </w:pPr>
      <w:r>
        <w:rPr>
          <w:color w:val="000000" w:themeColor="text1"/>
          <w:lang w:val="en-IN"/>
        </w:rPr>
        <w:t xml:space="preserve">Now open the configuration file </w:t>
      </w:r>
      <w:r>
        <w:rPr>
          <w:b/>
          <w:bCs/>
          <w:color w:val="000000" w:themeColor="text1"/>
          <w:lang w:val="en-IN"/>
        </w:rPr>
        <w:t xml:space="preserve"> /etc/security/limits.conf</w:t>
      </w:r>
      <w:r>
        <w:rPr>
          <w:color w:val="000000" w:themeColor="text1"/>
          <w:lang w:val="en-IN"/>
        </w:rPr>
        <w:t xml:space="preserve"> in</w:t>
      </w:r>
      <w:r>
        <w:rPr>
          <w:b/>
          <w:bCs/>
          <w:color w:val="000000" w:themeColor="text1"/>
          <w:lang w:val="en-IN"/>
        </w:rPr>
        <w:t xml:space="preserve"> nano/vim </w:t>
      </w:r>
      <w:r>
        <w:rPr>
          <w:color w:val="000000" w:themeColor="text1"/>
          <w:lang w:val="en-IN"/>
        </w:rPr>
        <w:t xml:space="preserve">editor with </w:t>
      </w:r>
      <w:r>
        <w:rPr>
          <w:b/>
          <w:bCs/>
          <w:color w:val="000000" w:themeColor="text1"/>
          <w:lang w:val="en-IN"/>
        </w:rPr>
        <w:t>sudo</w:t>
      </w:r>
      <w:r>
        <w:rPr>
          <w:color w:val="000000" w:themeColor="text1"/>
          <w:lang w:val="en-IN"/>
        </w:rPr>
        <w:t xml:space="preserve"> privileges.</w:t>
      </w:r>
    </w:p>
    <w:p>
      <w:pPr>
        <w:pStyle w:val="ListParagraph"/>
        <w:widowControl/>
        <w:numPr>
          <w:ilvl w:val="0"/>
          <w:numId w:val="10"/>
        </w:numPr>
        <w:spacing w:lineRule="auto" w:line="259" w:before="0" w:after="0"/>
        <w:contextualSpacing/>
        <w:rPr>
          <w:color w:val="000000" w:themeColor="text1"/>
        </w:rPr>
      </w:pPr>
      <w:r>
        <w:rPr>
          <w:color w:val="000000" w:themeColor="text1"/>
          <w:lang w:val="en-IN"/>
        </w:rPr>
        <w:t>Add the following line to enforce process limits (adjust values as needed):</w:t>
      </w:r>
    </w:p>
    <w:p>
      <w:pPr>
        <w:pStyle w:val="Normal"/>
        <w:widowControl/>
        <w:spacing w:lineRule="auto" w:line="259" w:before="0" w:after="0"/>
        <w:rPr>
          <w:color w:val="000000" w:themeColor="text1"/>
        </w:rPr>
      </w:pPr>
      <w:r>
        <w:rPr>
          <w:b/>
          <w:bCs/>
          <w:color w:val="000000" w:themeColor="text1"/>
          <w:lang w:val="en-IN"/>
        </w:rPr>
        <w:t xml:space="preserve">                                           </w:t>
      </w:r>
      <w:r>
        <w:rPr>
          <w:b/>
          <w:bCs/>
          <w:color w:val="000000" w:themeColor="text1"/>
          <w:lang w:val="en-IN"/>
        </w:rPr>
        <w:t>* hard nproc 0</w:t>
      </w:r>
    </w:p>
    <w:p>
      <w:pPr>
        <w:pStyle w:val="Normal"/>
        <w:widowControl/>
        <w:spacing w:lineRule="auto" w:line="259" w:before="0" w:after="0"/>
        <w:rPr>
          <w:b/>
          <w:b/>
          <w:bCs/>
          <w:color w:val="000000" w:themeColor="text1"/>
          <w:lang w:val="en-IN"/>
        </w:rPr>
      </w:pPr>
      <w:r>
        <w:rPr>
          <w:b/>
          <w:bCs/>
          <w:color w:val="000000" w:themeColor="text1"/>
          <w:lang w:val="en-IN"/>
        </w:rPr>
      </w:r>
    </w:p>
    <w:p>
      <w:pPr>
        <w:pStyle w:val="Normal"/>
        <w:widowControl/>
        <w:spacing w:lineRule="auto" w:line="259" w:before="0" w:after="0"/>
        <w:rPr>
          <w:color w:val="0F4761" w:themeColor="accent1" w:themeShade="bf"/>
          <w:sz w:val="28"/>
          <w:szCs w:val="28"/>
        </w:rPr>
      </w:pPr>
      <w:r>
        <w:rPr>
          <w:color w:val="0F4761" w:themeColor="accent1" w:themeShade="bf"/>
          <w:sz w:val="28"/>
          <w:szCs w:val="28"/>
          <w:lang w:val="en-IN"/>
        </w:rPr>
        <w:t>5. Audit User Sessions</w:t>
      </w:r>
    </w:p>
    <w:p>
      <w:pPr>
        <w:pStyle w:val="Normal"/>
        <w:widowControl/>
        <w:spacing w:lineRule="auto" w:line="259" w:before="240" w:after="240"/>
        <w:rPr>
          <w:color w:val="000000" w:themeColor="text1"/>
        </w:rPr>
      </w:pPr>
      <w:r>
        <w:rPr>
          <w:b/>
          <w:bCs/>
          <w:color w:val="000000" w:themeColor="text1"/>
          <w:lang w:val="en-IN"/>
        </w:rPr>
        <w:t>Step 1: Install and Configure Auditd</w:t>
      </w:r>
    </w:p>
    <w:p>
      <w:pPr>
        <w:pStyle w:val="Normal"/>
        <w:widowControl/>
        <w:spacing w:lineRule="auto" w:line="259" w:before="240" w:after="240"/>
        <w:rPr>
          <w:color w:val="000000" w:themeColor="text1"/>
        </w:rPr>
      </w:pPr>
      <w:r>
        <w:rPr>
          <w:color w:val="000000" w:themeColor="text1"/>
          <w:lang w:val="en-IN"/>
        </w:rPr>
        <w:t>Install auditd to monitor and audit user sessions:</w:t>
      </w:r>
    </w:p>
    <w:p>
      <w:pPr>
        <w:pStyle w:val="ListParagraph"/>
        <w:widowControl/>
        <w:numPr>
          <w:ilvl w:val="0"/>
          <w:numId w:val="14"/>
        </w:numPr>
        <w:spacing w:lineRule="auto" w:line="259" w:before="240" w:after="240"/>
        <w:contextualSpacing/>
        <w:rPr>
          <w:rFonts w:ascii="Consolas" w:hAnsi="Consolas" w:eastAsia="Consolas" w:cs="Consolas"/>
          <w:color w:val="000000" w:themeColor="text1"/>
        </w:rPr>
      </w:pPr>
      <w:r>
        <w:rPr>
          <w:color w:val="000000" w:themeColor="text1"/>
          <w:lang w:val="en-IN"/>
        </w:rPr>
        <w:t xml:space="preserve">Now install the auditd tools by using </w:t>
      </w:r>
      <w:r>
        <w:rPr>
          <w:b/>
          <w:bCs/>
          <w:color w:val="000000" w:themeColor="text1"/>
          <w:lang w:val="en-IN"/>
        </w:rPr>
        <w:t xml:space="preserve"> apt install auditd,systemctl enable auditd </w:t>
      </w:r>
      <w:r>
        <w:rPr>
          <w:color w:val="000000" w:themeColor="text1"/>
          <w:lang w:val="en-IN"/>
        </w:rPr>
        <w:t xml:space="preserve">and </w:t>
      </w:r>
      <w:r>
        <w:rPr>
          <w:b/>
          <w:bCs/>
          <w:color w:val="000000" w:themeColor="text1"/>
          <w:lang w:val="en-IN"/>
        </w:rPr>
        <w:t xml:space="preserve">systemctl start auditd </w:t>
      </w:r>
      <w:r>
        <w:rPr>
          <w:color w:val="000000" w:themeColor="text1"/>
          <w:lang w:val="en-IN"/>
        </w:rPr>
        <w:t xml:space="preserve">commands with </w:t>
      </w:r>
      <w:r>
        <w:rPr>
          <w:b/>
          <w:bCs/>
          <w:color w:val="000000" w:themeColor="text1"/>
          <w:lang w:val="en-IN"/>
        </w:rPr>
        <w:t>sudo</w:t>
      </w:r>
      <w:r>
        <w:rPr>
          <w:color w:val="000000" w:themeColor="text1"/>
          <w:lang w:val="en-IN"/>
        </w:rPr>
        <w:t xml:space="preserve"> privileges.</w:t>
      </w:r>
    </w:p>
    <w:p>
      <w:pPr>
        <w:pStyle w:val="Normal"/>
        <w:widowControl/>
        <w:spacing w:lineRule="auto" w:line="259" w:before="240" w:after="240"/>
        <w:rPr>
          <w:color w:val="000000" w:themeColor="text1"/>
        </w:rPr>
      </w:pPr>
      <w:r>
        <w:rPr>
          <w:b/>
          <w:bCs/>
          <w:color w:val="000000" w:themeColor="text1"/>
          <w:lang w:val="en-IN"/>
        </w:rPr>
        <w:t>Step 2: Configure Audit Rules</w:t>
      </w:r>
    </w:p>
    <w:p>
      <w:pPr>
        <w:pStyle w:val="Normal"/>
        <w:widowControl/>
        <w:spacing w:lineRule="auto" w:line="259" w:before="0" w:after="0"/>
        <w:rPr>
          <w:color w:val="000000" w:themeColor="text1"/>
        </w:rPr>
      </w:pPr>
      <w:r>
        <w:rPr>
          <w:color w:val="000000" w:themeColor="text1"/>
          <w:lang w:val="en-IN"/>
        </w:rPr>
        <w:t xml:space="preserve"> </w:t>
      </w:r>
      <w:r>
        <w:rPr>
          <w:color w:val="000000" w:themeColor="text1"/>
          <w:lang w:val="en-IN"/>
        </w:rPr>
        <w:t>Add rules to audit session-related activities:</w:t>
      </w:r>
    </w:p>
    <w:p>
      <w:pPr>
        <w:pStyle w:val="ListParagraph"/>
        <w:widowControl/>
        <w:numPr>
          <w:ilvl w:val="0"/>
          <w:numId w:val="13"/>
        </w:numPr>
        <w:spacing w:lineRule="auto" w:line="259" w:before="0" w:after="0"/>
        <w:contextualSpacing/>
        <w:rPr>
          <w:color w:val="000000" w:themeColor="text1"/>
        </w:rPr>
      </w:pPr>
      <w:r>
        <w:rPr>
          <w:color w:val="000000" w:themeColor="text1"/>
          <w:lang w:val="en-IN"/>
        </w:rPr>
        <w:t xml:space="preserve"> </w:t>
      </w:r>
      <w:r>
        <w:rPr>
          <w:color w:val="000000" w:themeColor="text1"/>
          <w:lang w:val="en-IN"/>
        </w:rPr>
        <w:t xml:space="preserve">Now open the file </w:t>
      </w:r>
      <w:r>
        <w:rPr>
          <w:b/>
          <w:bCs/>
          <w:color w:val="000000" w:themeColor="text1"/>
          <w:lang w:val="en-IN"/>
        </w:rPr>
        <w:t xml:space="preserve">/etc/audit/audit.rules </w:t>
      </w:r>
      <w:r>
        <w:rPr>
          <w:color w:val="000000" w:themeColor="text1"/>
          <w:lang w:val="en-IN"/>
        </w:rPr>
        <w:t>in</w:t>
      </w:r>
      <w:r>
        <w:rPr>
          <w:b/>
          <w:bCs/>
          <w:color w:val="000000" w:themeColor="text1"/>
          <w:lang w:val="en-IN"/>
        </w:rPr>
        <w:t xml:space="preserve"> nano/vim </w:t>
      </w:r>
      <w:r>
        <w:rPr>
          <w:color w:val="000000" w:themeColor="text1"/>
          <w:lang w:val="en-IN"/>
        </w:rPr>
        <w:t xml:space="preserve">editor with </w:t>
      </w:r>
      <w:r>
        <w:rPr>
          <w:b/>
          <w:bCs/>
          <w:color w:val="000000" w:themeColor="text1"/>
          <w:lang w:val="en-IN"/>
        </w:rPr>
        <w:t>sudo</w:t>
      </w:r>
      <w:r>
        <w:rPr>
          <w:color w:val="000000" w:themeColor="text1"/>
          <w:lang w:val="en-IN"/>
        </w:rPr>
        <w:t xml:space="preserve"> privileges.</w:t>
      </w:r>
      <w:r>
        <w:rPr>
          <w:b/>
          <w:bCs/>
          <w:color w:val="000000" w:themeColor="text1"/>
          <w:lang w:val="en-IN"/>
        </w:rPr>
        <w:t xml:space="preserve"> </w:t>
      </w:r>
      <w:r>
        <w:rPr/>
        <w:br/>
      </w:r>
    </w:p>
    <w:p>
      <w:pPr>
        <w:pStyle w:val="Normal"/>
        <w:widowControl/>
        <w:spacing w:lineRule="auto" w:line="259" w:before="0" w:after="0"/>
        <w:rPr>
          <w:color w:val="000000" w:themeColor="text1"/>
        </w:rPr>
      </w:pPr>
      <w:r>
        <w:rPr>
          <w:color w:val="000000" w:themeColor="text1"/>
          <w:lang w:val="en-IN"/>
        </w:rPr>
        <w:t>Example rule to audit user logins:</w:t>
      </w:r>
    </w:p>
    <w:p>
      <w:pPr>
        <w:pStyle w:val="Normal"/>
        <w:widowControl/>
        <w:spacing w:lineRule="auto" w:line="259" w:before="0" w:after="0"/>
        <w:rPr>
          <w:color w:val="000000" w:themeColor="text1"/>
        </w:rPr>
      </w:pPr>
      <w:r>
        <w:rPr>
          <w:color w:val="000000" w:themeColor="text1"/>
        </w:rPr>
      </w:r>
    </w:p>
    <w:p>
      <w:pPr>
        <w:pStyle w:val="Normal"/>
        <w:widowControl/>
        <w:spacing w:lineRule="auto" w:line="259" w:before="0" w:after="0"/>
        <w:rPr>
          <w:color w:val="000000" w:themeColor="text1"/>
        </w:rPr>
      </w:pPr>
      <w:r>
        <w:rPr>
          <w:b/>
          <w:bCs/>
          <w:color w:val="000000" w:themeColor="text1"/>
          <w:lang w:val="en-IN"/>
        </w:rPr>
        <w:t xml:space="preserve">       </w:t>
      </w:r>
      <w:r>
        <w:rPr>
          <w:b/>
          <w:bCs/>
          <w:color w:val="000000" w:themeColor="text1"/>
          <w:lang w:val="en-IN"/>
        </w:rPr>
        <w:t>-w /var/log/wtmp -p wa -k logins</w:t>
      </w:r>
    </w:p>
    <w:p>
      <w:pPr>
        <w:pStyle w:val="2"/>
        <w:widowControl/>
        <w:rPr>
          <w:rFonts w:ascii="Aptos" w:hAnsi="Aptos" w:asciiTheme="minorHAnsi" w:hAnsiTheme="minorHAnsi"/>
        </w:rPr>
      </w:pPr>
      <w:bookmarkStart w:id="154" w:name="_Toc207723305"/>
      <w:r>
        <w:rPr>
          <w:rFonts w:ascii="Aptos" w:hAnsi="Aptos" w:asciiTheme="minorHAnsi" w:hAnsiTheme="minorHAnsi"/>
        </w:rPr>
        <w:t>CR 3.9 – Protection of Audit Information</w:t>
      </w:r>
      <w:bookmarkEnd w:id="154"/>
    </w:p>
    <w:p>
      <w:pPr>
        <w:pStyle w:val="Normal"/>
        <w:widowControl/>
        <w:rPr/>
      </w:pPr>
      <w:r>
        <w:rPr/>
        <w:t>Protection of Audit Information: Ensuring audit information, logs, and tools in Ubuntu 22.04 LTS are safeguarded from unauthorized access, modification, and deletion, maintaining their integrity and availability, as per IEC 62443-4-2 CR 3.9.</w:t>
      </w:r>
    </w:p>
    <w:p>
      <w:pPr>
        <w:pStyle w:val="3"/>
        <w:widowControl/>
        <w:rPr>
          <w:rFonts w:ascii="Aptos" w:hAnsi="Aptos" w:eastAsia="Aptos" w:cs="Aptos"/>
        </w:rPr>
      </w:pPr>
      <w:bookmarkStart w:id="155" w:name="_Toc207723306"/>
      <w:r>
        <w:rPr>
          <w:rFonts w:eastAsia="Aptos" w:cs="Aptos"/>
        </w:rPr>
        <w:t>Statement</w:t>
      </w:r>
      <w:bookmarkEnd w:id="155"/>
    </w:p>
    <w:p>
      <w:pPr>
        <w:pStyle w:val="Normal"/>
        <w:jc w:val="both"/>
        <w:rPr>
          <w:color w:val="0D0D0D" w:themeColor="text1" w:themeTint="f2"/>
        </w:rPr>
      </w:pPr>
      <w:r>
        <w:rPr/>
        <w:t>To comply with IEC 62443-4-2 CR 3.9, the Ubuntu 22.04 LTS operating system must implement mechanisms to protect audit information, audit logs, and audit tools from unauthorized access, modification, and deletion. This ensures the integrity and availability of audit data, which is crucial for security breach recovery, investigations, and related efforts.</w:t>
      </w:r>
    </w:p>
    <w:p>
      <w:pPr>
        <w:pStyle w:val="3"/>
        <w:widowControl/>
        <w:rPr>
          <w:rFonts w:ascii="Aptos" w:hAnsi="Aptos" w:eastAsia="Aptos" w:cs="Aptos"/>
        </w:rPr>
      </w:pPr>
      <w:bookmarkStart w:id="156" w:name="_Toc207723307"/>
      <w:r>
        <w:rPr>
          <w:rFonts w:eastAsia="Aptos" w:cs="Aptos"/>
        </w:rPr>
        <w:t>Evidence</w:t>
      </w:r>
      <w:bookmarkEnd w:id="156"/>
    </w:p>
    <w:p>
      <w:pPr>
        <w:pStyle w:val="Normal"/>
        <w:widowControl/>
        <w:jc w:val="both"/>
        <w:rPr>
          <w:rFonts w:ascii="Aptos" w:hAnsi="Aptos" w:eastAsia="Aptos" w:cs="Aptos"/>
        </w:rPr>
      </w:pPr>
      <w:r>
        <w:rPr/>
        <w:t>Ubuntu 22.04 LTS utilizes the event logging system to capture and protect audit information. The system includes features such as secure storage, access controls, and integrity checks. Ubuntu's default logging system, rsyslog, and auditd are configured to ensure that audit logs are protected from unauthorized access and modification, thus meeting the requirements of IEC 62443-4-2 CR 3.9.</w:t>
      </w:r>
    </w:p>
    <w:p>
      <w:pPr>
        <w:pStyle w:val="3"/>
        <w:widowControl/>
        <w:rPr>
          <w:rFonts w:ascii="Aptos" w:hAnsi="Aptos" w:eastAsia="Aptos" w:cs="Aptos"/>
        </w:rPr>
      </w:pPr>
      <w:bookmarkStart w:id="157" w:name="_Toc207723308"/>
      <w:r>
        <w:rPr>
          <w:rFonts w:eastAsia="Aptos" w:cs="Aptos"/>
        </w:rPr>
        <w:t>Detailed Setting Steps</w:t>
      </w:r>
      <w:bookmarkEnd w:id="157"/>
    </w:p>
    <w:p>
      <w:pPr>
        <w:pStyle w:val="Norma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1.Install and Configure Auditd:</w:t>
      </w:r>
    </w:p>
    <w:p>
      <w:pPr>
        <w:pStyle w:val="Normal"/>
        <w:shd w:val="clear" w:color="auto" w:fill="FFFFFF" w:themeFill="background1"/>
        <w:spacing w:lineRule="auto" w:line="259" w:before="120" w:after="12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Ensure auditd is installed:</w:t>
      </w:r>
    </w:p>
    <w:p>
      <w:pPr>
        <w:pStyle w:val="ListParagraph"/>
        <w:numPr>
          <w:ilvl w:val="0"/>
          <w:numId w:val="255"/>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Now install the auditd package by using</w:t>
      </w:r>
      <w:r>
        <w:rPr>
          <w:rFonts w:eastAsia="Aptos" w:cs="Aptos"/>
          <w:b/>
          <w:bCs/>
          <w:color w:val="000000" w:themeColor="text1"/>
          <w:lang w:val="en-IN"/>
        </w:rPr>
        <w:t xml:space="preserve"> apt-get install auditd audispd-plugins </w:t>
      </w:r>
      <w:r>
        <w:rPr>
          <w:rFonts w:eastAsia="Aptos" w:cs="Aptos"/>
          <w:color w:val="000000" w:themeColor="text1"/>
          <w:lang w:val="en-IN"/>
        </w:rPr>
        <w:t>command</w:t>
      </w:r>
    </w:p>
    <w:p>
      <w:pPr>
        <w:pStyle w:val="Normal"/>
        <w:shd w:val="clear" w:color="auto" w:fill="FFFFFF" w:themeFill="background1"/>
        <w:spacing w:lineRule="auto" w:line="259" w:before="120" w:after="12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Start and enable auditd service:</w:t>
      </w:r>
    </w:p>
    <w:p>
      <w:pPr>
        <w:pStyle w:val="ListParagraph"/>
        <w:numPr>
          <w:ilvl w:val="0"/>
          <w:numId w:val="254"/>
        </w:numPr>
        <w:shd w:val="clear" w:color="auto" w:fill="FFFFFF" w:themeFill="background1"/>
        <w:spacing w:lineRule="auto" w:line="259" w:before="0" w:after="0"/>
        <w:contextualSpacing/>
        <w:rPr>
          <w:rFonts w:ascii="Aptos" w:hAnsi="Aptos" w:eastAsia="Aptos" w:cs="Aptos"/>
          <w:color w:val="000000" w:themeColor="text1"/>
          <w:lang w:val="en-IN"/>
        </w:rPr>
      </w:pPr>
      <w:r>
        <w:rPr>
          <w:rFonts w:eastAsia="Aptos" w:cs="Aptos"/>
          <w:color w:val="000000" w:themeColor="text1"/>
          <w:lang w:val="en-IN"/>
        </w:rPr>
        <w:t>Now start and enable the auditd service by using</w:t>
      </w:r>
      <w:r>
        <w:rPr>
          <w:rFonts w:eastAsia="Aptos" w:cs="Aptos"/>
          <w:b/>
          <w:bCs/>
          <w:color w:val="000000" w:themeColor="text1"/>
          <w:lang w:val="en-IN"/>
        </w:rPr>
        <w:t xml:space="preserve"> systemctl start auditd </w:t>
      </w:r>
      <w:r>
        <w:rPr>
          <w:rFonts w:eastAsia="Aptos" w:cs="Aptos"/>
          <w:color w:val="000000" w:themeColor="text1"/>
          <w:lang w:val="en-IN"/>
        </w:rPr>
        <w:t>and systemctl</w:t>
      </w:r>
      <w:r>
        <w:rPr>
          <w:rFonts w:eastAsia="Aptos" w:cs="Aptos"/>
          <w:b/>
          <w:bCs/>
          <w:color w:val="000000" w:themeColor="text1"/>
          <w:lang w:val="en-IN"/>
        </w:rPr>
        <w:t xml:space="preserve"> enable auditd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priviliges</w:t>
      </w:r>
    </w:p>
    <w:p>
      <w:pPr>
        <w:pStyle w:val="Norma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2.Configure Rsyslog for Centralized Logging:</w:t>
      </w:r>
    </w:p>
    <w:p>
      <w:pPr>
        <w:pStyle w:val="Normal"/>
        <w:shd w:val="clear" w:color="auto" w:fill="FFFFFF" w:themeFill="background1"/>
        <w:spacing w:lineRule="auto" w:line="259" w:before="120" w:after="12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Ensure rsyslog is installed:</w:t>
      </w:r>
    </w:p>
    <w:p>
      <w:pPr>
        <w:pStyle w:val="ListParagraph"/>
        <w:numPr>
          <w:ilvl w:val="0"/>
          <w:numId w:val="253"/>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Now install the rsylog package</w:t>
      </w:r>
      <w:r>
        <w:rPr>
          <w:rFonts w:eastAsia="Aptos" w:cs="Aptos"/>
          <w:b/>
          <w:bCs/>
          <w:color w:val="000000" w:themeColor="text1"/>
          <w:lang w:val="en-IN"/>
        </w:rPr>
        <w:t xml:space="preserve"> </w:t>
      </w:r>
      <w:r>
        <w:rPr>
          <w:rFonts w:eastAsia="Aptos" w:cs="Aptos"/>
          <w:color w:val="000000" w:themeColor="text1"/>
          <w:lang w:val="en-IN"/>
        </w:rPr>
        <w:t xml:space="preserve">by using </w:t>
      </w:r>
      <w:r>
        <w:rPr>
          <w:rFonts w:eastAsia="Aptos" w:cs="Aptos"/>
          <w:b/>
          <w:bCs/>
          <w:color w:val="000000" w:themeColor="text1"/>
          <w:lang w:val="en-IN"/>
        </w:rPr>
        <w:t xml:space="preserve">apt-get install rsyslog </w:t>
      </w:r>
      <w:r>
        <w:rPr>
          <w:rFonts w:eastAsia="Aptos" w:cs="Aptos"/>
          <w:color w:val="000000" w:themeColor="text1"/>
          <w:lang w:val="en-IN"/>
        </w:rPr>
        <w:t>command.</w:t>
      </w:r>
    </w:p>
    <w:p>
      <w:pPr>
        <w:pStyle w:val="ListParagraph"/>
        <w:numPr>
          <w:ilvl w:val="0"/>
          <w:numId w:val="253"/>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Edit the rsyslog configuration file </w:t>
      </w:r>
      <w:r>
        <w:rPr>
          <w:rFonts w:eastAsia="Aptos" w:cs="Aptos"/>
          <w:b/>
          <w:bCs/>
          <w:color w:val="000000" w:themeColor="text1"/>
          <w:lang w:val="en-IN"/>
        </w:rPr>
        <w:t>/etc/rsyslog.conf</w:t>
      </w:r>
      <w:r>
        <w:rPr>
          <w:rFonts w:eastAsia="Aptos" w:cs="Aptos"/>
          <w:color w:val="000000" w:themeColor="text1"/>
          <w:lang w:val="en-IN"/>
        </w:rPr>
        <w:t xml:space="preserve"> to include the following lines for secure logging:</w:t>
      </w:r>
    </w:p>
    <w:p>
      <w:pPr>
        <w:pStyle w:val="Normal"/>
        <w:shd w:val="clear" w:color="auto" w:fill="FFFFFF" w:themeFill="background1"/>
        <w:spacing w:lineRule="auto" w:line="259" w:before="0" w:after="0"/>
        <w:rPr>
          <w:rFonts w:ascii="Aptos" w:hAnsi="Aptos" w:eastAsia="Aptos" w:cs="Aptos"/>
          <w:b/>
          <w:b/>
          <w:bCs/>
          <w:color w:val="000000" w:themeColor="text1"/>
          <w:lang w:val="en-IN"/>
        </w:rPr>
      </w:pPr>
      <w:r>
        <w:rPr>
          <w:rFonts w:ascii="Aptos" w:hAnsi="Aptos" w:cs="Aptos" w:eastAsia="Aptos"/>
          <w:b/>
          <w:bCs/>
          <w:color w:val="000000" w:themeColor="text1"/>
          <w:lang w:val="en-IN"/>
        </w:rPr>
        <w:t xml:space="preserve">           </w:t>
      </w:r>
      <w:r>
        <w:rPr>
          <w:rFonts w:eastAsia="Aptos" w:cs="Aptos"/>
          <w:b/>
          <w:bCs/>
          <w:color w:val="000000" w:themeColor="text1"/>
          <w:lang w:val="en-IN"/>
        </w:rPr>
        <w:t>$FileOwner syslog</w:t>
      </w:r>
      <w:r>
        <w:rPr/>
        <w:br/>
      </w:r>
      <w:r>
        <w:rPr>
          <w:rFonts w:eastAsia="Aptos" w:cs="Aptos"/>
          <w:b/>
          <w:bCs/>
          <w:color w:val="000000" w:themeColor="text1"/>
          <w:lang w:val="en-IN"/>
        </w:rPr>
        <w:t xml:space="preserve">           $FileGroup adm</w:t>
      </w:r>
      <w:r>
        <w:rPr/>
        <w:br/>
      </w:r>
      <w:r>
        <w:rPr>
          <w:rFonts w:eastAsia="Aptos" w:cs="Aptos"/>
          <w:b/>
          <w:bCs/>
          <w:color w:val="000000" w:themeColor="text1"/>
          <w:lang w:val="en-IN"/>
        </w:rPr>
        <w:t xml:space="preserve">           $ FileCreateMode 0640</w:t>
      </w:r>
      <w:r>
        <w:rPr/>
        <w:br/>
      </w:r>
      <w:r>
        <w:rPr>
          <w:rFonts w:eastAsia="Aptos" w:cs="Aptos"/>
          <w:b/>
          <w:bCs/>
          <w:color w:val="000000" w:themeColor="text1"/>
          <w:lang w:val="en-IN"/>
        </w:rPr>
        <w:t xml:space="preserve">             $DirCreateMode 0755</w:t>
      </w:r>
      <w:r>
        <w:rPr/>
        <w:br/>
      </w:r>
      <w:r>
        <w:rPr>
          <w:rFonts w:eastAsia="Aptos" w:cs="Aptos"/>
          <w:b/>
          <w:bCs/>
          <w:color w:val="000000" w:themeColor="text1"/>
          <w:lang w:val="en-IN"/>
        </w:rPr>
        <w:t xml:space="preserve">             $Umask 0022</w:t>
      </w:r>
    </w:p>
    <w:p>
      <w:pPr>
        <w:pStyle w:val="Normal"/>
        <w:shd w:val="clear" w:color="auto" w:fill="FFFFFF" w:themeFill="background1"/>
        <w:spacing w:lineRule="auto" w:line="259" w:before="120" w:after="12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Restart rsyslog service:</w:t>
      </w:r>
    </w:p>
    <w:p>
      <w:pPr>
        <w:pStyle w:val="ListParagraph"/>
        <w:numPr>
          <w:ilvl w:val="0"/>
          <w:numId w:val="252"/>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Now restart the rsylog service by using </w:t>
      </w:r>
      <w:r>
        <w:rPr>
          <w:rFonts w:eastAsia="Aptos" w:cs="Aptos"/>
          <w:b/>
          <w:bCs/>
          <w:color w:val="000000" w:themeColor="text1"/>
          <w:lang w:val="en-IN"/>
        </w:rPr>
        <w:t xml:space="preserve">systemctl restart rsyslog </w:t>
      </w:r>
      <w:r>
        <w:rPr>
          <w:rFonts w:eastAsia="Aptos" w:cs="Aptos"/>
          <w:color w:val="000000" w:themeColor="text1"/>
          <w:lang w:val="en-IN"/>
        </w:rPr>
        <w:t>command.</w:t>
      </w:r>
    </w:p>
    <w:p>
      <w:pPr>
        <w:pStyle w:val="Norma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3.Set Up Access Controls:</w:t>
      </w:r>
    </w:p>
    <w:p>
      <w:pPr>
        <w:pStyle w:val="Normal"/>
        <w:shd w:val="clear" w:color="auto" w:fill="FFFFFF" w:themeFill="background1"/>
        <w:spacing w:lineRule="auto" w:line="259" w:before="120" w:after="12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Ensure only authorized users can access log files:</w:t>
      </w:r>
    </w:p>
    <w:p>
      <w:pPr>
        <w:pStyle w:val="ListParagraph"/>
        <w:numPr>
          <w:ilvl w:val="0"/>
          <w:numId w:val="251"/>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Now change the permission of log files to access authorized users by using </w:t>
      </w:r>
      <w:r>
        <w:rPr>
          <w:rFonts w:eastAsia="Aptos" w:cs="Aptos"/>
          <w:b/>
          <w:bCs/>
          <w:color w:val="000000" w:themeColor="text1"/>
          <w:lang w:val="en-IN"/>
        </w:rPr>
        <w:t xml:space="preserve">chmod -R 640 /var/log/ </w:t>
      </w:r>
      <w:r>
        <w:rPr>
          <w:rFonts w:eastAsia="Aptos" w:cs="Aptos"/>
          <w:color w:val="000000" w:themeColor="text1"/>
          <w:lang w:val="en-IN"/>
        </w:rPr>
        <w:t xml:space="preserve">and </w:t>
      </w:r>
      <w:r>
        <w:rPr>
          <w:rFonts w:eastAsia="Aptos" w:cs="Aptos"/>
          <w:b/>
          <w:bCs/>
          <w:color w:val="000000" w:themeColor="text1"/>
          <w:lang w:val="en-IN"/>
        </w:rPr>
        <w:t xml:space="preserve">chown -R syslog:adm /var/log/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shd w:val="clear" w:color="auto" w:fill="FFFFFF" w:themeFill="background1"/>
        <w:spacing w:lineRule="auto" w:line="259" w:before="240" w:after="240"/>
        <w:rPr>
          <w:color w:val="0F4761" w:themeColor="accent1" w:themeShade="bf"/>
          <w:sz w:val="28"/>
          <w:szCs w:val="28"/>
          <w:lang w:val="en-IN"/>
        </w:rPr>
      </w:pPr>
      <w:r>
        <w:rPr>
          <w:color w:val="0F4761" w:themeColor="accent1" w:themeShade="bf"/>
          <w:sz w:val="28"/>
          <w:szCs w:val="28"/>
          <w:lang w:val="en-IN"/>
        </w:rPr>
        <w:t>4.Enable Audit Rules:</w:t>
      </w:r>
    </w:p>
    <w:p>
      <w:pPr>
        <w:pStyle w:val="ListParagraph"/>
        <w:numPr>
          <w:ilvl w:val="0"/>
          <w:numId w:val="250"/>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Edit the audit rules file </w:t>
      </w:r>
      <w:r>
        <w:rPr>
          <w:rFonts w:eastAsia="Aptos" w:cs="Aptos"/>
          <w:b/>
          <w:bCs/>
          <w:color w:val="000000" w:themeColor="text1"/>
          <w:lang w:val="en-IN"/>
        </w:rPr>
        <w:t>/etc/audit/rules.d/audit.rules</w:t>
      </w:r>
      <w:r>
        <w:rPr>
          <w:rFonts w:eastAsia="Aptos" w:cs="Aptos"/>
          <w:color w:val="000000" w:themeColor="text1"/>
          <w:lang w:val="en-IN"/>
        </w:rPr>
        <w:t xml:space="preserve"> to include rules that monitor access to log files:</w:t>
      </w:r>
    </w:p>
    <w:p>
      <w:pPr>
        <w:pStyle w:val="Normal"/>
        <w:shd w:val="clear" w:color="auto" w:fill="FFFFFF" w:themeFill="background1"/>
        <w:spacing w:lineRule="auto" w:line="259" w:before="0" w:after="0"/>
        <w:rPr>
          <w:rFonts w:ascii="Aptos" w:hAnsi="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-w /var/log/ -p wa -k logins</w:t>
      </w:r>
      <w:r>
        <w:rPr/>
        <w:br/>
      </w:r>
      <w:r>
        <w:rPr>
          <w:rFonts w:eastAsia="Aptos" w:cs="Aptos"/>
          <w:b/>
          <w:bCs/>
          <w:color w:val="000000" w:themeColor="text1"/>
          <w:lang w:val="en-IN"/>
        </w:rPr>
        <w:t xml:space="preserve">              -w /etc/audit/ -p wa -k auditconfig</w:t>
      </w:r>
    </w:p>
    <w:p>
      <w:pPr>
        <w:pStyle w:val="Normal"/>
        <w:shd w:val="clear" w:color="auto" w:fill="FFFFFF" w:themeFill="background1"/>
        <w:spacing w:lineRule="auto" w:line="259" w:before="120" w:after="12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Reload the audit rules:</w:t>
      </w:r>
    </w:p>
    <w:p>
      <w:pPr>
        <w:pStyle w:val="ListParagraph"/>
        <w:widowControl/>
        <w:numPr>
          <w:ilvl w:val="0"/>
          <w:numId w:val="249"/>
        </w:numPr>
        <w:rPr>
          <w:rFonts w:ascii="Aptos" w:hAnsi="Aptos" w:eastAsia="Aptos" w:cs="Aptos"/>
          <w:color w:val="000000" w:themeColor="text1"/>
          <w:lang w:val="en-IN"/>
        </w:rPr>
      </w:pPr>
      <w:r>
        <w:rPr>
          <w:rFonts w:ascii="Aptos" w:hAnsi="Aptos" w:cs="Aptos" w:eastAsia="Aptos"/>
          <w:b/>
          <w:bCs/>
          <w:color w:val="000000" w:themeColor="text1"/>
          <w:lang w:val="en-IN"/>
        </w:rPr>
        <w:t xml:space="preserve"> </w:t>
      </w:r>
      <w:r>
        <w:rPr>
          <w:rFonts w:eastAsia="Aptos" w:cs="Aptos"/>
          <w:color w:val="000000" w:themeColor="text1"/>
          <w:lang w:val="en-IN"/>
        </w:rPr>
        <w:t xml:space="preserve">Now reload the audit rules by using </w:t>
      </w:r>
      <w:r>
        <w:rPr>
          <w:rFonts w:eastAsia="Aptos" w:cs="Aptos"/>
          <w:b/>
          <w:bCs/>
          <w:color w:val="000000" w:themeColor="text1"/>
          <w:lang w:val="en-IN"/>
        </w:rPr>
        <w:t xml:space="preserve">augenrules --load </w:t>
      </w:r>
      <w:r>
        <w:rPr>
          <w:rFonts w:eastAsia="Aptos" w:cs="Aptos"/>
          <w:color w:val="000000" w:themeColor="text1"/>
          <w:lang w:val="en-IN"/>
        </w:rPr>
        <w:t>with</w:t>
      </w:r>
      <w:r>
        <w:rPr>
          <w:rFonts w:eastAsia="Aptos" w:cs="Aptos"/>
          <w:b/>
          <w:bCs/>
          <w:color w:val="000000" w:themeColor="text1"/>
          <w:lang w:val="en-IN"/>
        </w:rPr>
        <w:t xml:space="preserve"> sudo</w:t>
      </w:r>
      <w:r>
        <w:rPr>
          <w:rFonts w:eastAsia="Aptos" w:cs="Aptos"/>
          <w:color w:val="000000" w:themeColor="text1"/>
          <w:lang w:val="en-IN"/>
        </w:rPr>
        <w:t xml:space="preserve"> privileges.</w:t>
      </w:r>
    </w:p>
    <w:p>
      <w:pPr>
        <w:pStyle w:val="2"/>
        <w:widowControl/>
        <w:rPr/>
      </w:pPr>
      <w:bookmarkStart w:id="158" w:name="_Toc207723309"/>
      <w:r>
        <w:rPr/>
        <w:t>HDR 3.10– Support for updates</w:t>
      </w:r>
      <w:bookmarkEnd w:id="158"/>
    </w:p>
    <w:p>
      <w:pPr>
        <w:pStyle w:val="Normal"/>
        <w:rPr>
          <w:rFonts w:ascii="Aptos" w:hAnsi="Aptos" w:eastAsia="Aptos" w:cs="Aptos"/>
        </w:rPr>
      </w:pPr>
      <w:r>
        <w:rPr>
          <w:rFonts w:eastAsia="Aptos" w:cs="Aptos"/>
          <w:color w:val="000000" w:themeColor="text1"/>
        </w:rPr>
        <w:t>The content of HDR 3.10 RE(1) already includes the requirements of HDR 3.10.</w:t>
      </w:r>
    </w:p>
    <w:p>
      <w:pPr>
        <w:pStyle w:val="3"/>
        <w:widowControl/>
        <w:rPr>
          <w:rFonts w:ascii="Aptos" w:hAnsi="Aptos" w:eastAsia="Aptos" w:cs="Aptos"/>
        </w:rPr>
      </w:pPr>
      <w:bookmarkStart w:id="159" w:name="_Toc207723310"/>
      <w:r>
        <w:rPr>
          <w:rFonts w:eastAsia="Aptos" w:cs="Aptos"/>
        </w:rPr>
        <w:t>Statement</w:t>
      </w:r>
      <w:bookmarkEnd w:id="159"/>
    </w:p>
    <w:p>
      <w:pPr>
        <w:pStyle w:val="NormalWeb"/>
        <w:shd w:val="clear" w:color="auto" w:fill="FFFFFF" w:themeFill="background1"/>
        <w:spacing w:before="280" w:afterAutospacing="0" w:after="0"/>
        <w:rPr>
          <w:rFonts w:ascii="Aptos" w:hAnsi="Aptos" w:eastAsia="Aptos" w:cs="Aptos"/>
          <w:color w:val="000000" w:themeColor="text1"/>
          <w:sz w:val="21"/>
          <w:szCs w:val="21"/>
        </w:rPr>
      </w:pPr>
      <w:r>
        <w:rPr>
          <w:rFonts w:eastAsia="Aptos" w:cs="Aptos" w:ascii="Aptos" w:hAnsi="Aptos"/>
          <w:color w:val="000000" w:themeColor="text1"/>
          <w:sz w:val="21"/>
          <w:szCs w:val="21"/>
        </w:rPr>
        <w:t>N/A</w:t>
      </w:r>
    </w:p>
    <w:p>
      <w:pPr>
        <w:pStyle w:val="3"/>
        <w:widowControl/>
        <w:rPr>
          <w:rFonts w:ascii="Aptos" w:hAnsi="Aptos" w:eastAsia="Aptos" w:cs="Aptos"/>
        </w:rPr>
      </w:pPr>
      <w:bookmarkStart w:id="160" w:name="_Toc207723311"/>
      <w:r>
        <w:rPr>
          <w:rFonts w:eastAsia="Aptos" w:cs="Aptos"/>
        </w:rPr>
        <w:t>Evidence</w:t>
      </w:r>
      <w:bookmarkEnd w:id="160"/>
    </w:p>
    <w:p>
      <w:pPr>
        <w:pStyle w:val="NormalWeb"/>
        <w:shd w:val="clear" w:color="auto" w:fill="FFFFFF" w:themeFill="background1"/>
        <w:spacing w:before="280" w:afterAutospacing="0" w:after="0"/>
        <w:rPr>
          <w:rFonts w:ascii="Aptos" w:hAnsi="Aptos" w:eastAsia="Aptos" w:cs="Aptos"/>
          <w:color w:val="000000" w:themeColor="text1"/>
          <w:sz w:val="21"/>
          <w:szCs w:val="21"/>
        </w:rPr>
      </w:pPr>
      <w:r>
        <w:rPr>
          <w:rFonts w:eastAsia="Aptos" w:cs="Aptos" w:ascii="Aptos" w:hAnsi="Aptos"/>
          <w:color w:val="000000" w:themeColor="text1"/>
          <w:sz w:val="21"/>
          <w:szCs w:val="21"/>
        </w:rPr>
        <w:t>N/A</w:t>
      </w:r>
    </w:p>
    <w:p>
      <w:pPr>
        <w:pStyle w:val="3"/>
        <w:widowControl/>
        <w:rPr>
          <w:rFonts w:ascii="Aptos" w:hAnsi="Aptos" w:eastAsia="Aptos" w:cs="Aptos"/>
        </w:rPr>
      </w:pPr>
      <w:bookmarkStart w:id="161" w:name="_Toc207723312"/>
      <w:r>
        <w:rPr>
          <w:rFonts w:eastAsia="Aptos" w:cs="Aptos"/>
        </w:rPr>
        <w:t>Detailed Setting Steps</w:t>
      </w:r>
      <w:bookmarkEnd w:id="161"/>
    </w:p>
    <w:p>
      <w:pPr>
        <w:pStyle w:val="Normal"/>
        <w:widowControl/>
        <w:rPr/>
      </w:pPr>
      <w:r>
        <w:rPr/>
        <w:t>N/A</w:t>
      </w:r>
    </w:p>
    <w:p>
      <w:pPr>
        <w:pStyle w:val="2"/>
        <w:widowControl/>
        <w:rPr/>
      </w:pPr>
      <w:bookmarkStart w:id="162" w:name="_Toc207723313"/>
      <w:r>
        <w:rPr/>
        <w:t>HDR 3.10 (1) – Update authenticity and integrity</w:t>
      </w:r>
      <w:bookmarkEnd w:id="162"/>
    </w:p>
    <w:p>
      <w:pPr>
        <w:pStyle w:val="Normal"/>
        <w:widowControl/>
        <w:jc w:val="both"/>
        <w:rPr/>
      </w:pPr>
      <w:r>
        <w:rPr>
          <w:color w:val="0D0D0D" w:themeColor="text1" w:themeTint="f2"/>
        </w:rPr>
        <w:t>Update authenticity and integrity refers to the ability to validate and ensure that software updates or upgrades are genuine (authentic) and have not been tampered with (integrity) before installation.</w:t>
      </w:r>
    </w:p>
    <w:p>
      <w:pPr>
        <w:pStyle w:val="3"/>
        <w:widowControl/>
        <w:rPr>
          <w:rFonts w:ascii="Aptos" w:hAnsi="Aptos" w:eastAsia="新細明體" w:cs="Aptos" w:eastAsiaTheme="minorEastAsia"/>
        </w:rPr>
      </w:pPr>
      <w:bookmarkStart w:id="163" w:name="_Toc207723314"/>
      <w:r>
        <w:rPr>
          <w:rFonts w:eastAsia="Aptos" w:cs="Aptos"/>
        </w:rPr>
        <w:t>Statement</w:t>
      </w:r>
      <w:bookmarkEnd w:id="163"/>
    </w:p>
    <w:p>
      <w:pPr>
        <w:pStyle w:val="Normal"/>
        <w:widowControl/>
        <w:jc w:val="both"/>
        <w:rPr>
          <w:color w:val="000000" w:themeColor="text1"/>
        </w:rPr>
      </w:pPr>
      <w:r>
        <w:rPr>
          <w:color w:val="000000" w:themeColor="text1"/>
        </w:rPr>
        <w:t>To comply with IEC 62443-4-2 CR 3.10 and HDR 3.10 RE (1), the Ubuntu 22.04 LTS operating system supports secure software updates with mechanisms that validate both authenticity and integrity prior to installation. These validations are implemented through the APT (Advanced Packaging Tool) and Update Manager, and are based on:</w:t>
      </w:r>
    </w:p>
    <w:p>
      <w:pPr>
        <w:pStyle w:val="ListParagraph"/>
        <w:widowControl/>
        <w:numPr>
          <w:ilvl w:val="0"/>
          <w:numId w:val="330"/>
        </w:numPr>
        <w:spacing w:before="0" w:after="0"/>
        <w:ind w:left="709" w:hanging="229"/>
        <w:contextualSpacing/>
        <w:jc w:val="both"/>
        <w:rPr/>
      </w:pPr>
      <w:r>
        <w:rPr/>
        <w:t>Digital signatures using RSA 4096-bit GPG keys</w:t>
      </w:r>
    </w:p>
    <w:p>
      <w:pPr>
        <w:pStyle w:val="ListParagraph"/>
        <w:widowControl/>
        <w:numPr>
          <w:ilvl w:val="0"/>
          <w:numId w:val="330"/>
        </w:numPr>
        <w:spacing w:before="0" w:after="0"/>
        <w:ind w:left="709" w:hanging="229"/>
        <w:contextualSpacing/>
        <w:jc w:val="both"/>
        <w:rPr>
          <w:color w:val="000000" w:themeColor="text1"/>
        </w:rPr>
      </w:pPr>
      <w:r>
        <w:rPr/>
        <w:t>Hash validation using the SHA-256 algorithm</w:t>
      </w:r>
    </w:p>
    <w:p>
      <w:pPr>
        <w:pStyle w:val="Normal"/>
        <w:widowControl/>
        <w:jc w:val="both"/>
        <w:rPr>
          <w:color w:val="000000" w:themeColor="text1"/>
        </w:rPr>
      </w:pPr>
      <w:r>
        <w:rPr>
          <w:color w:val="000000" w:themeColor="text1"/>
        </w:rPr>
      </w:r>
    </w:p>
    <w:p>
      <w:pPr>
        <w:pStyle w:val="3"/>
        <w:widowControl/>
        <w:rPr>
          <w:rFonts w:ascii="Aptos" w:hAnsi="Aptos" w:eastAsia="Aptos" w:cs="Aptos"/>
        </w:rPr>
      </w:pPr>
      <w:bookmarkStart w:id="164" w:name="_Toc207723315"/>
      <w:r>
        <w:rPr>
          <w:rFonts w:eastAsia="Aptos" w:cs="Aptos"/>
        </w:rPr>
        <w:t>Evidence</w:t>
      </w:r>
      <w:bookmarkEnd w:id="164"/>
    </w:p>
    <w:p>
      <w:pPr>
        <w:pStyle w:val="Normal"/>
        <w:widowControl/>
        <w:spacing w:lineRule="atLeast" w:line="0" w:before="0" w:after="0"/>
        <w:jc w:val="both"/>
        <w:rPr/>
      </w:pPr>
      <w:r>
        <w:rPr/>
        <w:t>Authenticity</w:t>
      </w:r>
    </w:p>
    <w:p>
      <w:pPr>
        <w:pStyle w:val="Normal"/>
        <w:widowControl/>
        <w:numPr>
          <w:ilvl w:val="0"/>
          <w:numId w:val="331"/>
        </w:numPr>
        <w:tabs>
          <w:tab w:val="clear" w:pos="480"/>
          <w:tab w:val="left" w:pos="284" w:leader="none"/>
        </w:tabs>
        <w:spacing w:lineRule="auto" w:line="240" w:before="0" w:after="0"/>
        <w:ind w:left="567" w:hanging="360"/>
        <w:rPr>
          <w:rFonts w:eastAsia="新細明體" w:cs="Arial"/>
          <w:kern w:val="0"/>
          <w14:ligatures w14:val="none"/>
        </w:rPr>
      </w:pPr>
      <w:r>
        <w:rPr>
          <w:rFonts w:eastAsia="新細明體" w:cs="Arial"/>
          <w:kern w:val="0"/>
          <w14:ligatures w14:val="none"/>
        </w:rPr>
        <w:t>Repository metadata and software packages are signed using Canonical’s official GPG keys, which use the RSA 4096-bit algorithm.</w:t>
      </w:r>
    </w:p>
    <w:p>
      <w:pPr>
        <w:pStyle w:val="Normal"/>
        <w:widowControl/>
        <w:numPr>
          <w:ilvl w:val="0"/>
          <w:numId w:val="331"/>
        </w:numPr>
        <w:tabs>
          <w:tab w:val="clear" w:pos="480"/>
          <w:tab w:val="left" w:pos="284" w:leader="none"/>
        </w:tabs>
        <w:spacing w:lineRule="auto" w:line="240" w:before="0" w:after="0"/>
        <w:ind w:left="567" w:hanging="360"/>
        <w:rPr>
          <w:rFonts w:eastAsia="新細明體" w:cs="Arial"/>
          <w:kern w:val="0"/>
          <w14:ligatures w14:val="none"/>
        </w:rPr>
      </w:pPr>
      <w:r>
        <w:rPr>
          <w:rFonts w:eastAsia="新細明體" w:cs="Arial"/>
          <w:kern w:val="0"/>
          <w14:ligatures w14:val="none"/>
        </w:rPr>
        <w:t>These keys are published on Ubuntu’s keyserver and are trusted by the APT system.</w:t>
      </w:r>
    </w:p>
    <w:p>
      <w:pPr>
        <w:pStyle w:val="Normal"/>
        <w:widowControl/>
        <w:numPr>
          <w:ilvl w:val="0"/>
          <w:numId w:val="331"/>
        </w:numPr>
        <w:tabs>
          <w:tab w:val="clear" w:pos="480"/>
          <w:tab w:val="left" w:pos="284" w:leader="none"/>
        </w:tabs>
        <w:spacing w:lineRule="auto" w:line="240" w:before="0" w:after="0"/>
        <w:ind w:left="567" w:hanging="360"/>
        <w:rPr>
          <w:rFonts w:eastAsia="新細明體" w:cs="Arial"/>
          <w:kern w:val="0"/>
          <w14:ligatures w14:val="none"/>
        </w:rPr>
      </w:pPr>
      <w:r>
        <w:rPr>
          <w:rFonts w:eastAsia="新細明體" w:cs="Arial"/>
          <w:kern w:val="0"/>
          <w14:ligatures w14:val="none"/>
        </w:rPr>
        <w:t>For example, the Ubuntu Archive Automatic Signing Key (2012) with ID 0x3B4FE6ACC0B21F32 is used in Ubuntu 22.04 LTS to sign Release.gpg files.</w:t>
      </w:r>
    </w:p>
    <w:p>
      <w:pPr>
        <w:pStyle w:val="Normal"/>
        <w:widowControl/>
        <w:numPr>
          <w:ilvl w:val="0"/>
          <w:numId w:val="331"/>
        </w:numPr>
        <w:tabs>
          <w:tab w:val="clear" w:pos="480"/>
          <w:tab w:val="left" w:pos="284" w:leader="none"/>
        </w:tabs>
        <w:spacing w:lineRule="auto" w:line="240" w:before="0" w:after="0"/>
        <w:ind w:left="567" w:hanging="360"/>
        <w:rPr>
          <w:rFonts w:eastAsia="新細明體" w:cs="Arial"/>
          <w:kern w:val="0"/>
          <w14:ligatures w14:val="none"/>
        </w:rPr>
      </w:pPr>
      <w:r>
        <w:rPr>
          <w:rFonts w:eastAsia="新細明體" w:cs="Arial"/>
          <w:kern w:val="0"/>
          <w14:ligatures w14:val="none"/>
        </w:rPr>
        <w:t>APT verifies these signatures automatically during updates. If the signature is missing, invalid, or signed by an untrusted key, the update is rejected.</w:t>
      </w:r>
    </w:p>
    <w:p>
      <w:pPr>
        <w:pStyle w:val="Normal"/>
        <w:widowControl/>
        <w:spacing w:lineRule="atLeast" w:line="0"/>
        <w:jc w:val="both"/>
        <w:rPr/>
      </w:pPr>
      <w:r>
        <w:rPr/>
      </w:r>
    </w:p>
    <w:p>
      <w:pPr>
        <w:pStyle w:val="Normal"/>
        <w:widowControl/>
        <w:spacing w:lineRule="atLeast" w:line="0"/>
        <w:jc w:val="both"/>
        <w:rPr/>
      </w:pPr>
      <w:r>
        <w:rPr/>
        <w:t>Integrity</w:t>
      </w:r>
    </w:p>
    <w:p>
      <w:pPr>
        <w:pStyle w:val="NormalWeb"/>
        <w:numPr>
          <w:ilvl w:val="0"/>
          <w:numId w:val="332"/>
        </w:numPr>
        <w:tabs>
          <w:tab w:val="clear" w:pos="480"/>
          <w:tab w:val="left" w:pos="284" w:leader="none"/>
        </w:tabs>
        <w:spacing w:beforeAutospacing="0" w:before="0" w:afterAutospacing="0" w:after="0"/>
        <w:ind w:left="709" w:hanging="480"/>
        <w:rPr>
          <w:rFonts w:ascii="Aptos" w:hAnsi="Aptos" w:asciiTheme="minorHAnsi" w:hAnsiTheme="minorHAnsi"/>
        </w:rPr>
      </w:pPr>
      <w:r>
        <w:rPr>
          <w:rFonts w:ascii="Aptos" w:hAnsi="Aptos" w:asciiTheme="minorHAnsi" w:hAnsiTheme="minorHAnsi"/>
        </w:rPr>
        <w:t>APT verifies the SHA-256 hash of every package against the values listed in the signed repository metadata.</w:t>
      </w:r>
    </w:p>
    <w:p>
      <w:pPr>
        <w:pStyle w:val="NormalWeb"/>
        <w:numPr>
          <w:ilvl w:val="0"/>
          <w:numId w:val="332"/>
        </w:numPr>
        <w:tabs>
          <w:tab w:val="clear" w:pos="480"/>
          <w:tab w:val="left" w:pos="284" w:leader="none"/>
        </w:tabs>
        <w:spacing w:beforeAutospacing="0" w:before="0" w:afterAutospacing="0" w:after="0"/>
        <w:ind w:left="709" w:hanging="480"/>
        <w:rPr>
          <w:rFonts w:ascii="Aptos" w:hAnsi="Aptos" w:asciiTheme="minorHAnsi" w:hAnsiTheme="minorHAnsi"/>
        </w:rPr>
      </w:pPr>
      <w:r>
        <w:rPr>
          <w:rFonts w:ascii="Aptos" w:hAnsi="Aptos" w:asciiTheme="minorHAnsi" w:hAnsiTheme="minorHAnsi"/>
        </w:rPr>
        <w:t>If the computed hash of a downloaded package does not match the expected hash, installation is blocked.</w:t>
      </w:r>
    </w:p>
    <w:p>
      <w:pPr>
        <w:pStyle w:val="NormalWeb"/>
        <w:tabs>
          <w:tab w:val="clear" w:pos="480"/>
          <w:tab w:val="left" w:pos="-142" w:leader="none"/>
        </w:tabs>
        <w:spacing w:beforeAutospacing="0" w:before="0" w:afterAutospacing="0" w:after="240"/>
        <w:ind w:left="426" w:hanging="186"/>
        <w:rPr>
          <w:rFonts w:ascii="Aptos" w:hAnsi="Aptos" w:asciiTheme="minorHAnsi" w:hAnsiTheme="minorHAnsi"/>
        </w:rPr>
      </w:pPr>
      <w:r>
        <w:rPr>
          <w:rFonts w:ascii="Aptos" w:hAnsi="Aptos" w:asciiTheme="minorHAnsi" w:hAnsiTheme="minorHAnsi"/>
        </w:rPr>
        <w:t>These combined mechanisms ensure that only trusted and unaltered updates can be installed, fully supporting the objectives of HDR 3.10 (1).</w:t>
      </w:r>
    </w:p>
    <w:p>
      <w:pPr>
        <w:pStyle w:val="Normal"/>
        <w:widowControl/>
        <w:spacing w:lineRule="atLeast" w:line="0"/>
        <w:jc w:val="both"/>
        <w:rPr/>
      </w:pPr>
      <w:r>
        <w:rPr/>
        <w:t>Ubuntu Secure Boot Enabled</w:t>
      </w:r>
    </w:p>
    <w:p>
      <w:pPr>
        <w:pStyle w:val="Normal"/>
        <w:widowControl/>
        <w:spacing w:lineRule="atLeast" w:line="0"/>
        <w:ind w:left="283" w:hanging="0"/>
        <w:jc w:val="both"/>
        <w:rPr/>
      </w:pPr>
      <w:r>
        <w:rPr/>
        <w:t>Additionally, Ubuntu Canonical utilizes Secure Boot mechanisms to ensure the authenticity and integrity of software throughout the boot process. Secure Boot helps verify that only trusted software is loaded during boot, further protecting the system from unauthorized code execution.</w:t>
      </w:r>
    </w:p>
    <w:p>
      <w:pPr>
        <w:pStyle w:val="Normal"/>
        <w:widowControl/>
        <w:jc w:val="both"/>
        <w:rPr/>
      </w:pPr>
      <w:r>
        <w:rPr/>
        <w:t>Refer to the official documentation for further details:</w:t>
      </w:r>
    </w:p>
    <w:p>
      <w:pPr>
        <w:pStyle w:val="ListParagraph"/>
        <w:widowControl/>
        <w:numPr>
          <w:ilvl w:val="0"/>
          <w:numId w:val="333"/>
        </w:numPr>
        <w:spacing w:lineRule="atLeast" w:line="0" w:before="0" w:after="0"/>
        <w:ind w:left="709" w:hanging="480"/>
        <w:contextualSpacing/>
        <w:rPr/>
      </w:pPr>
      <w:r>
        <w:rPr/>
        <w:t xml:space="preserve">APT Key – Ubuntu Manpage: </w:t>
      </w:r>
      <w:hyperlink r:id="rId12">
        <w:r>
          <w:rPr>
            <w:rStyle w:val="Internet"/>
          </w:rPr>
          <w:t>https://manpages.ubuntu.com/manpages/jammy/en/man8/apt-key.8.html</w:t>
        </w:r>
      </w:hyperlink>
    </w:p>
    <w:p>
      <w:pPr>
        <w:pStyle w:val="ListParagraph"/>
        <w:widowControl/>
        <w:numPr>
          <w:ilvl w:val="0"/>
          <w:numId w:val="333"/>
        </w:numPr>
        <w:spacing w:lineRule="atLeast" w:line="0" w:before="0" w:after="0"/>
        <w:ind w:left="709" w:hanging="480"/>
        <w:contextualSpacing/>
        <w:rPr>
          <w:rStyle w:val="Linkannotationunknownblockid1006693048"/>
          <w:color w:val="0000FF"/>
          <w:u w:val="single"/>
        </w:rPr>
      </w:pPr>
      <w:r>
        <w:rPr/>
        <w:t xml:space="preserve">GnuPG Official Documentation: </w:t>
      </w:r>
      <w:hyperlink r:id="rId13">
        <w:r>
          <w:rPr>
            <w:rStyle w:val="Linkannotationunknownblockid1006693048"/>
            <w:color w:val="0000FF"/>
            <w:u w:val="single"/>
          </w:rPr>
          <w:t>https://gnupg.org/documentation/</w:t>
        </w:r>
      </w:hyperlink>
    </w:p>
    <w:p>
      <w:pPr>
        <w:pStyle w:val="ListParagraph"/>
        <w:widowControl/>
        <w:numPr>
          <w:ilvl w:val="0"/>
          <w:numId w:val="333"/>
        </w:numPr>
        <w:spacing w:lineRule="atLeast" w:line="0" w:before="0" w:after="0"/>
        <w:ind w:left="709" w:hanging="480"/>
        <w:contextualSpacing/>
        <w:rPr>
          <w:rStyle w:val="Linkannotationunknownblockid1090952058"/>
        </w:rPr>
      </w:pPr>
      <w:r>
        <w:rPr/>
        <w:t xml:space="preserve">Ubuntu Security FAQ: </w:t>
      </w:r>
      <w:hyperlink r:id="rId14">
        <w:r>
          <w:rPr>
            <w:rStyle w:val="Linkannotationunknownblockid1090952058"/>
            <w:color w:val="0000FF"/>
            <w:u w:val="single"/>
          </w:rPr>
          <w:t>https://ubuntu.com/security</w:t>
        </w:r>
      </w:hyperlink>
    </w:p>
    <w:p>
      <w:pPr>
        <w:pStyle w:val="ListParagraph"/>
        <w:widowControl/>
        <w:numPr>
          <w:ilvl w:val="0"/>
          <w:numId w:val="333"/>
        </w:numPr>
        <w:spacing w:lineRule="atLeast" w:line="0" w:before="0" w:after="0"/>
        <w:ind w:left="709" w:hanging="480"/>
        <w:contextualSpacing/>
        <w:rPr/>
      </w:pPr>
      <w:r>
        <w:rPr/>
        <w:t xml:space="preserve">Secure Boot in Ubuntu: </w:t>
      </w:r>
      <w:r>
        <w:fldChar w:fldCharType="begin"/>
      </w:r>
      <w:r>
        <w:rPr>
          <w:rStyle w:val="Linkannotationunknownblockid1125968161"/>
          <w:u w:val="single"/>
          <w:color w:val="0000FF"/>
        </w:rPr>
        <w:instrText xml:space="preserve"> HYPERLINK "https://documentation.ubuntu.com/security/docs/security-features/platform-protections/secure-boot/" \l "secure-boot-in-ubuntu"</w:instrText>
      </w:r>
      <w:r>
        <w:rPr>
          <w:rStyle w:val="Linkannotationunknownblockid1125968161"/>
          <w:u w:val="single"/>
          <w:color w:val="0000FF"/>
        </w:rPr>
        <w:fldChar w:fldCharType="separate"/>
      </w:r>
      <w:r>
        <w:rPr>
          <w:rStyle w:val="Linkannotationunknownblockid1125968161"/>
          <w:color w:val="0000FF"/>
          <w:u w:val="single"/>
        </w:rPr>
        <w:t>https://documentation.ubuntu.com/security/docs/security-features/platform-protections/secure-boot/#secure-boot-in-ubuntu</w:t>
      </w:r>
      <w:r>
        <w:rPr>
          <w:rStyle w:val="Linkannotationunknownblockid1125968161"/>
          <w:u w:val="single"/>
          <w:color w:val="0000FF"/>
        </w:rPr>
        <w:fldChar w:fldCharType="end"/>
      </w:r>
    </w:p>
    <w:p>
      <w:pPr>
        <w:pStyle w:val="3"/>
        <w:widowControl/>
        <w:rPr>
          <w:rFonts w:ascii="Aptos" w:hAnsi="Aptos" w:eastAsia="Aptos" w:cs="Aptos"/>
        </w:rPr>
      </w:pPr>
      <w:bookmarkStart w:id="165" w:name="_Toc207723316"/>
      <w:r>
        <w:rPr>
          <w:rFonts w:eastAsia="Aptos" w:cs="Aptos"/>
        </w:rPr>
        <w:t>Detailed Setting Steps</w:t>
      </w:r>
      <w:bookmarkEnd w:id="165"/>
    </w:p>
    <w:p>
      <w:pPr>
        <w:pStyle w:val="Normal"/>
        <w:widowControl/>
        <w:shd w:val="clear" w:color="auto" w:fill="FFFFFF" w:themeFill="background1"/>
        <w:spacing w:lineRule="auto" w:line="259" w:before="240" w:after="240"/>
        <w:rPr>
          <w:color w:val="0F4761" w:themeColor="accent1" w:themeShade="bf"/>
          <w:sz w:val="28"/>
          <w:szCs w:val="28"/>
          <w:lang w:val="en-IN"/>
        </w:rPr>
      </w:pPr>
      <w:r>
        <w:rPr>
          <w:color w:val="0F4761" w:themeColor="accent1" w:themeShade="bf"/>
          <w:sz w:val="28"/>
          <w:szCs w:val="28"/>
          <w:lang w:val="en-IN"/>
        </w:rPr>
        <w:t>1.Configure Automatic or Manual Updates:</w:t>
      </w:r>
    </w:p>
    <w:p>
      <w:pPr>
        <w:pStyle w:val="Normal"/>
        <w:widowControl/>
        <w:shd w:val="clear" w:color="auto" w:fill="FFFFFF" w:themeFill="background1"/>
        <w:spacing w:lineRule="auto" w:line="259" w:before="240" w:after="240"/>
        <w:ind w:left="283" w:hanging="0"/>
        <w:rPr/>
      </w:pPr>
      <w:r>
        <w:rPr/>
        <w:t>If automatic updates are preferred, configure the system using the unattended-upgrades package:</w:t>
      </w:r>
    </w:p>
    <w:p>
      <w:pPr>
        <w:pStyle w:val="Normal"/>
        <w:widowControl/>
        <w:shd w:val="clear" w:color="auto" w:fill="FFFFFF" w:themeFill="background1"/>
        <w:spacing w:lineRule="atLeast" w:line="0" w:before="0" w:after="0"/>
        <w:ind w:left="1003" w:hanging="0"/>
        <w:rPr>
          <w:rFonts w:ascii="Consolas" w:hAnsi="Consolas"/>
        </w:rPr>
      </w:pPr>
      <w:r>
        <w:rPr>
          <w:rFonts w:ascii="Consolas" w:hAnsi="Consolas"/>
        </w:rPr>
        <w:t>sudo nano /etc/apt/apt.conf.d/50unattended-upgrades</w:t>
      </w:r>
    </w:p>
    <w:p>
      <w:pPr>
        <w:pStyle w:val="Normal"/>
        <w:widowControl/>
        <w:shd w:val="clear" w:color="auto" w:fill="FFFFFF" w:themeFill="background1"/>
        <w:spacing w:lineRule="auto" w:line="259" w:before="240" w:after="240"/>
        <w:ind w:left="283" w:hanging="0"/>
        <w:rPr/>
      </w:pPr>
      <w:r>
        <w:rPr/>
        <w:t>Ensure the following lines are present:</w:t>
      </w:r>
    </w:p>
    <w:p>
      <w:pPr>
        <w:pStyle w:val="Normal"/>
        <w:widowControl/>
        <w:shd w:val="clear" w:color="auto" w:fill="FFFFFF" w:themeFill="background1"/>
        <w:spacing w:lineRule="atLeast" w:line="0" w:before="0" w:after="0"/>
        <w:ind w:left="1003" w:hanging="0"/>
        <w:rPr>
          <w:rFonts w:ascii="Consolas" w:hAnsi="Consolas"/>
        </w:rPr>
      </w:pPr>
      <w:r>
        <w:rPr>
          <w:rFonts w:ascii="Consolas" w:hAnsi="Consolas"/>
        </w:rPr>
        <w:t>Unattended-Upgrade::Allowed-Origins {</w:t>
      </w:r>
    </w:p>
    <w:p>
      <w:pPr>
        <w:pStyle w:val="Normal"/>
        <w:widowControl/>
        <w:shd w:val="clear" w:color="auto" w:fill="FFFFFF" w:themeFill="background1"/>
        <w:spacing w:lineRule="atLeast" w:line="0" w:before="0" w:after="0"/>
        <w:ind w:left="1003" w:hanging="0"/>
        <w:rPr>
          <w:rFonts w:ascii="Consolas" w:hAnsi="Consolas"/>
        </w:rPr>
      </w:pPr>
      <w:r>
        <w:rPr>
          <w:rFonts w:ascii="Consolas" w:hAnsi="Consolas"/>
        </w:rPr>
        <w:t xml:space="preserve">  </w:t>
      </w:r>
      <w:r>
        <w:rPr>
          <w:rFonts w:ascii="Consolas" w:hAnsi="Consolas"/>
        </w:rPr>
        <w:t>"${distro_id}:${distro_codename}-security";</w:t>
      </w:r>
    </w:p>
    <w:p>
      <w:pPr>
        <w:pStyle w:val="Normal"/>
        <w:widowControl/>
        <w:shd w:val="clear" w:color="auto" w:fill="FFFFFF" w:themeFill="background1"/>
        <w:spacing w:lineRule="atLeast" w:line="0" w:before="0" w:after="0"/>
        <w:ind w:left="1003" w:hanging="0"/>
        <w:rPr>
          <w:rFonts w:ascii="Consolas" w:hAnsi="Consolas"/>
        </w:rPr>
      </w:pPr>
      <w:r>
        <w:rPr>
          <w:rFonts w:ascii="Consolas" w:hAnsi="Consolas"/>
        </w:rPr>
        <w:t xml:space="preserve">  </w:t>
      </w:r>
      <w:r>
        <w:rPr>
          <w:rFonts w:ascii="Consolas" w:hAnsi="Consolas"/>
        </w:rPr>
        <w:t>"${distro_id}:${distro_codename}-updates";</w:t>
      </w:r>
    </w:p>
    <w:p>
      <w:pPr>
        <w:pStyle w:val="Normal"/>
        <w:widowControl/>
        <w:shd w:val="clear" w:color="auto" w:fill="FFFFFF" w:themeFill="background1"/>
        <w:spacing w:lineRule="atLeast" w:line="0" w:before="0" w:after="0"/>
        <w:ind w:left="1003" w:hanging="0"/>
        <w:rPr>
          <w:rFonts w:ascii="Consolas" w:hAnsi="Consolas"/>
        </w:rPr>
      </w:pPr>
      <w:r>
        <w:rPr>
          <w:rFonts w:ascii="Consolas" w:hAnsi="Consolas"/>
        </w:rPr>
        <w:t>};</w:t>
      </w:r>
    </w:p>
    <w:p>
      <w:pPr>
        <w:pStyle w:val="Normal"/>
        <w:widowControl/>
        <w:shd w:val="clear" w:color="auto" w:fill="FFFFFF" w:themeFill="background1"/>
        <w:spacing w:lineRule="atLeast" w:line="0" w:before="0" w:after="0"/>
        <w:ind w:left="1003" w:hanging="0"/>
        <w:rPr>
          <w:rFonts w:ascii="Consolas" w:hAnsi="Consolas"/>
        </w:rPr>
      </w:pPr>
      <w:r>
        <w:rPr>
          <w:rFonts w:ascii="Consolas" w:hAnsi="Consolas"/>
        </w:rPr>
        <w:t>Unattended-Upgrade::Automatic-Reboot "true";</w:t>
      </w:r>
    </w:p>
    <w:p>
      <w:pPr>
        <w:pStyle w:val="Normal"/>
        <w:widowControl/>
        <w:shd w:val="clear" w:color="auto" w:fill="FFFFFF" w:themeFill="background1"/>
        <w:spacing w:lineRule="auto" w:line="259" w:before="240" w:after="240"/>
        <w:ind w:left="283" w:hanging="0"/>
        <w:rPr>
          <w:color w:val="0F4761" w:themeColor="accent1" w:themeShade="bf"/>
          <w:sz w:val="28"/>
          <w:szCs w:val="28"/>
          <w:lang w:val="en-IN"/>
        </w:rPr>
      </w:pPr>
      <w:r>
        <w:rPr/>
        <w:t>If manual updates are used (e.g., in ICS or OT environments), authorized administrators periodically perform the following:</w:t>
      </w:r>
    </w:p>
    <w:p>
      <w:pPr>
        <w:pStyle w:val="Normal"/>
        <w:widowControl/>
        <w:shd w:val="clear" w:color="auto" w:fill="FFFFFF" w:themeFill="background1"/>
        <w:spacing w:lineRule="atLeast" w:line="0" w:before="0" w:after="0"/>
        <w:ind w:left="993" w:hanging="0"/>
        <w:rPr>
          <w:rFonts w:ascii="Consolas" w:hAnsi="Consolas"/>
        </w:rPr>
      </w:pPr>
      <w:r>
        <w:rPr>
          <w:rFonts w:ascii="Consolas" w:hAnsi="Consolas"/>
        </w:rPr>
        <w:t>sudo apt update</w:t>
      </w:r>
    </w:p>
    <w:p>
      <w:pPr>
        <w:pStyle w:val="Normal"/>
        <w:widowControl/>
        <w:shd w:val="clear" w:color="auto" w:fill="FFFFFF" w:themeFill="background1"/>
        <w:spacing w:lineRule="atLeast" w:line="0"/>
        <w:ind w:left="993" w:hanging="0"/>
        <w:rPr>
          <w:rFonts w:ascii="Consolas" w:hAnsi="Consolas"/>
        </w:rPr>
      </w:pPr>
      <w:r>
        <w:rPr>
          <w:rFonts w:ascii="Consolas" w:hAnsi="Consolas"/>
        </w:rPr>
        <w:t>sudo apt upgrade</w:t>
      </w:r>
    </w:p>
    <w:p>
      <w:pPr>
        <w:pStyle w:val="Normal"/>
        <w:widowControl/>
        <w:shd w:val="clear" w:color="auto" w:fill="FFFFFF" w:themeFill="background1"/>
        <w:spacing w:lineRule="atLeast" w:line="0"/>
        <w:ind w:left="283" w:hanging="0"/>
        <w:rPr>
          <w:rFonts w:ascii="Consolas" w:hAnsi="Consolas"/>
        </w:rPr>
      </w:pPr>
      <w:r>
        <w:rPr/>
        <w:t>This ensures full control of the update timing while maintaining authenticity and integrity validation through APT.</w:t>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 Enable Update Notifications:</w:t>
      </w:r>
    </w:p>
    <w:p>
      <w:pPr>
        <w:pStyle w:val="ListParagraph"/>
        <w:widowControl/>
        <w:numPr>
          <w:ilvl w:val="0"/>
          <w:numId w:val="334"/>
        </w:numPr>
        <w:spacing w:lineRule="auto" w:line="259"/>
        <w:rPr>
          <w:rFonts w:ascii="Aptos" w:hAnsi="Aptos" w:eastAsia="Aptos" w:cs="Aptos"/>
          <w:color w:val="000000" w:themeColor="text1"/>
        </w:rPr>
      </w:pPr>
      <w:r>
        <w:rPr>
          <w:rFonts w:eastAsia="Aptos" w:cs="Aptos"/>
          <w:color w:val="000000" w:themeColor="text1"/>
          <w:lang w:val="en-IN"/>
        </w:rPr>
        <w:t>Open the Update Manager from the system settings.</w:t>
      </w:r>
    </w:p>
    <w:p>
      <w:pPr>
        <w:pStyle w:val="ListParagraph"/>
        <w:widowControl/>
        <w:numPr>
          <w:ilvl w:val="0"/>
          <w:numId w:val="334"/>
        </w:numPr>
        <w:spacing w:lineRule="auto" w:line="259"/>
        <w:rPr>
          <w:rFonts w:ascii="Aptos" w:hAnsi="Aptos" w:eastAsia="Aptos" w:cs="Aptos"/>
          <w:color w:val="000000" w:themeColor="text1"/>
        </w:rPr>
      </w:pPr>
      <w:r>
        <w:rPr>
          <w:rFonts w:eastAsia="Aptos" w:cs="Aptos"/>
          <w:color w:val="000000" w:themeColor="text1"/>
          <w:lang w:val="en-IN"/>
        </w:rPr>
        <w:t>Set the option to automatically check for updates daily and to notify about security updates immediately.</w:t>
      </w:r>
    </w:p>
    <w:p>
      <w:pPr>
        <w:pStyle w:val="Normal"/>
        <w:widowControl/>
        <w:spacing w:lineRule="auto" w:line="259"/>
        <w:rPr>
          <w:rFonts w:ascii="Aptos" w:hAnsi="Aptos" w:eastAsia="Aptos" w:cs="Aptos"/>
          <w:color w:val="0F4761" w:themeColor="accent1" w:themeShade="bf"/>
          <w:sz w:val="28"/>
          <w:szCs w:val="28"/>
          <w:lang w:val="en-IN"/>
        </w:rPr>
      </w:pPr>
      <w:r>
        <w:rPr>
          <w:rFonts w:eastAsia="Aptos" w:cs="Aptos"/>
          <w:color w:val="0F4761" w:themeColor="accent1" w:themeShade="bf"/>
          <w:sz w:val="28"/>
          <w:szCs w:val="28"/>
          <w:lang w:val="en-IN"/>
        </w:rPr>
        <w:t>3. Verify and Refresh GPG Keys (Optional)</w:t>
      </w:r>
    </w:p>
    <w:p>
      <w:pPr>
        <w:pStyle w:val="Normal"/>
        <w:widowControl/>
        <w:spacing w:lineRule="auto" w:line="259"/>
        <w:ind w:left="283" w:hanging="0"/>
        <w:rPr/>
      </w:pPr>
      <w:r>
        <w:rPr/>
        <w:t>APT uses trusted GPG keys located in:</w:t>
      </w:r>
    </w:p>
    <w:p>
      <w:pPr>
        <w:pStyle w:val="ListParagraph"/>
        <w:widowControl/>
        <w:spacing w:lineRule="auto" w:line="259"/>
        <w:ind w:left="763" w:hanging="0"/>
        <w:rPr>
          <w:rFonts w:ascii="Consolas" w:hAnsi="Consolas"/>
        </w:rPr>
      </w:pPr>
      <w:r>
        <w:rPr>
          <w:rFonts w:ascii="Consolas" w:hAnsi="Consolas"/>
        </w:rPr>
        <w:t>/etc/apt/trusted.gpg</w:t>
      </w:r>
    </w:p>
    <w:p>
      <w:pPr>
        <w:pStyle w:val="ListParagraph"/>
        <w:widowControl/>
        <w:spacing w:lineRule="auto" w:line="259"/>
        <w:ind w:left="763" w:hanging="0"/>
        <w:rPr>
          <w:rFonts w:ascii="Consolas" w:hAnsi="Consolas"/>
        </w:rPr>
      </w:pPr>
      <w:r>
        <w:rPr>
          <w:rFonts w:ascii="Consolas" w:hAnsi="Consolas"/>
        </w:rPr>
        <w:t>/etc/apt/trusted.gpg.d/</w:t>
      </w:r>
    </w:p>
    <w:p>
      <w:pPr>
        <w:pStyle w:val="Normal"/>
        <w:widowControl/>
        <w:spacing w:lineRule="auto" w:line="259"/>
        <w:ind w:left="283" w:hanging="0"/>
        <w:rPr/>
      </w:pPr>
      <w:r>
        <w:rPr/>
        <w:t>To verify or refresh the trusted keys (e.g., Ubuntu Archive Automatic Signing Key), administrators may use the following commands:</w:t>
      </w:r>
    </w:p>
    <w:p>
      <w:pPr>
        <w:pStyle w:val="ListParagraph"/>
        <w:widowControl/>
        <w:spacing w:lineRule="auto" w:line="259"/>
        <w:ind w:left="763" w:hanging="0"/>
        <w:rPr>
          <w:rFonts w:ascii="Consolas" w:hAnsi="Consolas"/>
        </w:rPr>
      </w:pPr>
      <w:r>
        <w:rPr>
          <w:rFonts w:ascii="Consolas" w:hAnsi="Consolas"/>
        </w:rPr>
        <w:t>sudo apt-key list</w:t>
      </w:r>
    </w:p>
    <w:p>
      <w:pPr>
        <w:pStyle w:val="ListParagraph"/>
        <w:widowControl/>
        <w:spacing w:lineRule="auto" w:line="259"/>
        <w:ind w:left="763" w:right="84" w:hanging="0"/>
        <w:rPr>
          <w:rFonts w:ascii="Consolas" w:hAnsi="Consolas"/>
        </w:rPr>
      </w:pPr>
      <w:r>
        <w:rPr>
          <w:rFonts w:ascii="Consolas" w:hAnsi="Consolas"/>
        </w:rPr>
        <w:t>sudo apt-key adv --keyserver keyserver.ubuntu.com \</w:t>
      </w:r>
    </w:p>
    <w:p>
      <w:pPr>
        <w:pStyle w:val="ListParagraph"/>
        <w:widowControl/>
        <w:spacing w:lineRule="auto" w:line="259"/>
        <w:ind w:left="763" w:right="84" w:hanging="0"/>
        <w:rPr>
          <w:rFonts w:ascii="Consolas" w:hAnsi="Consolas"/>
        </w:rPr>
      </w:pPr>
      <w:r>
        <w:rPr>
          <w:rFonts w:ascii="Consolas" w:hAnsi="Consolas"/>
        </w:rPr>
        <w:t>--recv-keys x3B4FE6ACC0B21F32</w:t>
      </w:r>
    </w:p>
    <w:p>
      <w:pPr>
        <w:pStyle w:val="ListParagraph"/>
        <w:widowControl/>
        <w:spacing w:lineRule="auto" w:line="259"/>
        <w:ind w:left="763" w:hanging="0"/>
        <w:rPr>
          <w:rFonts w:ascii="Consolas" w:hAnsi="Consolas"/>
        </w:rPr>
      </w:pPr>
      <w:r>
        <w:rPr>
          <w:rFonts w:ascii="Consolas" w:hAnsi="Consolas"/>
        </w:rPr>
        <w:t>gpg --list-keys</w:t>
      </w:r>
    </w:p>
    <w:p>
      <w:pPr>
        <w:pStyle w:val="ListParagraph"/>
        <w:widowControl/>
        <w:spacing w:lineRule="auto" w:line="259"/>
        <w:ind w:left="763" w:hanging="0"/>
        <w:rPr/>
      </w:pPr>
      <w:r>
        <w:rPr/>
      </w:r>
    </w:p>
    <w:p>
      <w:pPr>
        <w:pStyle w:val="Normal"/>
        <w:widowControl/>
        <w:spacing w:lineRule="auto" w:line="259"/>
        <w:ind w:left="283" w:hanging="0"/>
        <w:rPr>
          <w:rFonts w:ascii="Aptos" w:hAnsi="Aptos" w:cs="Aptos"/>
          <w:color w:val="0F4761" w:themeColor="accent1" w:themeShade="bf"/>
          <w:sz w:val="28"/>
          <w:szCs w:val="28"/>
          <w:lang w:val="en-IN"/>
        </w:rPr>
      </w:pPr>
      <w:r>
        <w:rPr/>
        <w:t>These commands confirm that the system has the correct signing key in place, and that the key uses the RSA 4096-bit algorithm, as required by HDR 3.10 (1). If the key is missing or outdated, it can be re-imported from the official Ubuntu keyserver.</w:t>
      </w:r>
    </w:p>
    <w:p>
      <w:pPr>
        <w:pStyle w:val="Normal"/>
        <w:widowControl/>
        <w:spacing w:lineRule="auto" w:line="259"/>
        <w:rPr>
          <w:rFonts w:ascii="Aptos" w:hAnsi="Aptos" w:eastAsia="Aptos" w:cs="Aptos"/>
          <w:b/>
          <w:b/>
          <w:bCs/>
          <w:color w:val="000000" w:themeColor="text1"/>
          <w:lang w:val="en-IN"/>
        </w:rPr>
      </w:pPr>
      <w:r>
        <w:rPr>
          <w:rFonts w:eastAsia="Aptos" w:cs="Aptos"/>
          <w:b/>
          <w:bCs/>
          <w:color w:val="000000" w:themeColor="text1"/>
          <w:lang w:val="en-IN"/>
        </w:rPr>
      </w:r>
    </w:p>
    <w:p>
      <w:pPr>
        <w:pStyle w:val="2"/>
        <w:widowControl/>
        <w:rPr>
          <w:del w:id="1954" w:author="Winston.Huang" w:date="2025-05-16T16:58:00Z"/>
        </w:rPr>
      </w:pPr>
      <w:del w:id="1953" w:author="Winston.Huang" w:date="2025-05-16T16:58:00Z">
        <w:r>
          <w:rPr/>
          <w:delText>HDR 3.11 – Physical tamper resistance and    detection</w:delText>
        </w:r>
      </w:del>
    </w:p>
    <w:p>
      <w:pPr>
        <w:pStyle w:val="Normal"/>
        <w:spacing w:before="0" w:after="0"/>
        <w:jc w:val="both"/>
        <w:rPr>
          <w:rFonts w:ascii="Aptos" w:hAnsi="Aptos" w:eastAsia="Aptos" w:cs="Aptos"/>
          <w:del w:id="1957" w:author="Winston.Huang" w:date="2025-05-16T16:58:00Z"/>
        </w:rPr>
      </w:pPr>
      <w:del w:id="1955" w:author="Winston.Huang" w:date="2025-05-16T16:58:00Z">
        <w:r>
          <w:rPr>
            <w:rFonts w:eastAsia="Aptos" w:cs="Aptos"/>
            <w:b/>
            <w:bCs/>
          </w:rPr>
          <w:delText>Physical Tamper Resistance and Detection</w:delText>
        </w:r>
      </w:del>
      <w:del w:id="1956" w:author="Winston.Huang" w:date="2025-05-16T16:58:00Z">
        <w:r>
          <w:rPr>
            <w:rFonts w:eastAsia="Aptos" w:cs="Aptos"/>
          </w:rPr>
          <w:delText>: The use of mechanisms like security screws and fragile stickers to deter and detect unauthorized physical access to host devices.</w:delText>
        </w:r>
      </w:del>
    </w:p>
    <w:p>
      <w:pPr>
        <w:pStyle w:val="3"/>
        <w:widowControl/>
        <w:rPr>
          <w:rFonts w:ascii="Aptos" w:hAnsi="Aptos" w:eastAsia="Aptos" w:cs="Aptos"/>
          <w:del w:id="1959" w:author="Winston.Huang" w:date="2025-05-16T16:58:00Z"/>
        </w:rPr>
      </w:pPr>
      <w:del w:id="1958" w:author="Winston.Huang" w:date="2025-05-16T16:58:00Z">
        <w:r>
          <w:rPr>
            <w:rFonts w:eastAsia="Aptos" w:cs="Aptos"/>
          </w:rPr>
          <w:delText>Statement</w:delText>
        </w:r>
      </w:del>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del w:id="1961" w:author="Winston.Huang" w:date="2025-05-16T16:58:00Z"/>
        </w:rPr>
      </w:pPr>
      <w:del w:id="1960" w:author="Winston.Huang" w:date="2025-05-16T16:58:00Z">
        <w:r>
          <w:rPr>
            <w:rFonts w:eastAsia="新細明體" w:cs="Arial" w:ascii="Aptos" w:hAnsi="Aptos" w:asciiTheme="minorHAnsi" w:cstheme="minorBidi" w:eastAsiaTheme="minorEastAsia" w:hAnsiTheme="minorHAnsi"/>
            <w:color w:val="000000" w:themeColor="text1"/>
          </w:rPr>
          <w:delText>This document outlines the implementation of physical tamper resistance and detection mechanisms in accordance with IEC 62443 4-2 CR 3.11's requirements. The objective is to ensure that the host devices are equipped with capabilities to deter unauthorized physical access and to detect any such attempts effectively. To meet these requirements, the deployment of security screws and physical fragile stickers as primary methods of tamper resistance and evidence has been adopted.</w:delText>
        </w:r>
      </w:del>
    </w:p>
    <w:p>
      <w:pPr>
        <w:pStyle w:val="3"/>
        <w:widowControl/>
        <w:rPr>
          <w:rFonts w:ascii="Aptos" w:hAnsi="Aptos" w:eastAsia="Aptos" w:cs="Aptos"/>
          <w:del w:id="1963" w:author="Winston.Huang" w:date="2025-05-16T16:58:00Z"/>
        </w:rPr>
      </w:pPr>
      <w:del w:id="1962" w:author="Winston.Huang" w:date="2025-05-16T16:58:00Z">
        <w:r>
          <w:rPr>
            <w:rFonts w:eastAsia="Aptos" w:cs="Aptos"/>
          </w:rPr>
          <w:delText>Evidence</w:delText>
        </w:r>
      </w:del>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00000" w:themeColor="text1"/>
          <w:del w:id="1965" w:author="Winston.Huang" w:date="2025-05-16T16:58:00Z"/>
        </w:rPr>
      </w:pPr>
      <w:del w:id="1964" w:author="Winston.Huang" w:date="2025-05-16T16:58:00Z">
        <w:r>
          <w:rPr>
            <w:rFonts w:eastAsia="新細明體" w:cs="Arial" w:ascii="Aptos" w:hAnsi="Aptos" w:asciiTheme="minorHAnsi" w:cstheme="minorBidi" w:eastAsiaTheme="minorEastAsia" w:hAnsiTheme="minorHAnsi"/>
            <w:color w:val="000000" w:themeColor="text1"/>
          </w:rPr>
          <w:delText xml:space="preserve">Tamper resistance consists of using specialized materials to make tampering of a device or module difficult. This can include such features as hardened enclosures, locks, encapsulation, or security screws. </w:delText>
        </w:r>
      </w:del>
    </w:p>
    <w:p>
      <w:pPr>
        <w:pStyle w:val="NormalWeb"/>
        <w:shd w:val="clear" w:color="auto" w:fill="FFFFFF" w:themeFill="background1"/>
        <w:spacing w:before="280" w:afterAutospacing="0" w:after="0"/>
        <w:jc w:val="both"/>
        <w:rPr>
          <w:del w:id="1967" w:author="Winston.Huang" w:date="2025-05-16T16:58:00Z"/>
        </w:rPr>
      </w:pPr>
      <w:del w:id="1966" w:author="Winston.Huang" w:date="2025-05-16T16:58:00Z">
        <w:r>
          <w:rPr>
            <w:rFonts w:eastAsia="新細明體" w:cs="Arial" w:ascii="Aptos" w:hAnsi="Aptos" w:asciiTheme="minorHAnsi" w:cstheme="minorBidi" w:eastAsiaTheme="minorEastAsia" w:hAnsiTheme="minorHAnsi"/>
            <w:color w:val="000000" w:themeColor="text1"/>
          </w:rPr>
          <w:delText>The use of security screws is an effective method for preventing tampering. These screws are designed to be difficult to remove and require specialized tools for disassembly, thereby effectively deterring unauthorized access and tampering. Security screws are installed at all critical points of the host device, ensuring the structural integrity of the equipment. In addition, to provide immediate visual indication of tampering, we have also employed physical fragile stickers. These stickers are designed to break or show visible signs of damage when an attempt is made to remove them or when they are exposed to physical tampering. These stickers have been strategically placed on all access points of the host device, ensuring that any unauthorized attempt to gain physical access will be easily detectable.</w:delText>
        </w:r>
      </w:del>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00000" w:themeColor="text1"/>
          <w:del w:id="1969" w:author="Winston.Huang" w:date="2025-05-16T16:58:00Z"/>
        </w:rPr>
      </w:pPr>
      <w:del w:id="1968" w:author="Winston.Huang" w:date="2025-05-16T16:58:00Z">
        <w:r>
          <w:rPr>
            <w:rFonts w:eastAsia="新細明體" w:cs="Arial" w:ascii="Aptos" w:hAnsi="Aptos" w:asciiTheme="minorHAnsi" w:cstheme="minorBidi" w:eastAsiaTheme="minorEastAsia" w:hAnsiTheme="minorHAnsi"/>
            <w:color w:val="000000" w:themeColor="text1"/>
          </w:rPr>
          <w:delText>In advance, JTAG connector is removed if the chassis is broken.</w:delText>
        </w:r>
      </w:del>
    </w:p>
    <w:p>
      <w:pPr>
        <w:pStyle w:val="NormalWeb"/>
        <w:shd w:val="clear" w:color="auto" w:fill="FFFFFF" w:themeFill="background1"/>
        <w:spacing w:before="280" w:afterAutospacing="0" w:after="0"/>
        <w:jc w:val="both"/>
        <w:rPr>
          <w:del w:id="1971" w:author="Winston.Huang" w:date="2025-05-16T16:58:00Z"/>
        </w:rPr>
      </w:pPr>
      <w:del w:id="1970" w:author="Winston.Huang" w:date="2025-05-16T16:58:00Z">
        <w:r>
          <w:rPr/>
          <w:drawing>
            <wp:inline distT="0" distB="0" distL="0" distR="0">
              <wp:extent cx="4048760" cy="2247900"/>
              <wp:effectExtent l="0" t="0" r="0" b="0"/>
              <wp:docPr id="9" name="图像2" descr="一張含有 寫生, 圖表, 字型, 線條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2" descr="一張含有 寫生, 圖表, 字型, 線條藝術 的圖片&#10;&#10;自動產生的描述"/>
                      <pic:cNvPicPr>
                        <a:picLocks noChangeAspect="1" noChangeArrowheads="1"/>
                      </pic:cNvPicPr>
                    </pic:nvPicPr>
                    <pic:blipFill>
                      <a:blip r:embed="rId15"/>
                      <a:stretch>
                        <a:fillRect/>
                      </a:stretch>
                    </pic:blipFill>
                    <pic:spPr bwMode="auto">
                      <a:xfrm>
                        <a:off x="0" y="0"/>
                        <a:ext cx="4048760" cy="2247900"/>
                      </a:xfrm>
                      <a:prstGeom prst="rect">
                        <a:avLst/>
                      </a:prstGeom>
                    </pic:spPr>
                  </pic:pic>
                </a:graphicData>
              </a:graphic>
            </wp:inline>
          </w:drawing>
        </w:r>
      </w:del>
    </w:p>
    <w:p>
      <w:pPr>
        <w:pStyle w:val="NormalWeb"/>
        <w:shd w:val="clear" w:color="auto" w:fill="FFFFFF" w:themeFill="background1"/>
        <w:spacing w:before="280" w:afterAutospacing="0" w:after="0"/>
        <w:jc w:val="both"/>
        <w:rPr>
          <w:del w:id="1974" w:author="Winston.Huang" w:date="2025-05-16T16:58:00Z"/>
        </w:rPr>
      </w:pPr>
      <w:del w:id="1972" w:author="Winston.Huang" w:date="2025-05-16T16:58:00Z">
        <w:r>
          <w:rPr/>
          <w:drawing>
            <wp:inline distT="0" distB="0" distL="0" distR="0">
              <wp:extent cx="5274310" cy="3971290"/>
              <wp:effectExtent l="0" t="0" r="0" b="0"/>
              <wp:docPr id="10" name="圖片 4" descr="一張含有 機器, 控制台, 室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4" descr="一張含有 機器, 控制台, 室內 的圖片&#10;&#10;自動產生的描述"/>
                      <pic:cNvPicPr>
                        <a:picLocks noChangeAspect="1" noChangeArrowheads="1"/>
                      </pic:cNvPicPr>
                    </pic:nvPicPr>
                    <pic:blipFill>
                      <a:blip r:embed="rId16"/>
                      <a:stretch>
                        <a:fillRect/>
                      </a:stretch>
                    </pic:blipFill>
                    <pic:spPr bwMode="auto">
                      <a:xfrm>
                        <a:off x="0" y="0"/>
                        <a:ext cx="5274310" cy="3971290"/>
                      </a:xfrm>
                      <a:prstGeom prst="rect">
                        <a:avLst/>
                      </a:prstGeom>
                    </pic:spPr>
                  </pic:pic>
                </a:graphicData>
              </a:graphic>
            </wp:inline>
          </w:drawing>
        </w:r>
      </w:del>
      <w:del w:id="1973" w:author="Winston.Huang" w:date="2025-05-16T16:58:00Z">
        <w:r>
          <w:rPr/>
          <w:drawing>
            <wp:inline distT="0" distB="0" distL="0" distR="0">
              <wp:extent cx="5274310" cy="3971290"/>
              <wp:effectExtent l="0" t="0" r="0" b="0"/>
              <wp:docPr id="11" name="圖片 5" descr="一張含有 文字, 氣體, 地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5" descr="一張含有 文字, 氣體, 地面 的圖片&#10;&#10;自動產生的描述"/>
                      <pic:cNvPicPr>
                        <a:picLocks noChangeAspect="1" noChangeArrowheads="1"/>
                      </pic:cNvPicPr>
                    </pic:nvPicPr>
                    <pic:blipFill>
                      <a:blip r:embed="rId17"/>
                      <a:stretch>
                        <a:fillRect/>
                      </a:stretch>
                    </pic:blipFill>
                    <pic:spPr bwMode="auto">
                      <a:xfrm>
                        <a:off x="0" y="0"/>
                        <a:ext cx="5274310" cy="3971290"/>
                      </a:xfrm>
                      <a:prstGeom prst="rect">
                        <a:avLst/>
                      </a:prstGeom>
                    </pic:spPr>
                  </pic:pic>
                </a:graphicData>
              </a:graphic>
            </wp:inline>
          </w:drawing>
        </w:r>
      </w:del>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00000" w:themeColor="text1"/>
          <w:del w:id="1976" w:author="Winston.Huang" w:date="2025-05-16T16:58:00Z"/>
        </w:rPr>
      </w:pPr>
      <w:del w:id="1975" w:author="Winston.Huang" w:date="2025-05-16T16:58:00Z">
        <w:r>
          <w:rPr>
            <w:rFonts w:eastAsia="新細明體" w:cs="Arial" w:cstheme="minorBidi" w:eastAsiaTheme="minorEastAsia" w:ascii="Aptos" w:hAnsi="Aptos"/>
            <w:color w:val="000000" w:themeColor="text1"/>
          </w:rPr>
        </w:r>
      </w:del>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00000" w:themeColor="text1"/>
          <w:del w:id="1978" w:author="Winston.Huang" w:date="2025-05-16T16:58:00Z"/>
        </w:rPr>
      </w:pPr>
      <w:del w:id="1977" w:author="Winston.Huang" w:date="2025-05-16T16:58:00Z">
        <w:r>
          <w:rPr>
            <w:rFonts w:eastAsia="新細明體" w:cs="Arial" w:cstheme="minorBidi" w:eastAsiaTheme="minorEastAsia" w:ascii="Aptos" w:hAnsi="Aptos"/>
            <w:color w:val="000000" w:themeColor="text1"/>
          </w:rPr>
        </w:r>
      </w:del>
    </w:p>
    <w:p>
      <w:pPr>
        <w:pStyle w:val="NormalWeb"/>
        <w:shd w:val="clear" w:color="auto" w:fill="FFFFFF" w:themeFill="background1"/>
        <w:spacing w:before="280" w:afterAutospacing="0" w:after="0"/>
        <w:jc w:val="both"/>
        <w:rPr>
          <w:del w:id="1980" w:author="Winston.Huang" w:date="2025-05-16T16:58:00Z"/>
        </w:rPr>
      </w:pPr>
      <w:del w:id="1979" w:author="Winston.Huang" w:date="2025-05-16T16:58:00Z">
        <w:r>
          <w:rPr/>
          <w:drawing>
            <wp:inline distT="0" distB="0" distL="0" distR="0">
              <wp:extent cx="5267325" cy="2247900"/>
              <wp:effectExtent l="0" t="0" r="0" b="0"/>
              <wp:docPr id="12" name="Picture 675966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75966175" descr=""/>
                      <pic:cNvPicPr>
                        <a:picLocks noChangeAspect="1" noChangeArrowheads="1"/>
                      </pic:cNvPicPr>
                    </pic:nvPicPr>
                    <pic:blipFill>
                      <a:blip r:embed="rId18"/>
                      <a:stretch>
                        <a:fillRect/>
                      </a:stretch>
                    </pic:blipFill>
                    <pic:spPr bwMode="auto">
                      <a:xfrm>
                        <a:off x="0" y="0"/>
                        <a:ext cx="5267325" cy="2247900"/>
                      </a:xfrm>
                      <a:prstGeom prst="rect">
                        <a:avLst/>
                      </a:prstGeom>
                    </pic:spPr>
                  </pic:pic>
                </a:graphicData>
              </a:graphic>
            </wp:inline>
          </w:drawing>
        </w:r>
      </w:del>
    </w:p>
    <w:p>
      <w:pPr>
        <w:pStyle w:val="3"/>
        <w:widowControl/>
        <w:rPr>
          <w:rFonts w:ascii="Aptos" w:hAnsi="Aptos" w:eastAsia="Aptos" w:cs="Aptos"/>
          <w:del w:id="1982" w:author="Winston.Huang" w:date="2025-05-16T16:58:00Z"/>
        </w:rPr>
      </w:pPr>
      <w:del w:id="1981" w:author="Winston.Huang" w:date="2025-05-16T16:58:00Z">
        <w:r>
          <w:rPr>
            <w:rFonts w:eastAsia="Aptos" w:cs="Aptos"/>
          </w:rPr>
          <w:delText>Detailed Setting Steps</w:delText>
        </w:r>
      </w:del>
    </w:p>
    <w:p>
      <w:pPr>
        <w:pStyle w:val="Normal"/>
        <w:rPr>
          <w:rFonts w:ascii="Aptos" w:hAnsi="Aptos" w:eastAsia="Aptos" w:cs="Aptos"/>
          <w:del w:id="1984" w:author="Winston.Huang" w:date="2025-05-16T16:58:00Z"/>
        </w:rPr>
      </w:pPr>
      <w:del w:id="1983" w:author="Winston.Huang" w:date="2025-05-16T16:58:00Z">
        <w:r>
          <w:rPr>
            <w:rFonts w:eastAsia="Aptos" w:cs="Aptos"/>
            <w:color w:val="000000" w:themeColor="text1"/>
          </w:rPr>
          <w:delText>Apply the security screws to the host chassis.</w:delText>
        </w:r>
      </w:del>
    </w:p>
    <w:p>
      <w:pPr>
        <w:pStyle w:val="Normal"/>
        <w:rPr>
          <w:rFonts w:ascii="Aptos" w:hAnsi="Aptos" w:eastAsia="Aptos" w:cs="Aptos"/>
          <w:color w:val="000000" w:themeColor="text1"/>
          <w:del w:id="1986" w:author="Winston.Huang" w:date="2025-05-16T16:58:00Z"/>
        </w:rPr>
      </w:pPr>
      <w:del w:id="1985" w:author="Winston.Huang" w:date="2025-05-16T16:58:00Z">
        <w:r>
          <w:rPr>
            <w:rFonts w:eastAsia="Aptos" w:cs="Aptos"/>
            <w:color w:val="000000" w:themeColor="text1"/>
          </w:rPr>
        </w:r>
      </w:del>
    </w:p>
    <w:p>
      <w:pPr>
        <w:pStyle w:val="2"/>
        <w:rPr/>
      </w:pPr>
      <w:bookmarkStart w:id="166" w:name="_Toc207723317"/>
      <w:r>
        <w:rPr/>
        <w:t>HDR 3.12 – Provisioning Product Supplier Roots of Trust</w:t>
      </w:r>
      <w:bookmarkEnd w:id="166"/>
    </w:p>
    <w:p>
      <w:pPr>
        <w:pStyle w:val="Normal"/>
        <w:jc w:val="both"/>
        <w:rPr>
          <w:rFonts w:ascii="Aptos" w:hAnsi="Aptos" w:eastAsia="Aptos" w:cs="Aptos"/>
        </w:rPr>
      </w:pPr>
      <w:del w:id="1987" w:author="Winston.Huang" w:date="2025-05-16T15:34:00Z">
        <w:r>
          <w:rPr>
            <w:rFonts w:eastAsia="Aptos" w:cs="Aptos"/>
            <w:b/>
            <w:bCs/>
          </w:rPr>
          <w:delText>Provisioning product supplier roots of trust</w:delText>
        </w:r>
      </w:del>
      <w:del w:id="1988" w:author="Winston.Huang" w:date="2025-05-16T15:34:00Z">
        <w:r>
          <w:rPr>
            <w:rFonts w:eastAsia="Aptos" w:cs="Aptos"/>
          </w:rPr>
          <w:delText xml:space="preserve">: Ensuring the capability to provision and </w:delText>
        </w:r>
      </w:del>
      <w:ins w:id="1989" w:author="Winston.Huang" w:date="2025-05-16T15:34:00Z">
        <w:r>
          <w:rPr>
            <w:rFonts w:eastAsia="Aptos" w:cs="Aptos"/>
          </w:rPr>
          <w:t xml:space="preserve">Ensuring secure provisioning and safeguarding of the confidentiality, integrity, and authenticity of product supplier keys and related data through ARM-based Secure Boot and Trusted Execution Environment (TEE) features supported in </w:t>
        </w:r>
      </w:ins>
      <w:r>
        <w:rPr>
          <w:rFonts w:eastAsia="Aptos" w:cs="Aptos"/>
        </w:rPr>
        <w:t>Ubuntu 22.04 LTS</w:t>
      </w:r>
      <w:ins w:id="1990" w:author="Winston.Huang" w:date="2025-05-16T15:34:00Z">
        <w:r>
          <w:rPr>
            <w:rFonts w:eastAsia="Aptos" w:cs="Aptos"/>
          </w:rPr>
          <w:t xml:space="preserve"> (ARM). Key management operations such as secure retrieval, export, update, and deletion are performed within the secure environment without exposing or directly modifying the keys.</w:t>
        </w:r>
      </w:ins>
      <w:del w:id="1991" w:author="Winston.Huang" w:date="2025-05-16T15:34:00Z">
        <w:r>
          <w:rPr>
            <w:rFonts w:eastAsia="Aptos" w:cs="Aptos"/>
          </w:rPr>
          <w:delText>protect the confidentiality, integrity, and authenticity of product supplier keys and data using BIOS/UEFI Security or Key Management features, which include functions like Details, Export, Update, and Delete without revealing or directly editing key values.</w:delText>
        </w:r>
      </w:del>
    </w:p>
    <w:p>
      <w:pPr>
        <w:pStyle w:val="3"/>
        <w:widowControl/>
        <w:spacing w:before="160" w:after="0"/>
        <w:rPr>
          <w:rFonts w:ascii="Aptos" w:hAnsi="Aptos" w:eastAsia="Aptos" w:cs="Aptos"/>
        </w:rPr>
      </w:pPr>
      <w:bookmarkStart w:id="167" w:name="_Toc207723318"/>
      <w:r>
        <w:rPr>
          <w:rFonts w:eastAsia="Aptos" w:cs="Aptos"/>
        </w:rPr>
        <w:t>Statement</w:t>
      </w:r>
      <w:bookmarkEnd w:id="167"/>
    </w:p>
    <w:p>
      <w:pPr>
        <w:pStyle w:val="Normal"/>
        <w:widowControl/>
        <w:jc w:val="both"/>
        <w:rPr>
          <w:rFonts w:ascii="Aptos" w:hAnsi="Aptos" w:eastAsia="Aptos" w:cs="Aptos"/>
        </w:rPr>
      </w:pPr>
      <w:ins w:id="1992" w:author="Winston.Huang" w:date="2025-05-16T15:39:00Z">
        <w:r>
          <w:rPr>
            <w:rFonts w:eastAsia="Aptos" w:cs="Aptos"/>
          </w:rPr>
          <w:t xml:space="preserve">The system ensures the provisioning and protection of the confidentiality, integrity, and authenticity of product supplier keys and related data by leveraging ARM SoC security features such as Trusted Execution Environment (TEE), ARM TrustZone, and Secure Boot mechanisms within </w:t>
        </w:r>
      </w:ins>
      <w:r>
        <w:rPr>
          <w:rFonts w:eastAsia="Aptos" w:cs="Aptos"/>
        </w:rPr>
        <w:t>Ubuntu 22.04 LTS</w:t>
      </w:r>
      <w:ins w:id="1993" w:author="Winston.Huang" w:date="2025-05-16T15:39:00Z">
        <w:r>
          <w:rPr>
            <w:rFonts w:eastAsia="Aptos" w:cs="Aptos"/>
          </w:rPr>
          <w:t xml:space="preserve"> (ARM). These platform-specific mechanisms provide secure key management functions—including secure viewing, export, update, and deletion—without exposing or permitting direct modification of sensitive key material. Together, these features guarantee that the product supplier’s root of trust is securely provisioned and maintained, preventing unauthorized software execution and preserving system integrity on ARM-based platforms.</w:t>
        </w:r>
      </w:ins>
      <w:del w:id="1994" w:author="Winston.Huang" w:date="2025-05-16T15:39:00Z">
        <w:r>
          <w:rPr>
            <w:rFonts w:eastAsia="Aptos" w:cs="Aptos"/>
          </w:rPr>
          <w:delText>To comply with the requirements of IEC 62443 4-2 HDR 3.12, the Ubuntu 22.04 operating system must ensure the capability to provision and protect the confidentiality, integrity, and authenticity of product supplier keys and data. This is achieved using the BIOS/UEFI setup with Security or Key Management features that include Details, Export, Update, and Delete functions for product supplier keys and data. These functions ensure that key values are not revealed and cannot be directly edited, thus maintaining their integrity and authenticity.</w:delText>
        </w:r>
      </w:del>
    </w:p>
    <w:p>
      <w:pPr>
        <w:pStyle w:val="3"/>
        <w:widowControl/>
        <w:rPr>
          <w:rFonts w:ascii="Aptos" w:hAnsi="Aptos" w:eastAsia="Aptos" w:cs="Aptos"/>
        </w:rPr>
      </w:pPr>
      <w:bookmarkStart w:id="168" w:name="_Toc207723319"/>
      <w:r>
        <w:rPr>
          <w:rFonts w:eastAsia="Aptos" w:cs="Aptos"/>
        </w:rPr>
        <w:t>Evidence</w:t>
      </w:r>
      <w:bookmarkEnd w:id="168"/>
    </w:p>
    <w:p>
      <w:pPr>
        <w:pStyle w:val="Normal"/>
        <w:widowControl/>
        <w:jc w:val="both"/>
        <w:rPr/>
      </w:pPr>
      <w:ins w:id="1995" w:author="Winston.Huang" w:date="2025-05-16T16:02:00Z">
        <w:r>
          <w:rPr/>
          <w:t xml:space="preserve">The implementation of </w:t>
        </w:r>
      </w:ins>
      <w:r>
        <w:rPr/>
        <w:t>Ubuntu 22.04 LTS</w:t>
      </w:r>
      <w:ins w:id="1996" w:author="Winston.Huang" w:date="2025-05-16T16:02:00Z">
        <w:r>
          <w:rPr/>
          <w:t xml:space="preserve"> on ARM-based devices incorporates essential security features that support the provisioning and protection of product supplier roots of trust.</w:t>
        </w:r>
      </w:ins>
      <w:del w:id="1997" w:author="Winston.Huang" w:date="2025-05-16T16:02:00Z">
        <w:r>
          <w:rPr>
            <w:color w:val="000000" w:themeColor="text1"/>
          </w:rPr>
          <w:delText>The implementation of Ubuntu 22.04 on host devices includes several critical security features that support the provisioning and protection of product supplier roots of trust.</w:delText>
        </w:r>
      </w:del>
      <w:r>
        <w:rPr>
          <w:color w:val="000000" w:themeColor="text1"/>
        </w:rPr>
        <w:t xml:space="preserve"> </w:t>
      </w:r>
    </w:p>
    <w:p>
      <w:pPr>
        <w:pStyle w:val="Normal"/>
        <w:widowControl/>
        <w:jc w:val="both"/>
        <w:rPr/>
      </w:pPr>
      <w:ins w:id="1998" w:author="Winston.Huang" w:date="2025-05-16T16:03:00Z">
        <w:r>
          <w:rPr/>
          <w:t>Hardware-enforced secure storage ensures that boot firmware and critical components are protected in tamper-resistant environments, preventing unauthorized modification. This secure storage is a fundamental element of the root of trust, guaranteeing the authenticity and integrity of firmware used during the boot process.</w:t>
        </w:r>
      </w:ins>
      <w:del w:id="1999" w:author="Winston.Huang" w:date="2025-05-16T16:03:00Z">
        <w:r>
          <w:rPr>
            <w:color w:val="000000" w:themeColor="text1"/>
          </w:rPr>
          <w:delText xml:space="preserve">Secure Flash ensures that the </w:delText>
        </w:r>
      </w:del>
      <w:del w:id="2000" w:author="Winston.Huang" w:date="2025-05-16T16:03:00Z">
        <w:r>
          <w:rPr/>
          <w:delText>firmware</w:delText>
        </w:r>
      </w:del>
      <w:del w:id="2001" w:author="Winston.Huang" w:date="2025-05-16T16:03:00Z">
        <w:r>
          <w:rPr>
            <w:color w:val="000000" w:themeColor="text1"/>
          </w:rPr>
          <w:delText xml:space="preserve"> (UEFI) is stored in a tamper-resistant environment, preventing unauthorized modifications. This secure storage is a critical component of the roots of trust, as it guarantees that the firmware used during the boot process is genuine and has not been altered. By safeguarding the firmware's integrity, Secure Flash helps establish a reliable chain of trust from the hardware to the operating system.</w:delText>
        </w:r>
      </w:del>
    </w:p>
    <w:p>
      <w:pPr>
        <w:pStyle w:val="Normal"/>
        <w:jc w:val="both"/>
        <w:rPr>
          <w:rFonts w:ascii="Aptos" w:hAnsi="Aptos" w:eastAsia="Aptos" w:cs="Aptos"/>
        </w:rPr>
      </w:pPr>
      <w:r>
        <w:rPr/>
        <w:t>Ubuntu 22.04 LTS</w:t>
      </w:r>
      <w:ins w:id="2002" w:author="Winston.Huang" w:date="2025-05-16T16:03:00Z">
        <w:r>
          <w:rPr/>
          <w:t xml:space="preserve"> employs Secure Boot mechanisms that establish a chain of trust through digital signatures and cryptographic validation, ensuring that only trusted and signed software components are permitted to execute during system startup, thus preventing unauthorized code execution.</w:t>
        </w:r>
      </w:ins>
      <w:del w:id="2003" w:author="Winston.Huang" w:date="2025-05-16T16:03:00Z">
        <w:r>
          <w:rPr>
            <w:rFonts w:eastAsia="Aptos" w:cs="Aptos"/>
          </w:rPr>
          <w:delText xml:space="preserve">In Ubuntu 22.04, </w:delText>
        </w:r>
      </w:del>
      <w:del w:id="2004" w:author="Winston.Huang" w:date="2025-05-16T16:03:00Z">
        <w:r>
          <w:rPr>
            <w:rFonts w:eastAsia="Aptos" w:cs="Aptos"/>
            <w:b/>
            <w:bCs/>
          </w:rPr>
          <w:delText>Secure Boot</w:delText>
        </w:r>
      </w:del>
      <w:del w:id="2005" w:author="Winston.Huang" w:date="2025-05-16T16:03:00Z">
        <w:r>
          <w:rPr>
            <w:rFonts w:eastAsia="Aptos" w:cs="Aptos"/>
          </w:rPr>
          <w:delText xml:space="preserve"> is designed to protect the boot process by creating a </w:delText>
        </w:r>
      </w:del>
      <w:del w:id="2006" w:author="Winston.Huang" w:date="2025-05-16T16:03:00Z">
        <w:r>
          <w:rPr>
            <w:rFonts w:eastAsia="Aptos" w:cs="Aptos"/>
            <w:b/>
            <w:bCs/>
          </w:rPr>
          <w:delText>chain of trust</w:delText>
        </w:r>
      </w:del>
      <w:del w:id="2007" w:author="Winston.Huang" w:date="2025-05-16T16:03:00Z">
        <w:r>
          <w:rPr>
            <w:rFonts w:eastAsia="Aptos" w:cs="Aptos"/>
          </w:rPr>
          <w:delText xml:space="preserve"> using digital signatures and cryptographic validation. This ensures that only trusted, signed software components can execute during the boot sequence, preventing unauthorized code from running.</w:delText>
        </w:r>
      </w:del>
    </w:p>
    <w:p>
      <w:pPr>
        <w:pStyle w:val="4"/>
        <w:spacing w:before="319" w:after="319"/>
        <w:rPr>
          <w:rFonts w:ascii="Aptos" w:hAnsi="Aptos" w:eastAsia="Aptos" w:cs="Aptos"/>
          <w:b/>
          <w:b/>
          <w:bCs/>
          <w:sz w:val="24"/>
          <w:szCs w:val="24"/>
        </w:rPr>
      </w:pPr>
      <w:bookmarkStart w:id="169" w:name="_Development_Stage_Proof"/>
      <w:bookmarkEnd w:id="169"/>
      <w:r>
        <w:rPr>
          <w:rFonts w:eastAsia="Aptos" w:cs="Aptos"/>
          <w:b/>
          <w:bCs/>
          <w:sz w:val="24"/>
          <w:szCs w:val="24"/>
        </w:rPr>
        <w:t>Development Stage Proof of RSA 3072 Usage</w:t>
      </w:r>
    </w:p>
    <w:p>
      <w:pPr>
        <w:pStyle w:val="Normal"/>
        <w:rPr/>
      </w:pPr>
      <w:r>
        <w:rPr/>
        <w:t>The following screenshot demonstrates the use of the RSA 3072 algorithm during the Secure Boot process. The immutable BootROM on the MediaTek Genio 1200 platform verifies the bootloader using the public key fused into the SoC's eFuse memory. This cryptographic verification ensures that only authorized and signed code can execute, forming the foundation of the Root of Trust. This proof highlights the strong cryptographic measures implemented, ensuring the system's integrity and compliance with required security standards.</w:t>
      </w:r>
    </w:p>
    <w:p>
      <w:pPr>
        <w:pStyle w:val="Normal"/>
        <w:rPr/>
      </w:pPr>
      <w:r>
        <w:rPr/>
        <w:drawing>
          <wp:inline distT="0" distB="0" distL="0" distR="0">
            <wp:extent cx="5248275" cy="1518285"/>
            <wp:effectExtent l="0" t="0" r="0" b="0"/>
            <wp:docPr id="13" name="图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3" descr=""/>
                    <pic:cNvPicPr>
                      <a:picLocks noChangeAspect="1" noChangeArrowheads="1"/>
                    </pic:cNvPicPr>
                  </pic:nvPicPr>
                  <pic:blipFill>
                    <a:blip r:embed="rId19"/>
                    <a:stretch>
                      <a:fillRect/>
                    </a:stretch>
                  </pic:blipFill>
                  <pic:spPr bwMode="auto">
                    <a:xfrm>
                      <a:off x="0" y="0"/>
                      <a:ext cx="5248275" cy="1518285"/>
                    </a:xfrm>
                    <a:prstGeom prst="rect">
                      <a:avLst/>
                    </a:prstGeom>
                  </pic:spPr>
                </pic:pic>
              </a:graphicData>
            </a:graphic>
          </wp:inline>
        </w:drawing>
      </w:r>
    </w:p>
    <w:p>
      <w:pPr>
        <w:pStyle w:val="Normal"/>
        <w:widowControl/>
        <w:shd w:val="clear" w:color="auto" w:fill="FFFFFF" w:themeFill="background1"/>
        <w:spacing w:lineRule="auto" w:line="240" w:beforeAutospacing="1" w:afterAutospacing="1"/>
        <w:rPr>
          <w:rFonts w:ascii="Segoe UI" w:hAnsi="Segoe UI" w:eastAsia="Segoe UI" w:cs="Segoe UI"/>
          <w:color w:val="000000" w:themeColor="text1"/>
          <w:sz w:val="21"/>
          <w:szCs w:val="21"/>
          <w:del w:id="2009" w:author="Winston.Huang" w:date="2025-05-16T15:26:00Z"/>
        </w:rPr>
      </w:pPr>
      <w:del w:id="2008" w:author="Winston.Huang" w:date="2025-05-16T15:26:00Z">
        <w:r>
          <w:rPr/>
          <w:drawing>
            <wp:inline distT="0" distB="0" distL="0" distR="0">
              <wp:extent cx="5267325" cy="1657350"/>
              <wp:effectExtent l="0" t="0" r="0" b="0"/>
              <wp:docPr id="14" name="Picture 2105813070" descr="Secure-boot-ch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05813070" descr="Secure-boot-chain.JPG"/>
                      <pic:cNvPicPr>
                        <a:picLocks noChangeAspect="1" noChangeArrowheads="1"/>
                      </pic:cNvPicPr>
                    </pic:nvPicPr>
                    <pic:blipFill>
                      <a:blip r:embed="rId20"/>
                      <a:stretch>
                        <a:fillRect/>
                      </a:stretch>
                    </pic:blipFill>
                    <pic:spPr bwMode="auto">
                      <a:xfrm>
                        <a:off x="0" y="0"/>
                        <a:ext cx="5267325" cy="1657350"/>
                      </a:xfrm>
                      <a:prstGeom prst="rect">
                        <a:avLst/>
                      </a:prstGeom>
                    </pic:spPr>
                  </pic:pic>
                </a:graphicData>
              </a:graphic>
            </wp:inline>
          </w:drawing>
        </w:r>
      </w:del>
    </w:p>
    <w:p>
      <w:pPr>
        <w:pStyle w:val="Normal"/>
        <w:widowControl/>
        <w:shd w:val="clear" w:color="auto" w:fill="FFFFFF" w:themeFill="background1"/>
        <w:spacing w:lineRule="auto" w:line="240" w:beforeAutospacing="1" w:afterAutospacing="1"/>
        <w:pPrChange w:id="0" w:author="Winston.Huang" w:date="2025-05-16T15:26:00Z">
          <w:pPr>
            <w:pStyle w:val="NormalWeb"/>
            <w:spacing w:before="0" w:afterAutospacing="0" w:after="0"/>
            <w:shd w:val="clear" w:color="auto" w:fill="FFFFFF" w:themeFill="background1"/>
          </w:pPr>
        </w:pPrChange>
        <w:rPr>
          <w:rFonts w:ascii="Segoe UI" w:hAnsi="Segoe UI" w:eastAsia="Segoe UI" w:cs="Segoe UI"/>
          <w:color w:val="000000" w:themeColor="text1"/>
          <w:sz w:val="21"/>
          <w:szCs w:val="21"/>
          <w:lang w:val="fr-FR"/>
          <w:del w:id="2011" w:author="Winston.Huang" w:date="2025-05-16T15:26:00Z"/>
        </w:rPr>
      </w:pPr>
      <w:del w:id="2010" w:author="Winston.Huang" w:date="2025-05-16T15:26:00Z">
        <w:r>
          <w:rPr>
            <w:rFonts w:eastAsia="Segoe UI" w:cs="Segoe UI" w:ascii="Segoe UI" w:hAnsi="Segoe UI"/>
            <w:color w:val="000000" w:themeColor="text1"/>
            <w:sz w:val="21"/>
            <w:szCs w:val="21"/>
            <w:lang w:val="fr-FR"/>
          </w:rPr>
          <w:delText>Image source:</w:delText>
        </w:r>
      </w:del>
    </w:p>
    <w:p>
      <w:pPr>
        <w:pStyle w:val="Normal"/>
        <w:widowControl/>
        <w:shd w:val="clear" w:color="auto" w:fill="FFFFFF" w:themeFill="background1"/>
        <w:spacing w:lineRule="auto" w:line="240" w:beforeAutospacing="1" w:afterAutospacing="1"/>
        <w:pPrChange w:id="0" w:author="Winston.Huang" w:date="2025-05-16T15:26:00Z">
          <w:pPr>
            <w:widowControl/>
            <w:ind w:left="120" w:hanging="120"/>
            <w:spacing w:lineRule="auto" w:line="240" w:beforeAutospacing="1" w:after="0"/>
            <w:shd w:val="clear" w:color="auto" w:fill="FFFFFF" w:themeFill="background1"/>
          </w:pPr>
        </w:pPrChange>
        <w:rPr>
          <w:rFonts w:ascii="Segoe UI" w:hAnsi="Segoe UI" w:eastAsia="Segoe UI" w:cs="Segoe UI"/>
          <w:color w:val="000000" w:themeColor="text1"/>
          <w:sz w:val="21"/>
          <w:szCs w:val="21"/>
          <w:lang w:val="fr-FR"/>
          <w:del w:id="2013" w:author="Winston.Huang" w:date="2025-05-16T15:26:00Z"/>
        </w:rPr>
      </w:pPr>
      <w:hyperlink r:id="rId21">
        <w:del w:id="2012" w:author="Winston.Huang" w:date="2025-05-16T15:26:00Z">
          <w:r>
            <w:rPr>
              <w:rStyle w:val="Internet"/>
              <w:rFonts w:eastAsia="Segoe UI" w:cs="Segoe UI" w:ascii="Segoe UI" w:hAnsi="Segoe UI"/>
              <w:sz w:val="21"/>
              <w:szCs w:val="21"/>
              <w:lang w:val="fr-FR"/>
            </w:rPr>
            <w:delText>https://community.juniper.net/blogs/elevate-member/2020/12/22/whats-the-difference-between-secure-boot-and-measured-boot</w:delText>
          </w:r>
        </w:del>
      </w:hyperlink>
    </w:p>
    <w:p>
      <w:pPr>
        <w:pStyle w:val="Normal"/>
        <w:widowControl/>
        <w:shd w:val="clear" w:color="auto" w:fill="FFFFFF" w:themeFill="background1"/>
        <w:spacing w:lineRule="auto" w:line="240" w:beforeAutospacing="1" w:afterAutospacing="1"/>
        <w:pPrChange w:id="0" w:author="Winston.Huang" w:date="2025-05-16T15:26:00Z">
          <w:pPr>
            <w:jc w:val="both"/>
          </w:pPr>
        </w:pPrChange>
        <w:rPr>
          <w:rFonts w:ascii="Aptos" w:hAnsi="Aptos" w:cs="Aptos"/>
          <w:lang w:val="fr-FR"/>
          <w:del w:id="2014" w:author="Winston.Huang" w:date="2025-05-16T15:26:00Z"/>
        </w:rPr>
      </w:pPr>
      <w:r>
        <w:rPr>
          <w:rFonts w:cs="Aptos"/>
          <w:lang w:val="fr-FR"/>
        </w:rPr>
      </w:r>
    </w:p>
    <w:p>
      <w:pPr>
        <w:pStyle w:val="Normal"/>
        <w:spacing w:before="319" w:after="319"/>
        <w:rPr/>
      </w:pPr>
      <w:del w:id="2015" w:author="Winston.Huang" w:date="2025-05-16T15:59:00Z">
        <w:r>
          <w:rPr>
            <w:rFonts w:eastAsia="Aptos" w:cs="Aptos"/>
            <w:b/>
            <w:bCs/>
            <w:sz w:val="24"/>
            <w:szCs w:val="24"/>
          </w:rPr>
          <w:delText>Root of Trust and x509 Certificates</w:delText>
        </w:r>
      </w:del>
      <w:ins w:id="2016" w:author="Winston.Huang" w:date="2025-05-16T15:59:00Z">
        <w:r>
          <w:rPr>
            <w:rFonts w:eastAsia="Aptos" w:cs="Aptos"/>
            <w:b/>
            <w:bCs/>
            <w:sz w:val="24"/>
            <w:szCs w:val="24"/>
          </w:rPr>
          <w:t>ARM Secure Boot Implementation</w:t>
        </w:r>
      </w:ins>
    </w:p>
    <w:p>
      <w:pPr>
        <w:pStyle w:val="Normal"/>
        <w:jc w:val="both"/>
        <w:rPr>
          <w:rFonts w:ascii="Aptos" w:hAnsi="Aptos" w:eastAsia="Aptos" w:cs="Aptos"/>
          <w:b/>
          <w:b/>
          <w:bCs/>
          <w:del w:id="2020" w:author="Winston.Huang" w:date="2025-05-16T16:04:00Z"/>
        </w:rPr>
      </w:pPr>
      <w:del w:id="2017" w:author="Winston.Huang" w:date="2025-05-16T16:04:00Z">
        <w:r>
          <w:rPr>
            <w:rFonts w:eastAsia="Aptos" w:cs="Aptos"/>
          </w:rPr>
          <w:delText xml:space="preserve">The chain of trust begins with a </w:delText>
        </w:r>
      </w:del>
      <w:del w:id="2018" w:author="Winston.Huang" w:date="2025-05-16T16:04:00Z">
        <w:r>
          <w:rPr>
            <w:rFonts w:eastAsia="Aptos" w:cs="Aptos"/>
            <w:b/>
            <w:bCs/>
          </w:rPr>
          <w:delText>root of trust</w:delText>
        </w:r>
      </w:del>
      <w:del w:id="2019" w:author="Winston.Huang" w:date="2025-05-16T16:04:00Z">
        <w:r>
          <w:rPr>
            <w:rFonts w:eastAsia="Aptos" w:cs="Aptos"/>
          </w:rPr>
          <w:delText xml:space="preserve"> embedded in the system's firmware, typically stored in UEFI. The root of trust is based on x509 certificates, which are used to validate each subsequent component in the boot process. This chain of validation includes:</w:delText>
        </w:r>
      </w:del>
    </w:p>
    <w:p>
      <w:pPr>
        <w:pStyle w:val="Normal"/>
        <w:numPr>
          <w:ilvl w:val="0"/>
          <w:numId w:val="7"/>
        </w:numPr>
        <w:spacing w:before="0" w:after="0"/>
        <w:contextualSpacing/>
        <w:rPr>
          <w:rFonts w:ascii="Aptos" w:hAnsi="Aptos" w:eastAsia="Aptos" w:cs="Aptos"/>
          <w:ins w:id="2027" w:author="Winston.Huang" w:date="2025-05-16T16:03:00Z"/>
        </w:rPr>
      </w:pPr>
      <w:del w:id="2021" w:author="Winston.Huang" w:date="2025-05-16T16:03:00Z">
        <w:r>
          <w:rPr>
            <w:rFonts w:eastAsia="Aptos" w:cs="Aptos"/>
            <w:b/>
            <w:bCs/>
          </w:rPr>
          <w:delText>Firmware</w:delText>
        </w:r>
      </w:del>
      <w:del w:id="2022" w:author="Winston.Huang" w:date="2025-05-16T16:03:00Z">
        <w:r>
          <w:rPr>
            <w:rFonts w:eastAsia="Aptos" w:cs="Aptos"/>
          </w:rPr>
          <w:delText xml:space="preserve"> validates the </w:delText>
        </w:r>
      </w:del>
      <w:del w:id="2023" w:author="Winston.Huang" w:date="2025-05-16T16:03:00Z">
        <w:r>
          <w:rPr>
            <w:rFonts w:eastAsia="Aptos" w:cs="Aptos"/>
            <w:b/>
            <w:bCs/>
          </w:rPr>
          <w:delText>1st stage bootloader</w:delText>
        </w:r>
      </w:del>
      <w:del w:id="2024" w:author="Winston.Huang" w:date="2025-05-16T16:03:00Z">
        <w:r>
          <w:rPr>
            <w:rFonts w:eastAsia="Aptos" w:cs="Aptos"/>
          </w:rPr>
          <w:delText xml:space="preserve"> (shim</w:delText>
        </w:r>
      </w:del>
      <w:r>
        <w:rPr/>
        <w:t>Ubuntu 22.04 LTS</w:t>
      </w:r>
      <w:ins w:id="2025" w:author="Winston.Huang" w:date="2025-05-16T16:03:00Z">
        <w:r>
          <w:rPr/>
          <w:t xml:space="preserve"> for ARM platforms supports a hardware-enforced Secure Boot process starting from an immutable BootROM within the ARM SoC.</w:t>
        </w:r>
      </w:ins>
      <w:del w:id="2026" w:author="Winston.Huang" w:date="2025-05-16T16:03:00Z">
        <w:r>
          <w:rPr>
            <w:rFonts w:eastAsia="Aptos" w:cs="Aptos"/>
          </w:rPr>
          <w:delText>).</w:delText>
        </w:r>
      </w:del>
    </w:p>
    <w:p>
      <w:pPr>
        <w:pStyle w:val="ListParagraph"/>
        <w:numPr>
          <w:ilvl w:val="0"/>
          <w:numId w:val="7"/>
        </w:numPr>
        <w:spacing w:before="0" w:after="0"/>
        <w:contextualSpacing/>
        <w:rPr>
          <w:rFonts w:ascii="Aptos" w:hAnsi="Aptos" w:eastAsia="Aptos" w:cs="Aptos"/>
        </w:rPr>
      </w:pPr>
      <w:ins w:id="2028" w:author="Winston.Huang" w:date="2025-05-16T16:03:00Z">
        <w:r>
          <w:rPr/>
          <w:t>Each boot stage (bootloader, Linux kernel) is cryptographically verified before execution, ensuring only authorized and signed software components are allowed to run.</w:t>
        </w:r>
      </w:ins>
    </w:p>
    <w:p>
      <w:pPr>
        <w:pStyle w:val="ListParagraph"/>
        <w:numPr>
          <w:ilvl w:val="0"/>
          <w:numId w:val="7"/>
        </w:numPr>
        <w:spacing w:before="0" w:after="0"/>
        <w:contextualSpacing/>
        <w:rPr>
          <w:rFonts w:ascii="Aptos" w:hAnsi="Aptos" w:eastAsia="Aptos" w:cs="Aptos"/>
          <w:del w:id="2034" w:author="Winston.Huang" w:date="2025-05-16T16:03:00Z"/>
        </w:rPr>
      </w:pPr>
      <w:del w:id="2029" w:author="Winston.Huang" w:date="2025-05-16T16:03:00Z">
        <w:r>
          <w:rPr>
            <w:rFonts w:eastAsia="Aptos" w:cs="Aptos"/>
          </w:rPr>
          <w:delText xml:space="preserve">The </w:delText>
        </w:r>
      </w:del>
      <w:del w:id="2030" w:author="Winston.Huang" w:date="2025-05-16T16:03:00Z">
        <w:r>
          <w:rPr>
            <w:rFonts w:eastAsia="Aptos" w:cs="Aptos"/>
            <w:b/>
            <w:bCs/>
          </w:rPr>
          <w:delText>shim bootloader</w:delText>
        </w:r>
      </w:del>
      <w:del w:id="2031" w:author="Winston.Huang" w:date="2025-05-16T16:03:00Z">
        <w:r>
          <w:rPr>
            <w:rFonts w:eastAsia="Aptos" w:cs="Aptos"/>
          </w:rPr>
          <w:delText xml:space="preserve"> validates the </w:delText>
        </w:r>
      </w:del>
      <w:del w:id="2032" w:author="Winston.Huang" w:date="2025-05-16T16:03:00Z">
        <w:r>
          <w:rPr>
            <w:rFonts w:eastAsia="Aptos" w:cs="Aptos"/>
            <w:b/>
            <w:bCs/>
          </w:rPr>
          <w:delText>2nd stage bootloader</w:delText>
        </w:r>
      </w:del>
      <w:del w:id="2033" w:author="Winston.Huang" w:date="2025-05-16T16:03:00Z">
        <w:r>
          <w:rPr>
            <w:rFonts w:eastAsia="Aptos" w:cs="Aptos"/>
          </w:rPr>
          <w:delText xml:space="preserve"> (GRUB).</w:delText>
        </w:r>
      </w:del>
    </w:p>
    <w:p>
      <w:pPr>
        <w:pStyle w:val="ListParagraph"/>
        <w:numPr>
          <w:ilvl w:val="0"/>
          <w:numId w:val="7"/>
        </w:numPr>
        <w:spacing w:before="0" w:after="0"/>
        <w:contextualSpacing/>
        <w:rPr>
          <w:rFonts w:ascii="Aptos" w:hAnsi="Aptos" w:eastAsia="Aptos" w:cs="Aptos"/>
          <w:del w:id="2039" w:author="Winston.Huang" w:date="2025-05-16T16:03:00Z"/>
        </w:rPr>
      </w:pPr>
      <w:del w:id="2035" w:author="Winston.Huang" w:date="2025-05-16T16:03:00Z">
        <w:r>
          <w:rPr>
            <w:rFonts w:eastAsia="Aptos" w:cs="Aptos"/>
            <w:b/>
            <w:bCs/>
          </w:rPr>
          <w:delText>GRUB</w:delText>
        </w:r>
      </w:del>
      <w:del w:id="2036" w:author="Winston.Huang" w:date="2025-05-16T16:03:00Z">
        <w:r>
          <w:rPr>
            <w:rFonts w:eastAsia="Aptos" w:cs="Aptos"/>
          </w:rPr>
          <w:delText xml:space="preserve"> verifies the </w:delText>
        </w:r>
      </w:del>
      <w:del w:id="2037" w:author="Winston.Huang" w:date="2025-05-16T16:03:00Z">
        <w:r>
          <w:rPr>
            <w:rFonts w:eastAsia="Aptos" w:cs="Aptos"/>
            <w:b/>
            <w:bCs/>
          </w:rPr>
          <w:delText>Linux kernel</w:delText>
        </w:r>
      </w:del>
      <w:del w:id="2038" w:author="Winston.Huang" w:date="2025-05-16T16:03:00Z">
        <w:r>
          <w:rPr>
            <w:rFonts w:eastAsia="Aptos" w:cs="Aptos"/>
          </w:rPr>
          <w:delText>.</w:delText>
        </w:r>
      </w:del>
    </w:p>
    <w:p>
      <w:pPr>
        <w:pStyle w:val="ListParagraph"/>
        <w:numPr>
          <w:ilvl w:val="0"/>
          <w:numId w:val="7"/>
        </w:numPr>
        <w:spacing w:before="0" w:after="0"/>
        <w:contextualSpacing/>
        <w:rPr>
          <w:rFonts w:ascii="Aptos" w:hAnsi="Aptos" w:eastAsia="Aptos" w:cs="Aptos"/>
          <w:del w:id="2041" w:author="Winston.Huang" w:date="2025-05-16T16:03:00Z"/>
        </w:rPr>
      </w:pPr>
      <w:del w:id="2040" w:author="Winston.Huang" w:date="2025-05-16T16:03:00Z">
        <w:r>
          <w:rPr>
            <w:rFonts w:eastAsia="Aptos" w:cs="Aptos"/>
          </w:rPr>
          <w:delText>If kernel modules are used, they are verified by the signed kernel during boot.</w:delText>
        </w:r>
      </w:del>
    </w:p>
    <w:p>
      <w:pPr>
        <w:pStyle w:val="Normal"/>
        <w:jc w:val="both"/>
        <w:rPr>
          <w:rFonts w:ascii="Aptos" w:hAnsi="Aptos" w:eastAsia="Aptos" w:cs="Aptos"/>
          <w:del w:id="2043" w:author="Winston.Huang" w:date="2025-05-16T16:03:00Z"/>
        </w:rPr>
      </w:pPr>
      <w:del w:id="2042" w:author="Winston.Huang" w:date="2025-05-16T16:03:00Z">
        <w:r>
          <w:rPr>
            <w:rFonts w:eastAsia="Aptos" w:cs="Aptos"/>
          </w:rPr>
          <w:delText>The goal is to create an unbroken chain where each stage in the boot process is signed and verified before execution, ensuring the integrity of the system from startup.</w:delText>
        </w:r>
      </w:del>
    </w:p>
    <w:p>
      <w:pPr>
        <w:pStyle w:val="ListParagraph"/>
        <w:spacing w:before="319" w:after="319"/>
        <w:rPr/>
      </w:pPr>
      <w:del w:id="2044" w:author="Winston.Huang" w:date="2025-05-16T16:06:00Z">
        <w:r>
          <w:rPr>
            <w:rFonts w:eastAsia="Aptos" w:cs="Aptos"/>
            <w:b/>
            <w:bCs/>
            <w:sz w:val="24"/>
            <w:szCs w:val="24"/>
          </w:rPr>
          <w:delText>Key Databases in Secure Boot</w:delText>
        </w:r>
      </w:del>
      <w:ins w:id="2045" w:author="Winston.Huang" w:date="2025-05-16T16:05:00Z">
        <w:r>
          <w:rPr>
            <w:rFonts w:eastAsia="Aptos" w:cs="Aptos"/>
            <w:b/>
            <w:bCs/>
            <w:sz w:val="24"/>
            <w:szCs w:val="24"/>
          </w:rPr>
          <w:t>Trusted Execution Environment (TEE) and TrustZone</w:t>
        </w:r>
      </w:ins>
    </w:p>
    <w:p>
      <w:pPr>
        <w:pStyle w:val="Normal"/>
        <w:spacing w:before="240" w:after="240"/>
        <w:rPr>
          <w:del w:id="2048" w:author="Winston.Huang" w:date="2025-05-16T16:04:00Z"/>
        </w:rPr>
      </w:pPr>
      <w:ins w:id="2046" w:author="Winston.Huang" w:date="2025-05-16T16:08:00Z">
        <w:r>
          <w:rPr/>
          <w:t>ARM TrustZone technology provides a Trusted Execution Environment that isolates and securely manages cryptographic keys and sensitive data away from the normal OS environment.</w:t>
        </w:r>
      </w:ins>
      <w:del w:id="2047" w:author="Winston.Huang" w:date="2025-05-16T16:04:00Z">
        <w:r>
          <w:rPr>
            <w:rFonts w:eastAsia="Aptos" w:cs="Aptos"/>
          </w:rPr>
          <w:delText>Several key databases are used to manage the trust relationships and flexibility in Secure Boot:</w:delText>
        </w:r>
      </w:del>
    </w:p>
    <w:p>
      <w:pPr>
        <w:pStyle w:val="Normal"/>
        <w:numPr>
          <w:ilvl w:val="0"/>
          <w:numId w:val="82"/>
        </w:numPr>
        <w:spacing w:before="240" w:after="240"/>
        <w:contextualSpacing/>
        <w:rPr>
          <w:rFonts w:ascii="Aptos" w:hAnsi="Aptos" w:eastAsia="Aptos" w:cs="Aptos"/>
        </w:rPr>
      </w:pPr>
      <w:del w:id="2049" w:author="Winston.Huang" w:date="2025-05-16T16:04:00Z">
        <w:r>
          <w:rPr>
            <w:rFonts w:eastAsia="Aptos" w:cs="Aptos"/>
            <w:b/>
            <w:bCs/>
          </w:rPr>
          <w:delText>DB (Signature Database):</w:delText>
        </w:r>
      </w:del>
      <w:del w:id="2050" w:author="Winston.Huang" w:date="2025-05-16T16:04:00Z">
        <w:r>
          <w:rPr>
            <w:rFonts w:eastAsia="Aptos" w:cs="Aptos"/>
          </w:rPr>
          <w:delText xml:space="preserve"> Contains trusted keys that authenticate applications and drivers in the UEFI environment. In Ubuntu, this includes the keys used to sign the bootloader and kernel</w:delText>
        </w:r>
      </w:del>
      <w:del w:id="2051" w:author="Winston.Huang" w:date="2025-05-16T16:08:00Z">
        <w:r>
          <w:rPr>
            <w:rFonts w:eastAsia="Aptos" w:cs="Aptos"/>
          </w:rPr>
          <w:delText>.</w:delText>
        </w:r>
      </w:del>
    </w:p>
    <w:p>
      <w:pPr>
        <w:pStyle w:val="ListParagraph"/>
        <w:numPr>
          <w:ilvl w:val="0"/>
          <w:numId w:val="82"/>
        </w:numPr>
        <w:spacing w:before="240" w:after="240"/>
        <w:contextualSpacing/>
        <w:rPr>
          <w:rFonts w:ascii="Aptos" w:hAnsi="Aptos" w:eastAsia="Aptos" w:cs="Aptos"/>
        </w:rPr>
      </w:pPr>
      <w:ins w:id="2052" w:author="Winston.Huang" w:date="2025-05-16T16:08:00Z">
        <w:r>
          <w:rPr/>
          <w:t>Key provisioning, cryptographic operations, and key lifecycle management (view, export, update, deletion) are conducted entirely within the TEE, protecting key material from exposure or unauthorized access</w:t>
        </w:r>
      </w:ins>
      <w:del w:id="2053" w:author="Winston.Huang" w:date="2025-05-16T16:04:00Z">
        <w:r>
          <w:rPr>
            <w:rFonts w:eastAsia="Aptos" w:cs="Aptos"/>
            <w:b/>
            <w:bCs/>
          </w:rPr>
          <w:delText>DBX (Forbidden Signature Database):</w:delText>
        </w:r>
      </w:del>
      <w:del w:id="2054" w:author="Winston.Huang" w:date="2025-05-16T16:04:00Z">
        <w:r>
          <w:rPr>
            <w:rFonts w:eastAsia="Aptos" w:cs="Aptos"/>
          </w:rPr>
          <w:delText xml:space="preserve"> Contains blacklisted keys or hashes of binaries that are explicitly untrusted. Any software signed by a key in this database is blocked from execution</w:delText>
        </w:r>
      </w:del>
      <w:r>
        <w:rPr>
          <w:rFonts w:eastAsia="Aptos" w:cs="Aptos"/>
        </w:rPr>
        <w:t>.</w:t>
      </w:r>
    </w:p>
    <w:p>
      <w:pPr>
        <w:pStyle w:val="ListParagraph"/>
        <w:numPr>
          <w:ilvl w:val="0"/>
          <w:numId w:val="82"/>
        </w:numPr>
        <w:spacing w:before="240" w:after="240"/>
        <w:contextualSpacing/>
        <w:rPr>
          <w:rFonts w:ascii="Aptos" w:hAnsi="Aptos" w:eastAsia="Aptos" w:cs="Aptos"/>
          <w:del w:id="2058" w:author="Winston.Huang" w:date="2025-05-16T16:08:00Z"/>
        </w:rPr>
      </w:pPr>
      <w:del w:id="2055" w:author="Winston.Huang" w:date="2025-05-16T16:04:00Z">
        <w:r>
          <w:rPr>
            <w:rFonts w:eastAsia="Aptos" w:cs="Aptos"/>
            <w:b/>
            <w:bCs/>
          </w:rPr>
          <w:delText>KEK (Key Exchange Key Database):</w:delText>
        </w:r>
      </w:del>
      <w:del w:id="2056" w:author="Winston.Huang" w:date="2025-05-16T16:04:00Z">
        <w:r>
          <w:rPr>
            <w:rFonts w:eastAsia="Aptos" w:cs="Aptos"/>
          </w:rPr>
          <w:delText xml:space="preserve"> Holds the set of keys that can be used to update the DB and DBX databases. This database allows for secure updates of the trusted and forbidden keys</w:delText>
        </w:r>
      </w:del>
      <w:del w:id="2057" w:author="Winston.Huang" w:date="2025-05-16T16:08:00Z">
        <w:r>
          <w:rPr>
            <w:rFonts w:eastAsia="Aptos" w:cs="Aptos"/>
          </w:rPr>
          <w:delText>.</w:delText>
        </w:r>
      </w:del>
    </w:p>
    <w:p>
      <w:pPr>
        <w:pStyle w:val="ListParagraph"/>
        <w:numPr>
          <w:ilvl w:val="0"/>
          <w:numId w:val="82"/>
        </w:numPr>
        <w:spacing w:before="240" w:after="240"/>
        <w:contextualSpacing/>
        <w:rPr>
          <w:rFonts w:ascii="Aptos" w:hAnsi="Aptos" w:eastAsia="Aptos" w:cs="Aptos"/>
          <w:del w:id="2062" w:author="Winston.Huang" w:date="2025-05-16T16:04:00Z"/>
        </w:rPr>
      </w:pPr>
      <w:del w:id="2059" w:author="Winston.Huang" w:date="2025-05-16T16:04:00Z">
        <w:r>
          <w:rPr>
            <w:rFonts w:eastAsia="Aptos" w:cs="Aptos"/>
            <w:b/>
            <w:bCs/>
          </w:rPr>
          <w:delText>PK (Platform Key):</w:delText>
        </w:r>
      </w:del>
      <w:del w:id="2060" w:author="Winston.Huang" w:date="2025-05-16T16:04:00Z">
        <w:r>
          <w:rPr>
            <w:rFonts w:eastAsia="Aptos" w:cs="Aptos"/>
          </w:rPr>
          <w:delText xml:space="preserve"> The highest level key in the Secure Boot architecture. It controls access to update the KEK database and is often used to lock down the platform. Only entities signed with the PK can modify the KEK or DB/DBX databases</w:delText>
        </w:r>
      </w:del>
      <w:del w:id="2061" w:author="Winston.Huang" w:date="2025-05-16T16:08:00Z">
        <w:r>
          <w:rPr>
            <w:rFonts w:eastAsia="Aptos" w:cs="Aptos"/>
          </w:rPr>
          <w:delText>.</w:delText>
        </w:r>
      </w:del>
    </w:p>
    <w:p>
      <w:pPr>
        <w:pStyle w:val="ListParagraph"/>
        <w:numPr>
          <w:ilvl w:val="0"/>
          <w:numId w:val="82"/>
        </w:numPr>
        <w:spacing w:before="240" w:after="240"/>
        <w:contextualSpacing/>
        <w:pPrChange w:id="0" w:author="Winston.Huang" w:date="2025-05-16T16:04:00Z">
          <w:pPr>
            <w:contextualSpacing/>
            <w:spacing w:before="240" w:after="240"/>
          </w:pPr>
        </w:pPrChange>
        <w:rPr>
          <w:rFonts w:ascii="Aptos" w:hAnsi="Aptos" w:eastAsia="Aptos" w:cs="Aptos"/>
          <w:del w:id="2063" w:author="Winston.Huang" w:date="2025-05-16T16:04:00Z"/>
        </w:rPr>
      </w:pPr>
      <w:r>
        <w:rPr>
          <w:rFonts w:eastAsia="Aptos" w:cs="Aptos"/>
        </w:rPr>
        <w:t xml:space="preserve">KEY can be customized and below shows the default screenshot for </w:t>
      </w:r>
      <w:r>
        <w:rPr>
          <w:rFonts w:eastAsia="Aptos" w:cs="Aptos"/>
        </w:rPr>
        <w:t>the default setting</w:t>
      </w:r>
    </w:p>
    <w:p>
      <w:pPr>
        <w:pStyle w:val="ListParagraph"/>
        <w:numPr>
          <w:ilvl w:val="0"/>
          <w:numId w:val="82"/>
        </w:numPr>
        <w:spacing w:before="240" w:after="240"/>
        <w:contextualSpacing/>
        <w:rPr>
          <w:del w:id="2066" w:author="Winston.Huang" w:date="2025-05-16T15:20:00Z"/>
        </w:rPr>
      </w:pPr>
      <w:del w:id="2064" w:author="Winston.Huang" w:date="2025-05-16T15:20:00Z">
        <w:r>
          <w:rPr/>
          <w:drawing>
            <wp:inline distT="0" distB="0" distL="0" distR="0">
              <wp:extent cx="5267325" cy="3952875"/>
              <wp:effectExtent l="0" t="0" r="0" b="0"/>
              <wp:docPr id="15" name="Picture 4592514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9251448" descr=""/>
                      <pic:cNvPicPr>
                        <a:picLocks noChangeAspect="1" noChangeArrowheads="1"/>
                      </pic:cNvPicPr>
                    </pic:nvPicPr>
                    <pic:blipFill>
                      <a:blip r:embed="rId22"/>
                      <a:stretch>
                        <a:fillRect/>
                      </a:stretch>
                    </pic:blipFill>
                    <pic:spPr bwMode="auto">
                      <a:xfrm>
                        <a:off x="0" y="0"/>
                        <a:ext cx="5267325" cy="3952875"/>
                      </a:xfrm>
                      <a:prstGeom prst="rect">
                        <a:avLst/>
                      </a:prstGeom>
                    </pic:spPr>
                  </pic:pic>
                </a:graphicData>
              </a:graphic>
            </wp:inline>
          </w:drawing>
        </w:r>
      </w:del>
      <w:del w:id="2065" w:author="Winston.Huang" w:date="2025-05-16T15:20:00Z">
        <w:r>
          <w:rPr/>
          <w:drawing>
            <wp:inline distT="0" distB="0" distL="0" distR="0">
              <wp:extent cx="5267325" cy="3952875"/>
              <wp:effectExtent l="0" t="0" r="0" b="0"/>
              <wp:docPr id="16" name="Picture 7029803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02980336" descr=""/>
                      <pic:cNvPicPr>
                        <a:picLocks noChangeAspect="1" noChangeArrowheads="1"/>
                      </pic:cNvPicPr>
                    </pic:nvPicPr>
                    <pic:blipFill>
                      <a:blip r:embed="rId23"/>
                      <a:stretch>
                        <a:fillRect/>
                      </a:stretch>
                    </pic:blipFill>
                    <pic:spPr bwMode="auto">
                      <a:xfrm>
                        <a:off x="0" y="0"/>
                        <a:ext cx="5267325" cy="3952875"/>
                      </a:xfrm>
                      <a:prstGeom prst="rect">
                        <a:avLst/>
                      </a:prstGeom>
                    </pic:spPr>
                  </pic:pic>
                </a:graphicData>
              </a:graphic>
            </wp:inline>
          </w:drawing>
        </w:r>
      </w:del>
    </w:p>
    <w:p>
      <w:pPr>
        <w:pStyle w:val="ListParagraph"/>
        <w:spacing w:before="319" w:after="319"/>
        <w:pPrChange w:id="0" w:author="Winston.Huang" w:date="2025-05-16T16:06:00Z">
          <w:pPr>
            <w:pStyle w:val="ListParagraph"/>
            <w:numPr>
              <w:ilvl w:val="0"/>
              <w:numId w:val="82"/>
            </w:numPr>
            <w:ind w:left="720" w:hanging="360"/>
            <w:contextualSpacing/>
            <w:spacing w:before="240" w:after="240"/>
          </w:pPr>
        </w:pPrChange>
        <w:rPr>
          <w:rFonts w:ascii="Aptos" w:hAnsi="Aptos" w:eastAsia="Aptos" w:cs="Aptos"/>
          <w:ins w:id="2069" w:author="Winston.Huang" w:date="2025-05-16T16:05:00Z"/>
        </w:rPr>
      </w:pPr>
      <w:ins w:id="2067" w:author="Winston.Huang" w:date="2025-05-16T16:06:00Z">
        <w:r>
          <w:rPr>
            <w:rFonts w:eastAsia="Aptos" w:cs="Aptos"/>
            <w:b/>
            <w:bCs/>
            <w:sz w:val="24"/>
            <w:szCs w:val="24"/>
          </w:rPr>
          <w:t>Root of Trust Provisioning</w:t>
        </w:r>
      </w:ins>
      <w:ins w:id="2068" w:author="Winston.Huang" w:date="2025-05-16T16:05:00Z">
        <w:r>
          <w:rPr>
            <w:rFonts w:eastAsia="Aptos" w:cs="Aptos"/>
          </w:rPr>
          <w:t>.</w:t>
        </w:r>
      </w:ins>
    </w:p>
    <w:p>
      <w:pPr>
        <w:pStyle w:val="ListParagraph"/>
        <w:numPr>
          <w:ilvl w:val="0"/>
          <w:numId w:val="82"/>
        </w:numPr>
        <w:spacing w:before="240" w:after="240"/>
        <w:contextualSpacing/>
        <w:rPr>
          <w:rFonts w:ascii="Aptos" w:hAnsi="Aptos" w:eastAsia="Aptos" w:cs="Aptos"/>
          <w:ins w:id="2072" w:author="Winston.Huang" w:date="2025-05-16T16:05:00Z"/>
        </w:rPr>
      </w:pPr>
      <w:ins w:id="2070" w:author="Winston.Huang" w:date="2025-05-16T16:08:00Z">
        <w:r>
          <w:rPr/>
          <w:t>Product supplier root certificates and cryptographic keys are securely provisioned into SoC secure storage during manufacturing or through authorized secure provisioning mechanisms</w:t>
        </w:r>
      </w:ins>
      <w:ins w:id="2071" w:author="Winston.Huang" w:date="2025-05-16T16:05:00Z">
        <w:r>
          <w:rPr>
            <w:rFonts w:eastAsia="Aptos" w:cs="Aptos"/>
          </w:rPr>
          <w:t>.</w:t>
        </w:r>
      </w:ins>
    </w:p>
    <w:p>
      <w:pPr>
        <w:pStyle w:val="ListParagraph"/>
        <w:numPr>
          <w:ilvl w:val="0"/>
          <w:numId w:val="82"/>
        </w:numPr>
        <w:spacing w:before="240" w:after="240"/>
        <w:contextualSpacing/>
        <w:rPr>
          <w:rFonts w:ascii="Aptos" w:hAnsi="Aptos" w:eastAsia="Aptos" w:cs="Aptos"/>
          <w:ins w:id="2075" w:author="Winston.Huang" w:date="2025-05-16T16:05:00Z"/>
        </w:rPr>
      </w:pPr>
      <w:ins w:id="2073" w:author="Winston.Huang" w:date="2025-05-16T16:08:00Z">
        <w:r>
          <w:rPr/>
          <w:t>Hardware-enforced policies and cryptographic verification mechanisms strictly control access to root of trust materials</w:t>
        </w:r>
      </w:ins>
      <w:ins w:id="2074" w:author="Winston.Huang" w:date="2025-05-16T16:05:00Z">
        <w:r>
          <w:rPr>
            <w:rFonts w:eastAsia="Aptos" w:cs="Aptos"/>
          </w:rPr>
          <w:t>.</w:t>
        </w:r>
      </w:ins>
    </w:p>
    <w:p>
      <w:pPr>
        <w:pStyle w:val="4"/>
        <w:spacing w:before="319" w:after="319"/>
        <w:pPrChange w:id="0" w:author="Winston.Huang" w:date="2025-05-16T16:06:00Z">
          <w:pPr>
            <w:pStyle w:val="ListParagraph"/>
            <w:numPr>
              <w:ilvl w:val="0"/>
              <w:numId w:val="82"/>
            </w:numPr>
            <w:ind w:left="720" w:hanging="360"/>
            <w:contextualSpacing/>
            <w:spacing w:before="240" w:after="240"/>
          </w:pPr>
        </w:pPrChange>
        <w:rPr>
          <w:rFonts w:ascii="Aptos" w:hAnsi="Aptos" w:eastAsia="Aptos" w:cs="Aptos"/>
          <w:ins w:id="2078" w:author="Winston.Huang" w:date="2025-05-16T16:05:00Z"/>
        </w:rPr>
      </w:pPr>
      <w:ins w:id="2076" w:author="Winston.Huang" w:date="2025-05-16T16:06:00Z">
        <w:r>
          <w:rPr>
            <w:rFonts w:eastAsia="Aptos" w:cs="Aptos"/>
            <w:b/>
            <w:bCs/>
            <w:sz w:val="24"/>
            <w:szCs w:val="24"/>
          </w:rPr>
          <w:t>Key Management Functions</w:t>
        </w:r>
      </w:ins>
      <w:ins w:id="2077" w:author="Winston.Huang" w:date="2025-05-16T16:05:00Z">
        <w:r>
          <w:rPr>
            <w:rFonts w:eastAsia="Aptos" w:cs="Aptos"/>
          </w:rPr>
          <w:t>.</w:t>
        </w:r>
      </w:ins>
    </w:p>
    <w:p>
      <w:pPr>
        <w:pStyle w:val="ListParagraph"/>
        <w:numPr>
          <w:ilvl w:val="0"/>
          <w:numId w:val="82"/>
        </w:numPr>
        <w:spacing w:before="240" w:after="240"/>
        <w:contextualSpacing/>
        <w:rPr>
          <w:rFonts w:ascii="Aptos" w:hAnsi="Aptos" w:eastAsia="Aptos" w:cs="Aptos"/>
          <w:ins w:id="2081" w:author="Winston.Huang" w:date="2025-05-16T16:05:00Z"/>
        </w:rPr>
      </w:pPr>
      <w:ins w:id="2079" w:author="Winston.Huang" w:date="2025-05-16T16:08:00Z">
        <w:r>
          <w:rPr/>
          <w:t>Secure key lifecycle operations ensure keys cannot be directly read or modified by the host OS or unauthorized software</w:t>
        </w:r>
      </w:ins>
      <w:ins w:id="2080" w:author="Winston.Huang" w:date="2025-05-16T16:05:00Z">
        <w:r>
          <w:rPr>
            <w:rFonts w:eastAsia="Aptos" w:cs="Aptos"/>
          </w:rPr>
          <w:t>.</w:t>
        </w:r>
      </w:ins>
    </w:p>
    <w:p>
      <w:pPr>
        <w:pStyle w:val="ListParagraph"/>
        <w:numPr>
          <w:ilvl w:val="0"/>
          <w:numId w:val="82"/>
        </w:numPr>
        <w:spacing w:before="240" w:after="240"/>
        <w:contextualSpacing/>
        <w:rPr>
          <w:rFonts w:ascii="Aptos" w:hAnsi="Aptos" w:eastAsia="Aptos" w:cs="Aptos"/>
          <w:ins w:id="2084" w:author="Winston.Huang" w:date="2025-05-16T16:05:00Z"/>
        </w:rPr>
      </w:pPr>
      <w:ins w:id="2082" w:author="Winston.Huang" w:date="2025-05-16T16:09:00Z">
        <w:r>
          <w:rPr/>
          <w:t>All key-related operations are performed within the secure hardware environment, guaranteeing confidentiality and integrity</w:t>
        </w:r>
      </w:ins>
      <w:ins w:id="2083" w:author="Winston.Huang" w:date="2025-05-16T16:05:00Z">
        <w:r>
          <w:rPr>
            <w:rFonts w:eastAsia="Aptos" w:cs="Aptos"/>
          </w:rPr>
          <w:t>.</w:t>
        </w:r>
      </w:ins>
    </w:p>
    <w:p>
      <w:pPr>
        <w:pStyle w:val="4"/>
        <w:spacing w:before="319" w:after="319"/>
        <w:rPr/>
      </w:pPr>
      <w:ins w:id="2085" w:author="Winston.Huang" w:date="2025-05-16T16:06:00Z">
        <w:r>
          <w:rPr>
            <w:rFonts w:eastAsia="Aptos" w:cs="Aptos"/>
            <w:b/>
            <w:bCs/>
            <w:sz w:val="24"/>
            <w:szCs w:val="24"/>
          </w:rPr>
          <w:t>Security Auditing and Logging</w:t>
        </w:r>
      </w:ins>
    </w:p>
    <w:p>
      <w:pPr>
        <w:pStyle w:val="ListParagraph"/>
        <w:numPr>
          <w:ilvl w:val="0"/>
          <w:numId w:val="82"/>
        </w:numPr>
        <w:spacing w:before="240" w:after="240"/>
        <w:contextualSpacing/>
        <w:rPr>
          <w:rFonts w:ascii="Aptos" w:hAnsi="Aptos" w:eastAsia="Aptos" w:cs="Aptos"/>
          <w:ins w:id="2088" w:author="Winston.Huang" w:date="2025-05-16T16:09:00Z"/>
        </w:rPr>
      </w:pPr>
      <w:ins w:id="2087" w:author="Winston.Huang" w:date="2025-05-16T16:07:00Z">
        <w:r>
          <w:rPr/>
          <w:t>Secure boot events, key provisioning, and key management activities are recorded in tamper-resistant audit logs stored within secure storage zones.</w:t>
        </w:r>
      </w:ins>
    </w:p>
    <w:p>
      <w:pPr>
        <w:pStyle w:val="ListParagraph"/>
        <w:numPr>
          <w:ilvl w:val="0"/>
          <w:numId w:val="82"/>
        </w:numPr>
        <w:spacing w:before="240" w:after="0"/>
        <w:contextualSpacing/>
        <w:rPr>
          <w:rFonts w:ascii="Aptos" w:hAnsi="Aptos" w:eastAsia="Aptos" w:cs="Aptos"/>
        </w:rPr>
      </w:pPr>
      <w:ins w:id="2089" w:author="Winston.Huang" w:date="2025-05-16T16:09:00Z">
        <w:r>
          <w:rPr/>
          <w:t>Audit logs are accessible only to authorized personnel for compliance verification and forensic analysis.</w:t>
        </w:r>
      </w:ins>
    </w:p>
    <w:p>
      <w:pPr>
        <w:pStyle w:val="4"/>
        <w:spacing w:before="319" w:after="319"/>
        <w:rPr>
          <w:rFonts w:ascii="Aptos" w:hAnsi="Aptos" w:eastAsia="Aptos" w:cs="Aptos"/>
          <w:b/>
          <w:b/>
          <w:bCs/>
          <w:sz w:val="24"/>
          <w:szCs w:val="24"/>
        </w:rPr>
      </w:pPr>
      <w:r>
        <w:rPr>
          <w:rFonts w:eastAsia="Aptos" w:cs="Aptos"/>
          <w:b/>
          <w:bCs/>
          <w:sz w:val="24"/>
          <w:szCs w:val="24"/>
        </w:rPr>
        <w:t>Root of Trust Implementation – MediaTek Genio 1200</w:t>
      </w:r>
    </w:p>
    <w:p>
      <w:pPr>
        <w:pStyle w:val="Normal"/>
        <w:rPr/>
      </w:pPr>
      <w:r>
        <w:rPr/>
        <w:t>The MediaTek Genio 1200 SoC supports hardware-based Root of Trust (RoT) and Secure Boot features, leveraging ARM TrustZone technology and immutable BootROM to establish a secure chain of trust during the boot process.</w:t>
      </w:r>
    </w:p>
    <w:p>
      <w:pPr>
        <w:pStyle w:val="Normal"/>
        <w:rPr/>
      </w:pPr>
      <w:r>
        <w:rPr/>
        <w:t>Key capabilities include:</w:t>
      </w:r>
    </w:p>
    <w:p>
      <w:pPr>
        <w:pStyle w:val="ListParagraph"/>
        <w:numPr>
          <w:ilvl w:val="0"/>
          <w:numId w:val="82"/>
        </w:numPr>
        <w:spacing w:before="240" w:after="240"/>
        <w:contextualSpacing/>
        <w:rPr>
          <w:rFonts w:ascii="Aptos" w:hAnsi="Aptos" w:eastAsia="Aptos" w:cs="Aptos"/>
          <w:ins w:id="2092" w:author="Winston.Huang" w:date="2025-05-16T16:09:00Z"/>
        </w:rPr>
      </w:pPr>
      <w:r>
        <w:rPr>
          <w:b/>
        </w:rPr>
        <w:t>Immutable BootROM as Root of Trust</w:t>
      </w:r>
      <w:r>
        <w:rPr/>
        <w:t>: Executes the first stage bootloader (BL2) only if it passes signature verification against the public key fused into One-Time Programmable (OTP) memory.</w:t>
      </w:r>
      <w:ins w:id="2091" w:author="Winston.Huang" w:date="2025-05-16T16:07:00Z">
        <w:r>
          <w:rPr/>
          <w:t>.</w:t>
        </w:r>
      </w:ins>
    </w:p>
    <w:p>
      <w:pPr>
        <w:pStyle w:val="ListParagraph"/>
        <w:numPr>
          <w:ilvl w:val="0"/>
          <w:numId w:val="82"/>
        </w:numPr>
        <w:spacing w:before="240" w:after="240"/>
        <w:contextualSpacing/>
        <w:rPr>
          <w:rFonts w:ascii="Aptos" w:hAnsi="Aptos" w:eastAsia="Aptos" w:cs="Aptos"/>
        </w:rPr>
      </w:pPr>
      <w:r>
        <w:rPr>
          <w:rStyle w:val="Notionenablehover"/>
          <w:b/>
          <w:bCs/>
        </w:rPr>
        <w:t>Secure Boot Chain</w:t>
      </w:r>
      <w:r>
        <w:rPr/>
        <w:t>: BL2 verifies BL31 and BL32, and in turn, these components verify the normal world U-Boot and Linux kernel. This layered verification ensures that only authorized and signed code is executed.</w:t>
      </w:r>
    </w:p>
    <w:p>
      <w:pPr>
        <w:pStyle w:val="ListParagraph"/>
        <w:numPr>
          <w:ilvl w:val="0"/>
          <w:numId w:val="82"/>
        </w:numPr>
        <w:spacing w:before="240" w:after="240"/>
        <w:contextualSpacing/>
        <w:rPr>
          <w:rFonts w:ascii="Aptos" w:hAnsi="Aptos" w:eastAsia="Aptos" w:cs="Aptos"/>
        </w:rPr>
      </w:pPr>
      <w:r>
        <w:rPr>
          <w:rStyle w:val="Notionenablehover"/>
          <w:b/>
          <w:bCs/>
        </w:rPr>
        <w:t>ARM TrustZone-backed TEE</w:t>
      </w:r>
      <w:r>
        <w:rPr/>
        <w:t>: All secure key provisioning and management operations occur in the Trusted Execution Environment, protecting cryptographic keys and certificates from exposure.</w:t>
      </w:r>
    </w:p>
    <w:p>
      <w:pPr>
        <w:pStyle w:val="ListParagraph"/>
        <w:numPr>
          <w:ilvl w:val="0"/>
          <w:numId w:val="82"/>
        </w:numPr>
        <w:spacing w:before="240" w:after="240"/>
        <w:contextualSpacing/>
        <w:rPr>
          <w:rFonts w:ascii="Aptos" w:hAnsi="Aptos" w:eastAsia="Aptos" w:cs="Aptos"/>
        </w:rPr>
      </w:pPr>
      <w:r>
        <w:rPr>
          <w:rStyle w:val="Notionenablehover"/>
          <w:b/>
          <w:bCs/>
        </w:rPr>
        <w:t>Secure Firmware Update Support</w:t>
      </w:r>
      <w:r>
        <w:rPr/>
        <w:t>: Firmware and kernel images are cryptographically signed. The Secure Boot chain verifies each image before execution, blocking tampered or untrusted binaries.</w:t>
      </w:r>
    </w:p>
    <w:p>
      <w:pPr>
        <w:pStyle w:val="ListParagraph"/>
        <w:numPr>
          <w:ilvl w:val="0"/>
          <w:numId w:val="82"/>
        </w:numPr>
        <w:spacing w:before="240" w:after="240"/>
        <w:contextualSpacing/>
        <w:rPr>
          <w:rFonts w:ascii="Aptos" w:hAnsi="Aptos" w:eastAsia="Aptos" w:cs="Aptos"/>
        </w:rPr>
      </w:pPr>
      <w:r>
        <w:rPr>
          <w:rStyle w:val="Notionenablehover"/>
          <w:b/>
          <w:bCs/>
        </w:rPr>
        <w:t>Device-specific Key Binding</w:t>
      </w:r>
      <w:r>
        <w:rPr/>
        <w:t>: Boot authentication keys are device-bound through OTP provisioning, strengthening per-device identity and anti-cloning measures.</w:t>
      </w:r>
    </w:p>
    <w:p>
      <w:pPr>
        <w:pStyle w:val="ListParagraph"/>
        <w:spacing w:lineRule="auto" w:line="360" w:before="240" w:after="160"/>
        <w:ind w:left="284" w:hanging="0"/>
        <w:contextualSpacing/>
        <w:pPrChange w:id="0" w:author="Winston.Huang" w:date="2025-08-07T11:14:00Z">
          <w:pPr>
            <w:pStyle w:val="ListParagraph"/>
            <w:ind w:left="284" w:hanging="0"/>
            <w:contextualSpacing/>
            <w:spacing w:before="240" w:after="240"/>
          </w:pPr>
        </w:pPrChange>
        <w:rPr>
          <w:b/>
          <w:b/>
          <w:ins w:id="2094" w:author="Winston.Huang" w:date="2025-08-07T11:10:00Z"/>
        </w:rPr>
      </w:pPr>
      <w:ins w:id="2093" w:author="Winston.Huang" w:date="2025-08-07T11:10:00Z">
        <w:r>
          <w:rPr>
            <w:b/>
          </w:rPr>
          <w:t>Boot ROM Mapping to Genio 1200 Block Diagram</w:t>
        </w:r>
      </w:ins>
    </w:p>
    <w:p>
      <w:pPr>
        <w:pStyle w:val="ListParagraph"/>
        <w:spacing w:lineRule="atLeast" w:line="0" w:before="240" w:after="240"/>
        <w:ind w:left="284" w:hanging="0"/>
        <w:contextualSpacing/>
        <w:pPrChange w:id="0" w:author="Winston.Huang" w:date="2025-08-07T11:18:00Z">
          <w:pPr>
            <w:pStyle w:val="ListParagraph"/>
            <w:ind w:left="284" w:hanging="0"/>
            <w:contextualSpacing/>
            <w:spacing w:lineRule="auto" w:line="240" w:before="240" w:after="240"/>
          </w:pPr>
        </w:pPrChange>
        <w:rPr/>
      </w:pPr>
      <w:ins w:id="2095" w:author="Winston.Huang" w:date="2025-08-07T11:10:00Z">
        <w:r>
          <w:rPr/>
          <w:t>The</w:t>
        </w:r>
      </w:ins>
      <w:ins w:id="2096" w:author="Winston.Huang" w:date="2025-08-07T11:26:00Z">
        <w:r>
          <w:rPr/>
          <w:t xml:space="preserve"> Boot ROM (Mask ROM) that initiates the secure boot process in the MediaTek Genio 1200 is functionally part of the Root of Trust and is physically located within the SoC’s secure area labeled “Arm TrustZone” in the </w:t>
        </w:r>
      </w:ins>
      <w:hyperlink r:id="rId24">
        <w:ins w:id="2097" w:author="Winston.Huang" w:date="2025-08-07T11:27:00Z">
          <w:r>
            <w:rPr>
              <w:rStyle w:val="Linkannotationunknownblockid863184599"/>
              <w:color w:val="0000FF"/>
              <w:u w:val="single"/>
            </w:rPr>
            <w:t>Genio 1200 Block Diagram</w:t>
          </w:r>
        </w:ins>
      </w:hyperlink>
      <w:ins w:id="2098" w:author="Winston.Huang" w:date="2025-08-07T11:10:00Z">
        <w:r>
          <w:rPr/>
          <w:t>.</w:t>
        </w:r>
      </w:ins>
    </w:p>
    <w:p>
      <w:pPr>
        <w:pStyle w:val="ListParagraph"/>
        <w:spacing w:lineRule="auto" w:line="240" w:before="240" w:after="240"/>
        <w:ind w:left="284" w:hanging="0"/>
        <w:contextualSpacing/>
        <w:pPrChange w:id="0" w:author="Winston.Huang" w:date="2025-08-07T11:16:00Z">
          <w:pPr>
            <w:pStyle w:val="ListParagraph"/>
            <w:ind w:left="284" w:hanging="0"/>
            <w:contextualSpacing/>
            <w:spacing w:before="240" w:after="240"/>
          </w:pPr>
        </w:pPrChange>
        <w:rPr/>
      </w:pPr>
      <w:r>
        <w:rPr/>
      </w:r>
    </w:p>
    <w:p>
      <w:pPr>
        <w:pStyle w:val="ListParagraph"/>
        <w:spacing w:lineRule="atLeast" w:line="0" w:before="240" w:after="240"/>
        <w:ind w:left="284" w:hanging="0"/>
        <w:contextualSpacing/>
        <w:rPr/>
      </w:pPr>
      <w:ins w:id="2101" w:author="Winston.Huang" w:date="2025-08-07T11:26:00Z">
        <w:r>
          <w:rPr/>
          <w:t>This immutable Boot ROM executes first and verifies the initial bootloader using a public key fused in the SoC’s OTP memory. It forms the hardware-based root of trust and is tightly coupled with the TrustZone Secure World execution environment.</w:t>
        </w:r>
      </w:ins>
    </w:p>
    <w:p>
      <w:pPr>
        <w:pStyle w:val="ListParagraph"/>
        <w:spacing w:lineRule="atLeast" w:line="0" w:before="240" w:after="240"/>
        <w:ind w:left="284" w:hanging="0"/>
        <w:contextualSpacing/>
        <w:pPrChange w:id="0" w:author="Winston.Huang" w:date="2025-08-07T11:18:00Z">
          <w:pPr>
            <w:pStyle w:val="ListParagraph"/>
            <w:ind w:left="284" w:hanging="0"/>
            <w:contextualSpacing/>
            <w:spacing w:before="240" w:after="240"/>
          </w:pPr>
        </w:pPrChange>
        <w:rPr/>
      </w:pPr>
      <w:r>
        <w:rPr/>
      </w:r>
    </w:p>
    <w:p>
      <w:pPr>
        <w:pStyle w:val="ListParagraph"/>
        <w:spacing w:before="240" w:after="0"/>
        <w:ind w:left="284" w:hanging="0"/>
        <w:contextualSpacing/>
        <w:pPrChange w:id="0" w:author="Winston.Huang" w:date="2025-08-07T11:13:00Z">
          <w:pPr>
            <w:pStyle w:val="ListParagraph"/>
            <w:ind w:left="284" w:hanging="0"/>
            <w:contextualSpacing/>
            <w:spacing w:before="240" w:after="240"/>
          </w:pPr>
        </w:pPrChange>
        <w:rPr/>
      </w:pPr>
      <w:r>
        <w:rPr/>
        <w:t>For detailed implementation, please refer to the MediaTek Genio 1200 Secure Boot technical guide:</w:t>
      </w:r>
    </w:p>
    <w:p>
      <w:pPr>
        <w:pStyle w:val="ListParagraph"/>
        <w:spacing w:before="240" w:after="240"/>
        <w:ind w:left="709" w:hanging="0"/>
        <w:contextualSpacing/>
        <w:rPr>
          <w:rFonts w:ascii="Aptos" w:hAnsi="Aptos" w:cs="Aptos"/>
          <w:ins w:id="2104" w:author="Winston.Huang" w:date="2025-05-16T16:09:00Z"/>
        </w:rPr>
      </w:pPr>
      <w:hyperlink r:id="rId25">
        <w:r>
          <w:rPr>
            <w:rStyle w:val="Linkannotationunknownblockid2107694855"/>
            <w:color w:val="0000FF"/>
            <w:u w:val="single"/>
          </w:rPr>
          <w:t>https://mediatek.gitlab.io/aiot/doc/aiot-dev-guide/master/sw/yocto/secure-boot.html</w:t>
        </w:r>
      </w:hyperlink>
    </w:p>
    <w:p>
      <w:pPr>
        <w:pStyle w:val="ListParagraph"/>
        <w:numPr>
          <w:ilvl w:val="0"/>
          <w:numId w:val="82"/>
        </w:numPr>
        <w:spacing w:before="240" w:after="240"/>
        <w:contextualSpacing/>
        <w:pPrChange w:id="0" w:author="Winston.Huang" w:date="2025-05-16T16:07:00Z">
          <w:pPr>
            <w:pStyle w:val="Heading4"/>
            <w:spacing w:before="319" w:after="319"/>
          </w:pPr>
        </w:pPrChange>
        <w:rPr>
          <w:rFonts w:ascii="Aptos" w:hAnsi="Aptos" w:eastAsia="Aptos" w:cs="Aptos"/>
          <w:del w:id="2106" w:author="Winston.Huang" w:date="2025-05-16T16:05:00Z"/>
        </w:rPr>
      </w:pPr>
      <w:del w:id="2105" w:author="Winston.Huang" w:date="2025-05-16T16:05:00Z">
        <w:r>
          <w:rPr>
            <w:rFonts w:eastAsia="Aptos" w:cs="Aptos"/>
            <w:b/>
            <w:bCs/>
          </w:rPr>
          <w:delText>Secure Boot Implementation on Ubuntu</w:delText>
        </w:r>
      </w:del>
    </w:p>
    <w:p>
      <w:pPr>
        <w:pStyle w:val="ListParagraph"/>
        <w:pPrChange w:id="0" w:author="Winston.Huang" w:date="2025-05-16T16:07:00Z">
          <w:pPr>
            <w:contextualSpacing/>
            <w:spacing w:before="240" w:after="240"/>
          </w:pPr>
        </w:pPrChange>
        <w:rPr>
          <w:del w:id="2108" w:author="Winston.Huang" w:date="2025-05-16T16:05:00Z"/>
        </w:rPr>
      </w:pPr>
      <w:del w:id="2107" w:author="Winston.Huang" w:date="2025-05-16T16:05:00Z">
        <w:r>
          <w:rPr/>
          <w:delText>In practice, Ubuntu uses the following chain of trust:</w:delText>
        </w:r>
      </w:del>
    </w:p>
    <w:p>
      <w:pPr>
        <w:pStyle w:val="ListParagraph"/>
        <w:pPrChange w:id="0" w:author="Winston.Huang" w:date="2025-05-16T16:07:00Z">
          <w:pPr>
            <w:pStyle w:val="ListParagraph"/>
            <w:numPr>
              <w:ilvl w:val="0"/>
              <w:numId w:val="6"/>
            </w:numPr>
            <w:ind w:left="720" w:hanging="360"/>
            <w:contextualSpacing/>
            <w:spacing w:before="240" w:after="240"/>
          </w:pPr>
        </w:pPrChange>
        <w:rPr>
          <w:del w:id="2110" w:author="Winston.Huang" w:date="2025-05-16T16:05:00Z"/>
        </w:rPr>
      </w:pPr>
      <w:del w:id="2109" w:author="Winston.Huang" w:date="2025-05-16T16:05:00Z">
        <w:r>
          <w:rPr/>
          <w:delText>OEM Key in PK: The platform key (PK) is installed by the original equipment manufacturer (OEM), typically during system manufacturing.</w:delText>
        </w:r>
      </w:del>
    </w:p>
    <w:p>
      <w:pPr>
        <w:pStyle w:val="ListParagraph"/>
        <w:pPrChange w:id="0" w:author="Winston.Huang" w:date="2025-05-16T16:07:00Z">
          <w:pPr>
            <w:pStyle w:val="ListParagraph"/>
            <w:numPr>
              <w:ilvl w:val="0"/>
              <w:numId w:val="6"/>
            </w:numPr>
            <w:ind w:left="720" w:hanging="360"/>
            <w:contextualSpacing/>
            <w:spacing w:before="240" w:after="240"/>
          </w:pPr>
        </w:pPrChange>
        <w:rPr>
          <w:del w:id="2111" w:author="Winston.Huang" w:date="2025-05-16T16:05:00Z"/>
        </w:rPr>
      </w:pPr>
      <w:r>
        <w:rPr/>
        <w:t>Microsoft's Signature for Canonical’s Shim Bootloader:</w:t>
      </w:r>
    </w:p>
    <w:p>
      <w:pPr>
        <w:pStyle w:val="ListParagraph"/>
        <w:pPrChange w:id="0" w:author="Winston.Huang" w:date="2025-05-16T16:07:00Z">
          <w:pPr>
            <w:pStyle w:val="ListParagraph"/>
            <w:numPr>
              <w:ilvl w:val="0"/>
              <w:numId w:val="6"/>
            </w:numPr>
            <w:ind w:left="1440" w:hanging="360"/>
            <w:contextualSpacing/>
            <w:spacing w:before="0" w:after="0"/>
          </w:pPr>
        </w:pPrChange>
        <w:rPr>
          <w:del w:id="2113" w:author="Winston.Huang" w:date="2025-05-16T16:05:00Z"/>
        </w:rPr>
      </w:pPr>
      <w:del w:id="2112" w:author="Winston.Huang" w:date="2025-05-16T16:05:00Z">
        <w:r>
          <w:rPr/>
          <w:delText>The shim bootloader used in Ubuntu is signed by Microsoft Corporation UEFI CA. This ensures broad compatibility across systems where Microsoft's key is already trusted in the DB.</w:delText>
        </w:r>
      </w:del>
    </w:p>
    <w:p>
      <w:pPr>
        <w:pStyle w:val="ListParagraph"/>
        <w:pPrChange w:id="0" w:author="Winston.Huang" w:date="2025-05-16T16:07:00Z">
          <w:pPr>
            <w:pStyle w:val="ListParagraph"/>
            <w:numPr>
              <w:ilvl w:val="0"/>
              <w:numId w:val="6"/>
            </w:numPr>
            <w:ind w:left="1440" w:hanging="360"/>
            <w:contextualSpacing/>
            <w:spacing w:before="0" w:after="0"/>
          </w:pPr>
        </w:pPrChange>
        <w:rPr>
          <w:del w:id="2115" w:author="Winston.Huang" w:date="2025-05-16T16:05:00Z"/>
        </w:rPr>
      </w:pPr>
      <w:del w:id="2114" w:author="Winston.Huang" w:date="2025-05-16T16:05:00Z">
        <w:r>
          <w:rPr/>
          <w:delText>When the system boots with Secure Boot enabled, the UEFI firmware verifies the signature of the shim bootloader using the key from the DB.</w:delText>
        </w:r>
      </w:del>
    </w:p>
    <w:p>
      <w:pPr>
        <w:pStyle w:val="ListParagraph"/>
        <w:pPrChange w:id="0" w:author="Winston.Huang" w:date="2025-05-16T16:07:00Z">
          <w:pPr>
            <w:pStyle w:val="ListParagraph"/>
            <w:numPr>
              <w:ilvl w:val="0"/>
              <w:numId w:val="6"/>
            </w:numPr>
            <w:ind w:left="720" w:hanging="360"/>
            <w:contextualSpacing/>
            <w:spacing w:before="240" w:after="240"/>
          </w:pPr>
        </w:pPrChange>
        <w:rPr>
          <w:del w:id="2116" w:author="Winston.Huang" w:date="2025-05-16T16:05:00Z"/>
        </w:rPr>
      </w:pPr>
      <w:r>
        <w:rPr/>
        <w:t>Canonical's Key for GRUB and Kernel:</w:t>
      </w:r>
    </w:p>
    <w:p>
      <w:pPr>
        <w:pStyle w:val="ListParagraph"/>
        <w:pPrChange w:id="0" w:author="Winston.Huang" w:date="2025-05-16T16:07:00Z">
          <w:pPr>
            <w:pStyle w:val="ListParagraph"/>
            <w:numPr>
              <w:ilvl w:val="0"/>
              <w:numId w:val="6"/>
            </w:numPr>
            <w:ind w:left="1440" w:hanging="360"/>
            <w:contextualSpacing/>
            <w:spacing w:before="0" w:after="0"/>
          </w:pPr>
        </w:pPrChange>
        <w:rPr>
          <w:del w:id="2117" w:author="Winston.Huang" w:date="2025-05-16T16:05:00Z"/>
        </w:rPr>
      </w:pPr>
      <w:r>
        <w:rPr/>
        <w:t>The shim bootloader then verifies the signature of the GRUB bootloader (grub-efi-amd64-signed), which is signed by Canonical Ltd. Secure Boot Signing Key.</w:t>
      </w:r>
    </w:p>
    <w:p>
      <w:pPr>
        <w:pStyle w:val="ListParagraph"/>
        <w:pPrChange w:id="0" w:author="Winston.Huang" w:date="2025-05-16T16:07:00Z">
          <w:pPr>
            <w:pStyle w:val="ListParagraph"/>
            <w:numPr>
              <w:ilvl w:val="0"/>
              <w:numId w:val="6"/>
            </w:numPr>
            <w:ind w:left="1440" w:hanging="360"/>
            <w:contextualSpacing/>
            <w:spacing w:before="0" w:after="0"/>
          </w:pPr>
        </w:pPrChange>
        <w:rPr>
          <w:del w:id="2118" w:author="Winston.Huang" w:date="2025-05-16T16:05:00Z"/>
        </w:rPr>
      </w:pPr>
      <w:r>
        <w:rPr/>
        <w:t>GRUB in turn validates the signature of the Linux kernel (linux-signed) before booting it.</w:t>
      </w:r>
    </w:p>
    <w:p>
      <w:pPr>
        <w:pStyle w:val="ListParagraph"/>
        <w:pPrChange w:id="0" w:author="Winston.Huang" w:date="2025-05-16T16:07:00Z">
          <w:pPr>
            <w:pStyle w:val="ListParagraph"/>
            <w:numPr>
              <w:ilvl w:val="0"/>
              <w:numId w:val="6"/>
            </w:numPr>
            <w:ind w:left="720" w:hanging="360"/>
            <w:contextualSpacing/>
            <w:spacing w:before="240" w:after="240"/>
          </w:pPr>
        </w:pPrChange>
        <w:rPr>
          <w:del w:id="2120" w:author="Winston.Huang" w:date="2025-05-16T16:05:00Z"/>
        </w:rPr>
      </w:pPr>
      <w:del w:id="2119" w:author="Winston.Huang" w:date="2025-05-16T16:05:00Z">
        <w:r>
          <w:rPr/>
          <w:delText>Kernel Module Verification: If the kernel supports signed modules, it will verify the integrity of kernel modules during boot. Unsigned modules are rejected unless manually allowed.</w:delText>
        </w:r>
      </w:del>
    </w:p>
    <w:p>
      <w:pPr>
        <w:pStyle w:val="ListParagraph"/>
        <w:pPrChange w:id="0" w:author="Winston.Huang" w:date="2025-05-16T16:07:00Z">
          <w:pPr>
            <w:contextualSpacing/>
            <w:spacing w:before="240" w:after="240"/>
          </w:pPr>
        </w:pPrChange>
        <w:rPr>
          <w:del w:id="2122" w:author="Winston.Huang" w:date="2025-05-16T16:05:00Z"/>
        </w:rPr>
      </w:pPr>
      <w:del w:id="2121" w:author="Winston.Huang" w:date="2025-05-16T16:05:00Z">
        <w:r>
          <w:rPr/>
          <w:delText>This chain of trust ensures that every critical component involved in the boot process is validated and authorized, preventing unauthorized or malicious software from compromising the system at the most vulnerable stage.</w:delText>
        </w:r>
      </w:del>
    </w:p>
    <w:p>
      <w:pPr>
        <w:pStyle w:val="ListParagraph"/>
        <w:pPrChange w:id="0" w:author="Winston.Huang" w:date="2025-05-16T16:07:00Z">
          <w:pPr>
            <w:pStyle w:val="Heading4"/>
            <w:spacing w:before="319" w:after="319"/>
          </w:pPr>
        </w:pPrChange>
        <w:rPr>
          <w:del w:id="2123" w:author="Winston.Huang" w:date="2025-05-16T16:05:00Z"/>
        </w:rPr>
      </w:pPr>
      <w:r>
        <w:rPr/>
        <w:t>Flexibility and Custom Key Management</w:t>
      </w:r>
    </w:p>
    <w:p>
      <w:pPr>
        <w:pStyle w:val="ListParagraph"/>
        <w:pPrChange w:id="0" w:author="Winston.Huang" w:date="2025-05-16T16:07:00Z">
          <w:pPr>
            <w:contextualSpacing/>
            <w:spacing w:before="240" w:after="240"/>
          </w:pPr>
        </w:pPrChange>
        <w:rPr>
          <w:del w:id="2125" w:author="Winston.Huang" w:date="2025-05-16T16:05:00Z"/>
        </w:rPr>
      </w:pPr>
      <w:del w:id="2124" w:author="Winston.Huang" w:date="2025-05-16T16:05:00Z">
        <w:r>
          <w:rPr/>
          <w:delText>For users seeking more control over their Secure Boot configuration, Ubuntu allows for flexibility in key management:</w:delText>
        </w:r>
      </w:del>
    </w:p>
    <w:p>
      <w:pPr>
        <w:pStyle w:val="ListParagraph"/>
        <w:pPrChange w:id="0" w:author="Winston.Huang" w:date="2025-05-16T16:07:00Z">
          <w:pPr>
            <w:pStyle w:val="ListParagraph"/>
            <w:numPr>
              <w:ilvl w:val="0"/>
              <w:numId w:val="82"/>
            </w:numPr>
            <w:ind w:left="720" w:hanging="360"/>
            <w:contextualSpacing/>
            <w:spacing w:before="240" w:after="240"/>
          </w:pPr>
        </w:pPrChange>
        <w:rPr>
          <w:del w:id="2127" w:author="Winston.Huang" w:date="2025-05-16T16:05:00Z"/>
        </w:rPr>
      </w:pPr>
      <w:del w:id="2126" w:author="Winston.Huang" w:date="2025-05-16T16:05:00Z">
        <w:r>
          <w:rPr/>
          <w:delText>Custom Keys in PK, KEK, and DB: Users can replace the default keys with their own in the PK, KEK, and DB databases. By re-signing GRUB and the kernel with their own keys, users can bypass the need for Microsoft's shim.</w:delText>
        </w:r>
      </w:del>
    </w:p>
    <w:p>
      <w:pPr>
        <w:pStyle w:val="ListParagraph"/>
        <w:pPrChange w:id="0" w:author="Winston.Huang" w:date="2025-05-16T16:07:00Z">
          <w:pPr>
            <w:pStyle w:val="ListParagraph"/>
            <w:numPr>
              <w:ilvl w:val="0"/>
              <w:numId w:val="82"/>
            </w:numPr>
            <w:ind w:left="720" w:hanging="360"/>
            <w:contextualSpacing/>
            <w:spacing w:before="240" w:after="240"/>
          </w:pPr>
        </w:pPrChange>
        <w:rPr>
          <w:del w:id="2129" w:author="Winston.Huang" w:date="2025-05-16T16:05:00Z"/>
        </w:rPr>
      </w:pPr>
      <w:del w:id="2128" w:author="Winston.Huang" w:date="2025-05-16T16:05:00Z">
        <w:r>
          <w:rPr/>
          <w:delText>Canonical and Microsoft Keys: Alternatively, users can install their own keys in PK and KEK while keeping Canonical Ltd. Master Certificate Authority and Microsoft's keys in the DB and KEK for compatibility with Ubuntu and Microsoft updates.</w:delText>
        </w:r>
      </w:del>
    </w:p>
    <w:p>
      <w:pPr>
        <w:pStyle w:val="ListParagraph"/>
        <w:pPrChange w:id="0" w:author="Winston.Huang" w:date="2025-05-16T16:07:00Z">
          <w:pPr>
            <w:pStyle w:val="ListParagraph"/>
            <w:numPr>
              <w:ilvl w:val="0"/>
              <w:numId w:val="82"/>
            </w:numPr>
            <w:ind w:left="720" w:hanging="360"/>
            <w:contextualSpacing/>
            <w:spacing w:before="240" w:after="240"/>
          </w:pPr>
        </w:pPrChange>
        <w:rPr>
          <w:del w:id="2131" w:author="Winston.Huang" w:date="2025-05-16T16:05:00Z"/>
        </w:rPr>
      </w:pPr>
      <w:del w:id="2130" w:author="Winston.Huang" w:date="2025-05-16T16:05:00Z">
        <w:r>
          <w:rPr/>
          <w:delText>User-Signed Shim: Advanced users may opt to install their own key in the shim’s keyring, allowing them to test and boot only Canonical- or user-signed GRUB, kernels, and modules. This approach is useful for testing custom or experimental configurations.</w:delText>
        </w:r>
      </w:del>
    </w:p>
    <w:p>
      <w:pPr>
        <w:pStyle w:val="ListParagraph"/>
        <w:pPrChange w:id="0" w:author="Winston.Huang" w:date="2025-05-16T16:07:00Z">
          <w:pPr>
            <w:pStyle w:val="Heading4"/>
            <w:spacing w:before="319" w:after="319"/>
          </w:pPr>
        </w:pPrChange>
        <w:rPr>
          <w:del w:id="2132" w:author="Winston.Huang" w:date="2025-05-16T16:05:00Z"/>
        </w:rPr>
      </w:pPr>
      <w:r>
        <w:rPr/>
        <w:t>Example Chain of Trust</w:t>
      </w:r>
    </w:p>
    <w:p>
      <w:pPr>
        <w:pStyle w:val="ListParagraph"/>
        <w:pPrChange w:id="0" w:author="Winston.Huang" w:date="2025-05-16T16:07:00Z">
          <w:pPr>
            <w:pStyle w:val="ListParagraph"/>
            <w:numPr>
              <w:ilvl w:val="0"/>
              <w:numId w:val="5"/>
            </w:numPr>
            <w:ind w:left="720" w:hanging="360"/>
            <w:contextualSpacing/>
            <w:spacing w:before="0" w:after="0"/>
          </w:pPr>
        </w:pPrChange>
        <w:rPr>
          <w:del w:id="2134" w:author="Winston.Huang" w:date="2025-05-16T16:05:00Z"/>
        </w:rPr>
      </w:pPr>
      <w:del w:id="2133" w:author="Winston.Huang" w:date="2025-05-16T16:05:00Z">
        <w:r>
          <w:rPr/>
          <w:delText>Firmware: Verifies that the shim bootloader is signed by a key in the DB (typically Microsoft Corporation UEFI CA).</w:delText>
        </w:r>
      </w:del>
    </w:p>
    <w:p>
      <w:pPr>
        <w:pStyle w:val="ListParagraph"/>
        <w:pPrChange w:id="0" w:author="Winston.Huang" w:date="2025-05-16T16:07:00Z">
          <w:pPr>
            <w:pStyle w:val="ListParagraph"/>
            <w:numPr>
              <w:ilvl w:val="0"/>
              <w:numId w:val="5"/>
            </w:numPr>
            <w:ind w:left="720" w:hanging="360"/>
            <w:contextualSpacing/>
            <w:spacing w:before="0" w:after="0"/>
          </w:pPr>
        </w:pPrChange>
        <w:rPr>
          <w:del w:id="2136" w:author="Winston.Huang" w:date="2025-05-16T16:05:00Z"/>
        </w:rPr>
      </w:pPr>
      <w:del w:id="2135" w:author="Winston.Huang" w:date="2025-05-16T16:05:00Z">
        <w:r>
          <w:rPr/>
          <w:delText>Shim Bootloader: Validates the signature of the GRUB bootloader using Canonical’s Secure Boot Signing Key.</w:delText>
        </w:r>
      </w:del>
    </w:p>
    <w:p>
      <w:pPr>
        <w:pStyle w:val="ListParagraph"/>
        <w:pPrChange w:id="0" w:author="Winston.Huang" w:date="2025-05-16T16:07:00Z">
          <w:pPr>
            <w:pStyle w:val="ListParagraph"/>
            <w:numPr>
              <w:ilvl w:val="0"/>
              <w:numId w:val="5"/>
            </w:numPr>
            <w:ind w:left="720" w:hanging="360"/>
            <w:contextualSpacing/>
            <w:spacing w:before="0" w:after="0"/>
          </w:pPr>
        </w:pPrChange>
        <w:rPr>
          <w:del w:id="2137" w:author="Winston.Huang" w:date="2025-05-16T16:05:00Z"/>
        </w:rPr>
      </w:pPr>
      <w:r>
        <w:rPr/>
        <w:t>GRUB Bootloader: Verifies the Linux kernel’s signature before booting it.</w:t>
      </w:r>
    </w:p>
    <w:p>
      <w:pPr>
        <w:pStyle w:val="ListParagraph"/>
        <w:pPrChange w:id="0" w:author="Winston.Huang" w:date="2025-05-16T16:07:00Z">
          <w:pPr>
            <w:pStyle w:val="ListParagraph"/>
            <w:numPr>
              <w:ilvl w:val="0"/>
              <w:numId w:val="5"/>
            </w:numPr>
            <w:ind w:left="720" w:hanging="360"/>
            <w:contextualSpacing/>
            <w:spacing w:before="0" w:after="0"/>
          </w:pPr>
        </w:pPrChange>
        <w:rPr>
          <w:del w:id="2138" w:author="Winston.Huang" w:date="2025-05-16T16:05:00Z"/>
        </w:rPr>
      </w:pPr>
      <w:r>
        <w:rPr/>
        <w:t>Linux Kernel: If signed kernel modules are used, the kernel verifies them before loading.</w:t>
      </w:r>
    </w:p>
    <w:p>
      <w:pPr>
        <w:pStyle w:val="ListParagraph"/>
        <w:pPrChange w:id="0" w:author="Winston.Huang" w:date="2025-05-16T16:07:00Z">
          <w:pPr>
            <w:widowControl/>
          </w:pPr>
        </w:pPrChange>
        <w:rPr>
          <w:del w:id="2140" w:author="Winston.Huang" w:date="2025-05-16T15:22:00Z"/>
        </w:rPr>
      </w:pPr>
      <w:del w:id="2139" w:author="Winston.Huang" w:date="2025-05-16T15:22:00Z">
        <w:r>
          <w:rPr/>
        </w:r>
      </w:del>
    </w:p>
    <w:p>
      <w:pPr>
        <w:pStyle w:val="ListParagraph"/>
        <w:pPrChange w:id="0" w:author="Winston.Huang" w:date="2025-05-16T16:07:00Z">
          <w:pPr>
            <w:pStyle w:val="Heading3"/>
            <w:widowControl/>
          </w:pPr>
        </w:pPrChange>
        <w:rPr>
          <w:del w:id="2141" w:author="Winston.Huang" w:date="2025-05-16T15:22:00Z"/>
        </w:rPr>
      </w:pPr>
      <w:r>
        <w:rPr/>
        <w:t>Detailed Setting Steps</w:t>
      </w:r>
    </w:p>
    <w:p>
      <w:pPr>
        <w:pStyle w:val="ListParagraph"/>
        <w:pPrChange w:id="0" w:author="Winston.Huang" w:date="2025-05-16T16:07:00Z">
          <w:pPr>
            <w:pStyle w:val="ListParagraph"/>
            <w:numPr>
              <w:ilvl w:val="0"/>
              <w:numId w:val="4"/>
            </w:numPr>
            <w:widowControl/>
            <w:ind w:left="720" w:hanging="360"/>
            <w:spacing w:lineRule="auto" w:line="240" w:beforeAutospacing="1" w:afterAutospacing="1"/>
            <w:shd w:val="clear" w:color="auto" w:fill="FFFFFF" w:themeFill="background1"/>
          </w:pPr>
        </w:pPrChange>
        <w:rPr>
          <w:rFonts w:ascii="Segoe UI" w:hAnsi="Segoe UI" w:eastAsia="Segoe UI" w:cs="Segoe UI"/>
          <w:color w:val="000000" w:themeColor="text1"/>
          <w:sz w:val="21"/>
          <w:szCs w:val="21"/>
          <w:del w:id="2143" w:author="Winston.Huang" w:date="2025-05-16T15:22:00Z"/>
        </w:rPr>
      </w:pPr>
      <w:del w:id="2142" w:author="Winston.Huang" w:date="2025-05-16T15:22:00Z">
        <w:r>
          <w:rPr>
            <w:rFonts w:eastAsia="Segoe UI" w:cs="Segoe UI" w:ascii="Segoe UI" w:hAnsi="Segoe UI"/>
            <w:color w:val="000000" w:themeColor="text1"/>
            <w:sz w:val="21"/>
            <w:szCs w:val="21"/>
          </w:rPr>
          <w:delText>Access BIOS Security Key Management: Restart the device and enter the BIOS setup utility by pressing the designated key during boot-up.</w:delText>
        </w:r>
      </w:del>
    </w:p>
    <w:p>
      <w:pPr>
        <w:pStyle w:val="ListParagraph"/>
        <w:pPrChange w:id="0" w:author="Winston.Huang" w:date="2025-05-16T16:07:00Z">
          <w:pPr>
            <w:pStyle w:val="ListParagraph"/>
            <w:numPr>
              <w:ilvl w:val="0"/>
              <w:numId w:val="4"/>
            </w:numPr>
            <w:widowControl/>
            <w:ind w:left="720" w:hanging="360"/>
            <w:spacing w:lineRule="auto" w:line="240" w:beforeAutospacing="1" w:afterAutospacing="1"/>
            <w:shd w:val="clear" w:color="auto" w:fill="FFFFFF" w:themeFill="background1"/>
          </w:pPr>
        </w:pPrChange>
        <w:rPr>
          <w:rFonts w:ascii="Segoe UI" w:hAnsi="Segoe UI" w:eastAsia="Segoe UI" w:cs="Segoe UI"/>
          <w:color w:val="000000" w:themeColor="text1"/>
          <w:sz w:val="21"/>
          <w:szCs w:val="21"/>
          <w:del w:id="2145" w:author="Winston.Huang" w:date="2025-05-16T15:22:00Z"/>
        </w:rPr>
      </w:pPr>
      <w:del w:id="2144" w:author="Winston.Huang" w:date="2025-05-16T15:22:00Z">
        <w:r>
          <w:rPr>
            <w:rFonts w:eastAsia="Segoe UI" w:cs="Segoe UI" w:ascii="Segoe UI" w:hAnsi="Segoe UI"/>
            <w:color w:val="000000" w:themeColor="text1"/>
            <w:sz w:val="21"/>
            <w:szCs w:val="21"/>
          </w:rPr>
          <w:delText>Navigate to Security Key Management: Within the BIOS menu, locate and select the Security tab where the Key Management option is listed.</w:delText>
        </w:r>
      </w:del>
    </w:p>
    <w:p>
      <w:pPr>
        <w:pStyle w:val="ListParagraph"/>
        <w:pPrChange w:id="0" w:author="Winston.Huang" w:date="2025-05-16T16:07:00Z">
          <w:pPr>
            <w:pStyle w:val="ListParagraph"/>
            <w:numPr>
              <w:ilvl w:val="0"/>
              <w:numId w:val="4"/>
            </w:numPr>
            <w:widowControl/>
            <w:ind w:left="720" w:hanging="360"/>
            <w:spacing w:lineRule="auto" w:line="240" w:beforeAutospacing="1" w:afterAutospacing="1"/>
            <w:shd w:val="clear" w:color="auto" w:fill="FFFFFF" w:themeFill="background1"/>
          </w:pPr>
        </w:pPrChange>
        <w:rPr>
          <w:rFonts w:ascii="Segoe UI" w:hAnsi="Segoe UI" w:eastAsia="Segoe UI" w:cs="Segoe UI"/>
          <w:color w:val="000000" w:themeColor="text1"/>
          <w:sz w:val="21"/>
          <w:szCs w:val="21"/>
          <w:del w:id="2146" w:author="Winston.Huang" w:date="2025-05-16T15:22:00Z"/>
        </w:rPr>
      </w:pPr>
      <w:r>
        <w:rPr>
          <w:rFonts w:eastAsia="Segoe UI" w:cs="Segoe UI" w:ascii="Segoe UI" w:hAnsi="Segoe UI"/>
          <w:color w:val="000000" w:themeColor="text1"/>
          <w:sz w:val="21"/>
          <w:szCs w:val="21"/>
        </w:rPr>
        <w:t>Provisioning Keys:</w:t>
      </w:r>
    </w:p>
    <w:p>
      <w:pPr>
        <w:pStyle w:val="ListParagraph"/>
        <w:pPrChange w:id="0" w:author="Winston.Huang" w:date="2025-05-16T16:07:00Z">
          <w:pPr>
            <w:widowControl/>
            <w:ind w:left="960" w:firstLine="480"/>
            <w:spacing w:lineRule="auto" w:line="240" w:beforeAutospacing="1" w:afterAutospacing="1"/>
            <w:shd w:val="clear" w:color="auto" w:fill="FFFFFF" w:themeFill="background1"/>
          </w:pPr>
        </w:pPrChange>
        <w:rPr>
          <w:rFonts w:ascii="Segoe UI" w:hAnsi="Segoe UI" w:eastAsia="Segoe UI" w:cs="Segoe UI"/>
          <w:color w:val="000000" w:themeColor="text1"/>
          <w:sz w:val="21"/>
          <w:szCs w:val="21"/>
          <w:del w:id="2147" w:author="Winston.Huang" w:date="2025-05-16T15:22:00Z"/>
        </w:rPr>
      </w:pPr>
      <w:r>
        <w:rPr>
          <w:rFonts w:eastAsia="Segoe UI" w:cs="Segoe UI" w:ascii="Segoe UI" w:hAnsi="Segoe UI"/>
          <w:color w:val="000000" w:themeColor="text1"/>
        </w:rPr>
        <w:t>Details: Select this option to view the names and statuses of all provisioned keys.</w:t>
      </w:r>
    </w:p>
    <w:p>
      <w:pPr>
        <w:pStyle w:val="ListParagraph"/>
        <w:pPrChange w:id="0" w:author="Winston.Huang" w:date="2025-05-16T16:07:00Z">
          <w:pPr>
            <w:widowControl/>
            <w:ind w:left="960" w:firstLine="480"/>
          </w:pPr>
        </w:pPrChange>
        <w:rPr>
          <w:rFonts w:ascii="Segoe UI" w:hAnsi="Segoe UI" w:eastAsia="Segoe UI" w:cs="Segoe UI"/>
          <w:color w:val="000000" w:themeColor="text1"/>
          <w:sz w:val="21"/>
          <w:szCs w:val="21"/>
          <w:del w:id="2148" w:author="Winston.Huang" w:date="2025-05-16T15:22:00Z"/>
        </w:rPr>
      </w:pPr>
      <w:r>
        <w:rPr/>
        <w:t>Export: Use this to back up keys without exposing their values. Choose a secure location for the export.</w:t>
      </w:r>
    </w:p>
    <w:p>
      <w:pPr>
        <w:pStyle w:val="ListParagraph"/>
        <w:pPrChange w:id="0" w:author="Winston.Huang" w:date="2025-05-16T16:07:00Z">
          <w:pPr>
            <w:widowControl/>
            <w:ind w:left="960" w:firstLine="480"/>
          </w:pPr>
        </w:pPrChange>
        <w:rPr>
          <w:rFonts w:ascii="Segoe UI" w:hAnsi="Segoe UI" w:eastAsia="Segoe UI" w:cs="Segoe UI"/>
          <w:color w:val="000000" w:themeColor="text1"/>
          <w:sz w:val="21"/>
          <w:szCs w:val="21"/>
          <w:del w:id="2150" w:author="Winston.Huang" w:date="2025-05-16T15:22:00Z"/>
        </w:rPr>
      </w:pPr>
      <w:del w:id="2149" w:author="Winston.Huang" w:date="2025-05-16T15:22:00Z">
        <w:r>
          <w:rPr/>
          <w:delText>Update: Allows the replacement of existing keys with new ones without revealing any key values.</w:delText>
        </w:r>
      </w:del>
    </w:p>
    <w:p>
      <w:pPr>
        <w:pStyle w:val="ListParagraph"/>
        <w:pPrChange w:id="0" w:author="Winston.Huang" w:date="2025-05-16T16:07:00Z">
          <w:pPr>
            <w:widowControl/>
            <w:ind w:left="960" w:firstLine="480"/>
            <w:spacing w:lineRule="auto" w:line="240" w:beforeAutospacing="1" w:afterAutospacing="1"/>
            <w:shd w:val="clear" w:color="auto" w:fill="FFFFFF" w:themeFill="background1"/>
          </w:pPr>
        </w:pPrChange>
        <w:rPr>
          <w:rFonts w:ascii="Segoe UI" w:hAnsi="Segoe UI" w:eastAsia="Segoe UI" w:cs="Segoe UI"/>
          <w:color w:val="000000" w:themeColor="text1"/>
          <w:sz w:val="21"/>
          <w:szCs w:val="21"/>
          <w:del w:id="2152" w:author="Winston.Huang" w:date="2025-05-16T15:22:00Z"/>
        </w:rPr>
      </w:pPr>
      <w:del w:id="2151" w:author="Winston.Huang" w:date="2025-05-16T15:22:00Z">
        <w:r>
          <w:rPr>
            <w:rFonts w:eastAsia="Segoe UI" w:cs="Segoe UI" w:ascii="Segoe UI" w:hAnsi="Segoe UI"/>
            <w:color w:val="000000" w:themeColor="text1"/>
          </w:rPr>
          <w:delText>Delete: This option can be used to securely remove keys that are no longer needed.</w:delText>
        </w:r>
      </w:del>
    </w:p>
    <w:p>
      <w:pPr>
        <w:pStyle w:val="ListParagraph"/>
        <w:pPrChange w:id="0" w:author="Winston.Huang" w:date="2025-05-16T16:07:00Z">
          <w:pPr>
            <w:pStyle w:val="ListParagraph"/>
            <w:numPr>
              <w:ilvl w:val="0"/>
              <w:numId w:val="4"/>
            </w:numPr>
            <w:widowControl/>
            <w:ind w:left="720" w:hanging="360"/>
            <w:spacing w:lineRule="auto" w:line="240" w:beforeAutospacing="1" w:afterAutospacing="1"/>
            <w:shd w:val="clear" w:color="auto" w:fill="FFFFFF" w:themeFill="background1"/>
          </w:pPr>
        </w:pPrChange>
        <w:rPr>
          <w:rFonts w:ascii="Segoe UI" w:hAnsi="Segoe UI" w:eastAsia="Segoe UI" w:cs="Segoe UI"/>
          <w:color w:val="000000" w:themeColor="text1"/>
          <w:sz w:val="21"/>
          <w:szCs w:val="21"/>
          <w:del w:id="2153" w:author="Winston.Huang" w:date="2025-05-16T15:22:00Z"/>
        </w:rPr>
      </w:pPr>
      <w:r>
        <w:rPr>
          <w:rFonts w:eastAsia="Segoe UI" w:cs="Segoe UI" w:ascii="Segoe UI" w:hAnsi="Segoe UI"/>
          <w:color w:val="000000" w:themeColor="text1"/>
          <w:sz w:val="21"/>
          <w:szCs w:val="21"/>
        </w:rPr>
        <w:t>Apply and Exit: After managing the keys as necessary, save the changes and exit the BIOS setup, allowing the device to reboot normally.</w:t>
      </w:r>
    </w:p>
    <w:p>
      <w:pPr>
        <w:pStyle w:val="ListParagraph"/>
        <w:pPrChange w:id="0" w:author="Winston.Huang" w:date="2025-05-16T16:07:00Z">
          <w:pPr>
            <w:widowControl/>
            <w:contextualSpacing/>
            <w:spacing w:lineRule="auto" w:line="240" w:before="240" w:after="0"/>
          </w:pPr>
        </w:pPrChange>
        <w:rPr/>
      </w:pPr>
      <w:r>
        <w:rPr/>
      </w:r>
    </w:p>
    <w:p>
      <w:pPr>
        <w:pStyle w:val="2"/>
        <w:widowControl/>
        <w:rPr/>
      </w:pPr>
      <w:bookmarkStart w:id="170" w:name="_Toc207723320"/>
      <w:r>
        <w:rPr/>
        <w:t>CR 3.13 – Provisioning Asset Owner Roots of Trust</w:t>
      </w:r>
      <w:bookmarkEnd w:id="170"/>
    </w:p>
    <w:p>
      <w:pPr>
        <w:pStyle w:val="Normal"/>
        <w:widowControl/>
        <w:spacing w:lineRule="auto" w:line="259"/>
        <w:jc w:val="both"/>
        <w:rPr/>
      </w:pPr>
      <w:r>
        <w:rPr/>
        <w:t>Provisioning Asset Owner Roots of Trust refers to the process of securely establishing and managing cryptographic keys and other security credentials that serve as trusted foundations (roots of trust) for verifying the identity, integrity, and authenticity of devices, data, and communications within a system.</w:t>
      </w:r>
    </w:p>
    <w:p>
      <w:pPr>
        <w:pStyle w:val="3"/>
        <w:widowControl/>
        <w:rPr>
          <w:rFonts w:ascii="Aptos" w:hAnsi="Aptos" w:eastAsia="Aptos" w:cs="Aptos"/>
        </w:rPr>
      </w:pPr>
      <w:bookmarkStart w:id="171" w:name="_Toc207723321"/>
      <w:r>
        <w:rPr>
          <w:rFonts w:eastAsia="Aptos" w:cs="Aptos"/>
        </w:rPr>
        <w:t>Statement</w:t>
      </w:r>
      <w:bookmarkEnd w:id="171"/>
    </w:p>
    <w:p>
      <w:pPr>
        <w:pStyle w:val="Normal"/>
        <w:widowControl/>
        <w:rPr>
          <w:rFonts w:ascii="Aptos" w:hAnsi="Aptos" w:eastAsia="Aptos" w:cs="Aptos"/>
        </w:rPr>
      </w:pPr>
      <w:r>
        <w:rPr>
          <w:rFonts w:eastAsia="Aptos" w:cs="Aptos"/>
        </w:rPr>
        <w:t>To meet the verification requirements of IEC 62443 4-2 HDR 3.13 for provisioning asset owner roots of trust, Ubuntu 22.04 LTS will be configured to use GnuPG. This configuration will ensure the confidentiality, integrity, and authenticity of asset owner keys and data, leveraging secure elements within the device's security zone.</w:t>
      </w:r>
    </w:p>
    <w:p>
      <w:pPr>
        <w:pStyle w:val="3"/>
        <w:widowControl/>
        <w:rPr>
          <w:rFonts w:ascii="Aptos" w:hAnsi="Aptos" w:eastAsia="Aptos" w:cs="Aptos"/>
        </w:rPr>
      </w:pPr>
      <w:bookmarkStart w:id="172" w:name="_Toc207723322"/>
      <w:r>
        <w:rPr>
          <w:rFonts w:eastAsia="Aptos" w:cs="Aptos"/>
        </w:rPr>
        <w:t>Evidence</w:t>
      </w:r>
      <w:bookmarkEnd w:id="172"/>
    </w:p>
    <w:p>
      <w:pPr>
        <w:pStyle w:val="Normal"/>
        <w:shd w:val="clear" w:color="auto" w:fill="FFFFFF" w:themeFill="background1"/>
        <w:spacing w:before="0" w:after="300"/>
        <w:jc w:val="both"/>
        <w:rPr>
          <w:rFonts w:ascii="Aptos" w:hAnsi="Aptos" w:eastAsia="Aptos" w:cs="Aptos"/>
        </w:rPr>
      </w:pPr>
      <w:r>
        <w:rPr>
          <w:rFonts w:eastAsia="Aptos" w:cs="Aptos"/>
        </w:rPr>
        <w:t>The configuration of Ubuntu 22.04 LTS with GnuPG satisfies the requirements of IEC 62443 4-2 HDR 3.13 by providing secure key management and data protection mechanisms. GnuPG is used to create, manage, and use cryptographic keys for secure communications, aligning with the standard's stipulations.</w:t>
      </w:r>
    </w:p>
    <w:p>
      <w:pPr>
        <w:pStyle w:val="Normal"/>
        <w:shd w:val="clear" w:color="auto" w:fill="FFFFFF" w:themeFill="background1"/>
        <w:spacing w:before="0" w:after="300"/>
        <w:jc w:val="both"/>
        <w:rPr>
          <w:rFonts w:ascii="Aptos" w:hAnsi="Aptos" w:eastAsia="Aptos" w:cs="Aptos"/>
          <w:b/>
          <w:b/>
          <w:bCs/>
        </w:rPr>
      </w:pPr>
      <w:r>
        <w:rPr>
          <w:rFonts w:ascii="Aptos" w:hAnsi="Aptos" w:cs="Aptos" w:eastAsia="Aptos"/>
          <w:b/>
          <w:bCs/>
        </w:rPr>
        <w:t xml:space="preserve"> </w:t>
      </w:r>
      <w:r>
        <w:rPr>
          <w:rFonts w:eastAsia="Aptos" w:cs="Aptos"/>
          <w:b/>
          <w:bCs/>
        </w:rPr>
        <w:t>Implementation Steps as follows like below:</w:t>
      </w:r>
    </w:p>
    <w:p>
      <w:pPr>
        <w:pStyle w:val="Normal"/>
        <w:rPr>
          <w:rFonts w:ascii="Aptos" w:hAnsi="Aptos" w:eastAsia="Aptos" w:cs="Aptos"/>
          <w:sz w:val="32"/>
          <w:szCs w:val="32"/>
        </w:rPr>
      </w:pPr>
      <w:r>
        <w:rPr/>
        <w:t xml:space="preserve"> </w:t>
      </w:r>
      <w:r>
        <w:rPr>
          <w:b/>
          <w:bCs/>
        </w:rPr>
        <w:t xml:space="preserve">    </w:t>
      </w:r>
      <w:r>
        <w:rPr>
          <w:b/>
          <w:bCs/>
        </w:rPr>
        <w:t>Security Requirements</w:t>
      </w:r>
    </w:p>
    <w:p>
      <w:pPr>
        <w:pStyle w:val="Normal"/>
        <w:spacing w:before="240" w:after="240"/>
        <w:ind w:left="480" w:hanging="0"/>
        <w:jc w:val="both"/>
        <w:rPr>
          <w:rFonts w:ascii="Aptos" w:hAnsi="Aptos" w:eastAsia="Aptos" w:cs="Aptos"/>
          <w:b/>
          <w:b/>
          <w:bCs/>
        </w:rPr>
      </w:pPr>
      <w:r>
        <w:rPr>
          <w:rFonts w:eastAsia="Aptos" w:cs="Aptos"/>
          <w:b/>
          <w:bCs/>
        </w:rPr>
        <w:t>1.Determine Security Needs:</w:t>
      </w:r>
    </w:p>
    <w:p>
      <w:pPr>
        <w:pStyle w:val="ListParagraph"/>
        <w:numPr>
          <w:ilvl w:val="0"/>
          <w:numId w:val="54"/>
        </w:numPr>
        <w:spacing w:before="0" w:after="0"/>
        <w:contextualSpacing/>
        <w:rPr>
          <w:rFonts w:ascii="Aptos" w:hAnsi="Aptos" w:eastAsia="Aptos" w:cs="Aptos"/>
        </w:rPr>
      </w:pPr>
      <w:r>
        <w:rPr>
          <w:rFonts w:eastAsia="Aptos" w:cs="Aptos"/>
        </w:rPr>
        <w:t>Identify assets needing protection, such as data, software, and hardware.</w:t>
      </w:r>
    </w:p>
    <w:p>
      <w:pPr>
        <w:pStyle w:val="ListParagraph"/>
        <w:numPr>
          <w:ilvl w:val="0"/>
          <w:numId w:val="54"/>
        </w:numPr>
        <w:spacing w:before="240" w:after="0"/>
        <w:contextualSpacing/>
        <w:rPr>
          <w:rFonts w:ascii="Aptos" w:hAnsi="Aptos" w:eastAsia="Aptos" w:cs="Aptos"/>
        </w:rPr>
      </w:pPr>
      <w:r>
        <w:rPr>
          <w:rFonts w:eastAsia="Aptos" w:cs="Aptos"/>
        </w:rPr>
        <w:t>Define specific security requirements for these assets.</w:t>
      </w:r>
    </w:p>
    <w:p>
      <w:pPr>
        <w:pStyle w:val="3"/>
        <w:widowControl/>
        <w:rPr>
          <w:rFonts w:ascii="Aptos" w:hAnsi="Aptos" w:eastAsia="Aptos" w:cs="Aptos"/>
        </w:rPr>
      </w:pPr>
      <w:bookmarkStart w:id="173" w:name="_Toc207723323"/>
      <w:r>
        <w:rPr>
          <w:rFonts w:eastAsia="Aptos" w:cs="Aptos"/>
        </w:rPr>
        <w:t>Detailed Setting Steps</w:t>
      </w:r>
      <w:bookmarkEnd w:id="173"/>
    </w:p>
    <w:p>
      <w:pPr>
        <w:pStyle w:val="Normal"/>
        <w:widowControl/>
        <w:spacing w:lineRule="auto" w:line="259" w:before="16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 Install GnuPG</w:t>
      </w:r>
    </w:p>
    <w:p>
      <w:pPr>
        <w:pStyle w:val="ListParagraph"/>
        <w:widowControl/>
        <w:numPr>
          <w:ilvl w:val="0"/>
          <w:numId w:val="248"/>
        </w:numPr>
        <w:shd w:val="clear" w:color="auto" w:fill="FFFFFF" w:themeFill="background1"/>
        <w:spacing w:lineRule="auto" w:line="259" w:before="0" w:after="300"/>
        <w:contextualSpacing/>
        <w:rPr>
          <w:rFonts w:ascii="Aptos" w:hAnsi="Aptos" w:eastAsia="Aptos" w:cs="Aptos"/>
          <w:color w:val="000000" w:themeColor="text1"/>
        </w:rPr>
      </w:pPr>
      <w:r>
        <w:rPr>
          <w:rFonts w:eastAsia="Aptos" w:cs="Aptos"/>
          <w:color w:val="000000" w:themeColor="text1"/>
          <w:lang w:val="en-IN"/>
        </w:rPr>
        <w:t>GnuPG is usually pre-installed on Ubuntu. To ensure it is installed, run the following command:</w:t>
      </w:r>
    </w:p>
    <w:p>
      <w:pPr>
        <w:pStyle w:val="ListParagraph"/>
        <w:widowControl/>
        <w:numPr>
          <w:ilvl w:val="0"/>
          <w:numId w:val="248"/>
        </w:numPr>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Now install the GnuPG package by using </w:t>
      </w:r>
      <w:r>
        <w:rPr>
          <w:rFonts w:eastAsia="Aptos" w:cs="Aptos"/>
          <w:b/>
          <w:bCs/>
          <w:color w:val="000000" w:themeColor="text1"/>
          <w:lang w:val="en-IN"/>
        </w:rPr>
        <w:t>apt-get update</w:t>
      </w:r>
      <w:r>
        <w:rPr>
          <w:rFonts w:eastAsia="Aptos" w:cs="Aptos"/>
          <w:color w:val="000000" w:themeColor="text1"/>
          <w:lang w:val="en-IN"/>
        </w:rPr>
        <w:t xml:space="preserve"> and</w:t>
      </w:r>
      <w:r>
        <w:rPr>
          <w:rFonts w:eastAsia="Aptos" w:cs="Aptos"/>
          <w:b/>
          <w:bCs/>
          <w:color w:val="000000" w:themeColor="text1"/>
          <w:lang w:val="en-IN"/>
        </w:rPr>
        <w:t xml:space="preserve"> apt-get install gnupg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r>
        <w:rPr>
          <w:rFonts w:eastAsia="Aptos" w:cs="Aptos"/>
          <w:b/>
          <w:bCs/>
          <w:color w:val="000000" w:themeColor="text1"/>
          <w:lang w:val="en-IN"/>
        </w:rPr>
        <w:t>.</w:t>
      </w:r>
    </w:p>
    <w:p>
      <w:pPr>
        <w:pStyle w:val="Normal"/>
        <w:widowControl/>
        <w:spacing w:lineRule="auto" w:line="259" w:before="240" w:after="240"/>
        <w:jc w:val="both"/>
        <w:rPr>
          <w:color w:val="0F4761" w:themeColor="accent1" w:themeShade="bf"/>
          <w:sz w:val="28"/>
          <w:szCs w:val="28"/>
        </w:rPr>
      </w:pPr>
      <w:r>
        <w:rPr>
          <w:color w:val="0F4761" w:themeColor="accent1" w:themeShade="bf"/>
          <w:sz w:val="28"/>
          <w:szCs w:val="28"/>
          <w:lang w:val="en-IN"/>
        </w:rPr>
        <w:t>2. Generate a New Key Pair:</w:t>
      </w:r>
    </w:p>
    <w:p>
      <w:pPr>
        <w:pStyle w:val="Normal"/>
        <w:widowControl/>
        <w:spacing w:lineRule="auto" w:line="259" w:before="0" w:after="0"/>
        <w:jc w:val="both"/>
        <w:rPr>
          <w:color w:val="000000" w:themeColor="text1"/>
        </w:rPr>
      </w:pPr>
      <w:r>
        <w:rPr>
          <w:color w:val="000000" w:themeColor="text1"/>
          <w:lang w:val="en-IN"/>
        </w:rPr>
        <w:t xml:space="preserve">   </w:t>
      </w:r>
      <w:r>
        <w:rPr>
          <w:color w:val="000000" w:themeColor="text1"/>
          <w:lang w:val="en-IN"/>
        </w:rPr>
        <w:t>Execute the command:</w:t>
      </w:r>
    </w:p>
    <w:p>
      <w:pPr>
        <w:pStyle w:val="ListParagraph"/>
        <w:widowControl/>
        <w:numPr>
          <w:ilvl w:val="0"/>
          <w:numId w:val="53"/>
        </w:numPr>
        <w:spacing w:lineRule="auto" w:line="259" w:before="0" w:after="0"/>
        <w:contextualSpacing/>
        <w:jc w:val="both"/>
        <w:rPr>
          <w:color w:val="000000" w:themeColor="text1"/>
        </w:rPr>
      </w:pPr>
      <w:r>
        <w:rPr>
          <w:color w:val="000000" w:themeColor="text1"/>
          <w:lang w:val="en-IN"/>
        </w:rPr>
        <w:t xml:space="preserve"> </w:t>
      </w:r>
      <w:r>
        <w:rPr>
          <w:color w:val="000000" w:themeColor="text1"/>
          <w:lang w:val="en-IN"/>
        </w:rPr>
        <w:t xml:space="preserve">Now Generate the key by using </w:t>
      </w:r>
      <w:r>
        <w:rPr>
          <w:b/>
          <w:bCs/>
          <w:color w:val="000000" w:themeColor="text1"/>
          <w:lang w:val="en-IN"/>
        </w:rPr>
        <w:t xml:space="preserve">gpg --full-generate-key </w:t>
      </w:r>
      <w:r>
        <w:rPr>
          <w:color w:val="000000" w:themeColor="text1"/>
          <w:lang w:val="en-IN"/>
        </w:rPr>
        <w:t>command.</w:t>
      </w:r>
    </w:p>
    <w:p>
      <w:pPr>
        <w:pStyle w:val="Normal"/>
        <w:widowControl/>
        <w:spacing w:lineRule="auto" w:line="259" w:before="0" w:after="0"/>
        <w:jc w:val="both"/>
        <w:rPr>
          <w:color w:val="000000" w:themeColor="text1"/>
        </w:rPr>
      </w:pPr>
      <w:r>
        <w:rPr>
          <w:color w:val="000000" w:themeColor="text1"/>
          <w:lang w:val="en-IN"/>
        </w:rPr>
        <w:t xml:space="preserve">  </w:t>
      </w:r>
    </w:p>
    <w:p>
      <w:pPr>
        <w:pStyle w:val="ListParagraph"/>
        <w:widowControl/>
        <w:numPr>
          <w:ilvl w:val="0"/>
          <w:numId w:val="52"/>
        </w:numPr>
        <w:spacing w:lineRule="auto" w:line="259" w:before="0" w:after="0"/>
        <w:contextualSpacing/>
        <w:jc w:val="both"/>
        <w:rPr>
          <w:color w:val="000000" w:themeColor="text1"/>
        </w:rPr>
      </w:pPr>
      <w:r>
        <w:rPr>
          <w:color w:val="000000" w:themeColor="text1"/>
          <w:lang w:val="en-IN"/>
        </w:rPr>
        <w:t>Follow the prompts to create a key pair. Select RSA and RSA, choose a key size (e.g., 4096 bits), and set the key expiration. Provide a name, email, and passphrase.</w:t>
      </w:r>
    </w:p>
    <w:p>
      <w:pPr>
        <w:pStyle w:val="Normal"/>
        <w:widowControl/>
        <w:spacing w:lineRule="auto" w:line="259" w:before="240" w:after="240"/>
        <w:jc w:val="both"/>
        <w:rPr>
          <w:color w:val="0F4761" w:themeColor="accent1" w:themeShade="bf"/>
          <w:sz w:val="28"/>
          <w:szCs w:val="28"/>
        </w:rPr>
      </w:pPr>
      <w:r>
        <w:rPr>
          <w:color w:val="0F4761" w:themeColor="accent1" w:themeShade="bf"/>
          <w:sz w:val="28"/>
          <w:szCs w:val="28"/>
          <w:lang w:val="en-IN"/>
        </w:rPr>
        <w:t>3.Export the Public Key:</w:t>
      </w:r>
    </w:p>
    <w:p>
      <w:pPr>
        <w:pStyle w:val="ListParagraph"/>
        <w:widowControl/>
        <w:numPr>
          <w:ilvl w:val="0"/>
          <w:numId w:val="51"/>
        </w:numPr>
        <w:spacing w:lineRule="auto" w:line="259" w:before="240" w:after="240"/>
        <w:contextualSpacing/>
        <w:rPr>
          <w:color w:val="000000" w:themeColor="text1"/>
        </w:rPr>
      </w:pPr>
      <w:r>
        <w:rPr>
          <w:color w:val="0F4761" w:themeColor="accent1" w:themeShade="bf"/>
          <w:sz w:val="28"/>
          <w:szCs w:val="28"/>
          <w:lang w:val="en-IN"/>
        </w:rPr>
        <w:t xml:space="preserve"> </w:t>
      </w:r>
      <w:r>
        <w:rPr>
          <w:color w:val="000000" w:themeColor="text1"/>
          <w:lang w:val="en-IN"/>
        </w:rPr>
        <w:t xml:space="preserve">Now Export the Public key by using </w:t>
      </w:r>
      <w:r>
        <w:rPr>
          <w:b/>
          <w:bCs/>
          <w:color w:val="000000" w:themeColor="text1"/>
          <w:lang w:val="en-IN"/>
        </w:rPr>
        <w:t xml:space="preserve">gpg --armor --export </w:t>
      </w:r>
      <w:hyperlink r:id="rId26">
        <w:r>
          <w:rPr>
            <w:rStyle w:val="Internet"/>
            <w:b/>
            <w:bCs/>
            <w:lang w:val="en-IN"/>
          </w:rPr>
          <w:t>you</w:t>
        </w:r>
        <w:r>
          <w:rPr>
            <w:rStyle w:val="Internet"/>
            <w:lang w:val="en-IN"/>
          </w:rPr>
          <w:t>r-email@example.com</w:t>
        </w:r>
      </w:hyperlink>
      <w:r>
        <w:rPr>
          <w:color w:val="000000" w:themeColor="text1"/>
          <w:lang w:val="en-IN"/>
        </w:rPr>
        <w:t xml:space="preserve"> &gt; </w:t>
      </w:r>
      <w:r>
        <w:rPr>
          <w:b/>
          <w:bCs/>
          <w:color w:val="000000" w:themeColor="text1"/>
          <w:lang w:val="en-IN"/>
        </w:rPr>
        <w:t>public-key.asc</w:t>
      </w:r>
      <w:r>
        <w:rPr>
          <w:color w:val="000000" w:themeColor="text1"/>
          <w:lang w:val="en-IN"/>
        </w:rPr>
        <w:t xml:space="preserve"> command.</w:t>
      </w:r>
    </w:p>
    <w:p>
      <w:pPr>
        <w:pStyle w:val="Normal"/>
        <w:widowControl/>
        <w:spacing w:lineRule="auto" w:line="259" w:before="240" w:after="240"/>
        <w:jc w:val="both"/>
        <w:rPr>
          <w:color w:val="0F4761" w:themeColor="accent1" w:themeShade="bf"/>
          <w:sz w:val="28"/>
          <w:szCs w:val="28"/>
        </w:rPr>
      </w:pPr>
      <w:r>
        <w:rPr>
          <w:color w:val="0F4761" w:themeColor="accent1" w:themeShade="bf"/>
          <w:sz w:val="28"/>
          <w:szCs w:val="28"/>
          <w:lang w:val="en-IN"/>
        </w:rPr>
        <w:t>4. Import a Public Key:</w:t>
      </w:r>
    </w:p>
    <w:p>
      <w:pPr>
        <w:pStyle w:val="ListParagraph"/>
        <w:widowControl/>
        <w:numPr>
          <w:ilvl w:val="0"/>
          <w:numId w:val="50"/>
        </w:numPr>
        <w:spacing w:lineRule="auto" w:line="259" w:before="240" w:after="240"/>
        <w:contextualSpacing/>
        <w:rPr>
          <w:color w:val="000000" w:themeColor="text1"/>
        </w:rPr>
      </w:pPr>
      <w:r>
        <w:rPr>
          <w:color w:val="000000" w:themeColor="text1"/>
          <w:lang w:val="en-IN"/>
        </w:rPr>
        <w:t>Now import a public key by using</w:t>
      </w:r>
      <w:r>
        <w:rPr>
          <w:b/>
          <w:bCs/>
          <w:color w:val="000000" w:themeColor="text1"/>
          <w:lang w:val="en-IN"/>
        </w:rPr>
        <w:t xml:space="preserve"> gpg --import public-key.asc </w:t>
      </w:r>
      <w:r>
        <w:rPr>
          <w:color w:val="000000" w:themeColor="text1"/>
          <w:lang w:val="en-IN"/>
        </w:rPr>
        <w:t>command.</w:t>
      </w:r>
    </w:p>
    <w:p>
      <w:pPr>
        <w:pStyle w:val="Normal"/>
        <w:widowControl/>
        <w:spacing w:lineRule="auto" w:line="259" w:before="240" w:after="240"/>
        <w:jc w:val="both"/>
        <w:rPr>
          <w:color w:val="0F4761" w:themeColor="accent1" w:themeShade="bf"/>
          <w:sz w:val="28"/>
          <w:szCs w:val="28"/>
        </w:rPr>
      </w:pPr>
      <w:r>
        <w:rPr>
          <w:color w:val="0F4761" w:themeColor="accent1" w:themeShade="bf"/>
          <w:sz w:val="28"/>
          <w:szCs w:val="28"/>
          <w:lang w:val="en-IN"/>
        </w:rPr>
        <w:t>5.Sign and Encrypt a File:</w:t>
      </w:r>
    </w:p>
    <w:p>
      <w:pPr>
        <w:pStyle w:val="Normal"/>
        <w:widowControl/>
        <w:spacing w:lineRule="auto" w:line="259" w:before="0" w:after="0"/>
        <w:jc w:val="both"/>
        <w:rPr>
          <w:color w:val="000000" w:themeColor="text1"/>
        </w:rPr>
      </w:pPr>
      <w:r>
        <w:rPr>
          <w:color w:val="000000" w:themeColor="text1"/>
          <w:lang w:val="en-IN"/>
        </w:rPr>
        <w:t xml:space="preserve">   </w:t>
      </w:r>
      <w:r>
        <w:rPr>
          <w:color w:val="000000" w:themeColor="text1"/>
          <w:lang w:val="en-IN"/>
        </w:rPr>
        <w:t>To sign a file:</w:t>
      </w:r>
    </w:p>
    <w:p>
      <w:pPr>
        <w:pStyle w:val="ListParagraph"/>
        <w:widowControl/>
        <w:numPr>
          <w:ilvl w:val="0"/>
          <w:numId w:val="49"/>
        </w:numPr>
        <w:spacing w:lineRule="auto" w:line="259" w:before="0" w:after="0"/>
        <w:contextualSpacing/>
        <w:jc w:val="both"/>
        <w:rPr>
          <w:color w:val="000000" w:themeColor="text1"/>
          <w:lang w:val="en-IN"/>
        </w:rPr>
      </w:pPr>
      <w:r>
        <w:rPr>
          <w:color w:val="000000" w:themeColor="text1"/>
          <w:lang w:val="en-IN"/>
        </w:rPr>
        <w:t xml:space="preserve">Now sign a file by using </w:t>
      </w:r>
      <w:r>
        <w:rPr>
          <w:b/>
          <w:bCs/>
          <w:color w:val="000000" w:themeColor="text1"/>
          <w:lang w:val="en-IN"/>
        </w:rPr>
        <w:t xml:space="preserve"> gpg --sign filename</w:t>
      </w:r>
      <w:r>
        <w:rPr>
          <w:color w:val="000000" w:themeColor="text1"/>
          <w:lang w:val="en-IN"/>
        </w:rPr>
        <w:t xml:space="preserve"> command.</w:t>
      </w:r>
    </w:p>
    <w:p>
      <w:pPr>
        <w:pStyle w:val="Normal"/>
        <w:widowControl/>
        <w:spacing w:lineRule="auto" w:line="259" w:before="0" w:after="0"/>
        <w:jc w:val="both"/>
        <w:rPr>
          <w:color w:val="000000" w:themeColor="text1"/>
        </w:rPr>
      </w:pPr>
      <w:r>
        <w:rPr>
          <w:color w:val="000000" w:themeColor="text1"/>
        </w:rPr>
      </w:r>
    </w:p>
    <w:p>
      <w:pPr>
        <w:pStyle w:val="Normal"/>
        <w:widowControl/>
        <w:spacing w:lineRule="auto" w:line="259" w:before="0" w:after="0"/>
        <w:jc w:val="both"/>
        <w:rPr>
          <w:color w:val="000000" w:themeColor="text1"/>
        </w:rPr>
      </w:pPr>
      <w:r>
        <w:rPr>
          <w:color w:val="000000" w:themeColor="text1"/>
          <w:lang w:val="en-IN"/>
        </w:rPr>
        <w:t xml:space="preserve">  </w:t>
      </w:r>
      <w:r>
        <w:rPr>
          <w:color w:val="000000" w:themeColor="text1"/>
          <w:lang w:val="en-IN"/>
        </w:rPr>
        <w:t>To encrypt a file:</w:t>
      </w:r>
    </w:p>
    <w:p>
      <w:pPr>
        <w:pStyle w:val="ListParagraph"/>
        <w:widowControl/>
        <w:numPr>
          <w:ilvl w:val="0"/>
          <w:numId w:val="48"/>
        </w:numPr>
        <w:spacing w:lineRule="auto" w:line="259" w:before="0" w:after="0"/>
        <w:contextualSpacing/>
        <w:rPr>
          <w:color w:val="000000" w:themeColor="text1"/>
        </w:rPr>
      </w:pPr>
      <w:r>
        <w:rPr>
          <w:color w:val="000000" w:themeColor="text1"/>
          <w:lang w:val="en-IN"/>
        </w:rPr>
        <w:t xml:space="preserve"> </w:t>
      </w:r>
      <w:r>
        <w:rPr>
          <w:color w:val="000000" w:themeColor="text1"/>
          <w:lang w:val="en-IN"/>
        </w:rPr>
        <w:t>Now encrypt a file by using</w:t>
      </w:r>
      <w:r>
        <w:rPr>
          <w:b/>
          <w:bCs/>
          <w:color w:val="000000" w:themeColor="text1"/>
          <w:lang w:val="en-IN"/>
        </w:rPr>
        <w:t xml:space="preserve"> gpg --encrypt --recipient </w:t>
      </w:r>
      <w:hyperlink r:id="rId27">
        <w:r>
          <w:rPr>
            <w:rStyle w:val="Internet"/>
            <w:lang w:val="en-IN"/>
          </w:rPr>
          <w:t>recipient-email@example.com</w:t>
        </w:r>
      </w:hyperlink>
      <w:r>
        <w:rPr>
          <w:color w:val="000000" w:themeColor="text1"/>
          <w:lang w:val="en-IN"/>
        </w:rPr>
        <w:t xml:space="preserve"> </w:t>
      </w:r>
      <w:r>
        <w:rPr>
          <w:b/>
          <w:bCs/>
          <w:color w:val="000000" w:themeColor="text1"/>
          <w:lang w:val="en-IN"/>
        </w:rPr>
        <w:t xml:space="preserve">filename </w:t>
      </w:r>
      <w:r>
        <w:rPr>
          <w:color w:val="000000" w:themeColor="text1"/>
          <w:lang w:val="en-IN"/>
        </w:rPr>
        <w:t>command.</w:t>
      </w:r>
    </w:p>
    <w:p>
      <w:pPr>
        <w:pStyle w:val="Normal"/>
        <w:widowControl/>
        <w:spacing w:lineRule="auto" w:line="259" w:before="240" w:after="240"/>
        <w:jc w:val="both"/>
        <w:rPr>
          <w:color w:val="0F4761" w:themeColor="accent1" w:themeShade="bf"/>
          <w:sz w:val="28"/>
          <w:szCs w:val="28"/>
        </w:rPr>
      </w:pPr>
      <w:r>
        <w:rPr>
          <w:color w:val="0F4761" w:themeColor="accent1" w:themeShade="bf"/>
          <w:sz w:val="28"/>
          <w:szCs w:val="28"/>
          <w:lang w:val="en-IN"/>
        </w:rPr>
        <w:t>6.Decrypt and Verify a File:</w:t>
      </w:r>
    </w:p>
    <w:p>
      <w:pPr>
        <w:pStyle w:val="Normal"/>
        <w:widowControl/>
        <w:spacing w:lineRule="auto" w:line="259" w:before="0" w:after="0"/>
        <w:jc w:val="both"/>
        <w:rPr>
          <w:color w:val="000000" w:themeColor="text1"/>
        </w:rPr>
      </w:pPr>
      <w:r>
        <w:rPr>
          <w:color w:val="000000" w:themeColor="text1"/>
          <w:lang w:val="en-IN"/>
        </w:rPr>
        <w:t xml:space="preserve">    </w:t>
      </w:r>
      <w:r>
        <w:rPr>
          <w:color w:val="000000" w:themeColor="text1"/>
          <w:lang w:val="en-IN"/>
        </w:rPr>
        <w:t>To decrypt a file:</w:t>
      </w:r>
    </w:p>
    <w:p>
      <w:pPr>
        <w:pStyle w:val="ListParagraph"/>
        <w:widowControl/>
        <w:numPr>
          <w:ilvl w:val="0"/>
          <w:numId w:val="47"/>
        </w:numPr>
        <w:spacing w:lineRule="auto" w:line="259" w:before="0" w:after="0"/>
        <w:contextualSpacing/>
        <w:jc w:val="both"/>
        <w:rPr>
          <w:color w:val="000000" w:themeColor="text1"/>
        </w:rPr>
      </w:pPr>
      <w:r>
        <w:rPr>
          <w:color w:val="000000" w:themeColor="text1"/>
          <w:lang w:val="en-IN"/>
        </w:rPr>
        <w:t xml:space="preserve">Now Decrypt the file by using </w:t>
      </w:r>
      <w:r>
        <w:rPr>
          <w:b/>
          <w:bCs/>
          <w:color w:val="000000" w:themeColor="text1"/>
          <w:lang w:val="en-IN"/>
        </w:rPr>
        <w:t xml:space="preserve">gpg --decrypt filename.gpg </w:t>
      </w:r>
      <w:r>
        <w:rPr>
          <w:color w:val="000000" w:themeColor="text1"/>
          <w:lang w:val="en-IN"/>
        </w:rPr>
        <w:t>command.</w:t>
      </w:r>
    </w:p>
    <w:p>
      <w:pPr>
        <w:pStyle w:val="Normal"/>
        <w:widowControl/>
        <w:spacing w:lineRule="auto" w:line="259" w:before="0" w:after="0"/>
        <w:jc w:val="both"/>
        <w:rPr>
          <w:color w:val="000000" w:themeColor="text1"/>
          <w:lang w:val="en-IN"/>
        </w:rPr>
      </w:pPr>
      <w:r>
        <w:rPr>
          <w:color w:val="000000" w:themeColor="text1"/>
          <w:lang w:val="en-IN"/>
        </w:rPr>
      </w:r>
    </w:p>
    <w:p>
      <w:pPr>
        <w:pStyle w:val="Normal"/>
        <w:widowControl/>
        <w:spacing w:lineRule="auto" w:line="259" w:before="0" w:after="0"/>
        <w:jc w:val="both"/>
        <w:rPr>
          <w:color w:val="000000" w:themeColor="text1"/>
        </w:rPr>
      </w:pPr>
      <w:r>
        <w:rPr>
          <w:color w:val="000000" w:themeColor="text1"/>
          <w:lang w:val="en-IN"/>
        </w:rPr>
        <w:t xml:space="preserve">    </w:t>
      </w:r>
      <w:r>
        <w:rPr>
          <w:color w:val="000000" w:themeColor="text1"/>
          <w:lang w:val="en-IN"/>
        </w:rPr>
        <w:t>To verify a signed file:</w:t>
      </w:r>
    </w:p>
    <w:p>
      <w:pPr>
        <w:pStyle w:val="ListParagraph"/>
        <w:widowControl/>
        <w:numPr>
          <w:ilvl w:val="0"/>
          <w:numId w:val="46"/>
        </w:numPr>
        <w:spacing w:lineRule="auto" w:line="259" w:before="0" w:after="0"/>
        <w:contextualSpacing/>
        <w:jc w:val="both"/>
        <w:rPr>
          <w:color w:val="000000" w:themeColor="text1"/>
        </w:rPr>
      </w:pPr>
      <w:r>
        <w:rPr>
          <w:color w:val="000000" w:themeColor="text1"/>
          <w:lang w:val="en-IN"/>
        </w:rPr>
        <w:t xml:space="preserve"> </w:t>
      </w:r>
      <w:r>
        <w:rPr>
          <w:color w:val="000000" w:themeColor="text1"/>
          <w:lang w:val="en-IN"/>
        </w:rPr>
        <w:t xml:space="preserve">Now verify a signed file by using </w:t>
      </w:r>
      <w:r>
        <w:rPr>
          <w:b/>
          <w:bCs/>
          <w:color w:val="000000" w:themeColor="text1"/>
          <w:lang w:val="en-IN"/>
        </w:rPr>
        <w:t>gpg --verify filename.sig</w:t>
      </w:r>
      <w:r>
        <w:rPr>
          <w:color w:val="000000" w:themeColor="text1"/>
          <w:lang w:val="en-IN"/>
        </w:rPr>
        <w:t xml:space="preserve"> command.</w:t>
      </w:r>
    </w:p>
    <w:p>
      <w:pPr>
        <w:pStyle w:val="Normal"/>
        <w:widowControl/>
        <w:spacing w:lineRule="auto" w:line="259" w:before="0" w:after="0"/>
        <w:jc w:val="both"/>
        <w:rPr>
          <w:color w:val="000000" w:themeColor="text1"/>
        </w:rPr>
      </w:pPr>
      <w:r>
        <w:rPr>
          <w:color w:val="000000" w:themeColor="text1"/>
        </w:rPr>
      </w:r>
    </w:p>
    <w:p>
      <w:pPr>
        <w:pStyle w:val="Normal"/>
        <w:widowControl/>
        <w:spacing w:lineRule="auto" w:line="259" w:before="240" w:after="160"/>
        <w:rPr>
          <w:color w:val="0F4761" w:themeColor="accent1" w:themeShade="bf"/>
          <w:sz w:val="28"/>
          <w:szCs w:val="28"/>
        </w:rPr>
      </w:pPr>
      <w:r>
        <w:rPr>
          <w:color w:val="0F4761" w:themeColor="accent1" w:themeShade="bf"/>
          <w:sz w:val="28"/>
          <w:szCs w:val="28"/>
          <w:lang w:val="en-IN"/>
        </w:rPr>
        <w:t>7. Secure Boot Process</w:t>
      </w:r>
    </w:p>
    <w:p>
      <w:pPr>
        <w:pStyle w:val="Normal"/>
        <w:spacing w:lineRule="auto" w:line="259" w:before="0" w:after="0"/>
        <w:rPr>
          <w:color w:val="000000" w:themeColor="text1"/>
        </w:rPr>
      </w:pPr>
      <w:r>
        <w:rPr>
          <w:b/>
          <w:bCs/>
          <w:color w:val="000000" w:themeColor="text1"/>
          <w:lang w:val="en-IN"/>
        </w:rPr>
        <w:t xml:space="preserve">     </w:t>
      </w:r>
      <w:r>
        <w:rPr>
          <w:b/>
          <w:bCs/>
          <w:color w:val="000000" w:themeColor="text1"/>
          <w:lang w:val="en-IN"/>
        </w:rPr>
        <w:t>Configure Secure Boot</w:t>
      </w:r>
      <w:r>
        <w:rPr>
          <w:color w:val="000000" w:themeColor="text1"/>
          <w:lang w:val="en-IN"/>
        </w:rPr>
        <w:t>:</w:t>
      </w:r>
    </w:p>
    <w:p>
      <w:pPr>
        <w:pStyle w:val="ListParagraph"/>
        <w:numPr>
          <w:ilvl w:val="0"/>
          <w:numId w:val="20"/>
        </w:numPr>
        <w:spacing w:lineRule="auto" w:line="259" w:before="0" w:after="0"/>
        <w:contextualSpacing/>
        <w:rPr>
          <w:color w:val="000000" w:themeColor="text1"/>
        </w:rPr>
      </w:pPr>
      <w:r>
        <w:rPr>
          <w:color w:val="000000" w:themeColor="text1"/>
          <w:lang w:val="en-IN"/>
        </w:rPr>
        <w:t>Ensure Secure Boot is enabled.</w:t>
      </w:r>
    </w:p>
    <w:p>
      <w:pPr>
        <w:pStyle w:val="Normal"/>
        <w:spacing w:lineRule="auto" w:line="259" w:before="0" w:after="0"/>
        <w:ind w:left="480" w:hanging="0"/>
        <w:rPr>
          <w:color w:val="000000" w:themeColor="text1"/>
        </w:rPr>
      </w:pPr>
      <w:r>
        <w:rPr>
          <w:color w:val="000000" w:themeColor="text1"/>
          <w:lang w:val="en-IN"/>
        </w:rPr>
        <w:t>The bootloader should be signed. Ubuntu uses</w:t>
      </w:r>
      <w:r>
        <w:rPr>
          <w:b/>
          <w:bCs/>
          <w:color w:val="000000" w:themeColor="text1"/>
          <w:lang w:val="en-IN"/>
        </w:rPr>
        <w:t xml:space="preserve"> shim and grub-efi-arm64-signed packages</w:t>
      </w:r>
      <w:r>
        <w:rPr>
          <w:color w:val="000000" w:themeColor="text1"/>
          <w:lang w:val="en-IN"/>
        </w:rPr>
        <w:t xml:space="preserve"> to support Secure Boot:</w:t>
      </w:r>
    </w:p>
    <w:p>
      <w:pPr>
        <w:pStyle w:val="ListParagraph"/>
        <w:numPr>
          <w:ilvl w:val="0"/>
          <w:numId w:val="20"/>
        </w:numPr>
        <w:spacing w:lineRule="auto" w:line="259" w:before="0" w:after="0"/>
        <w:contextualSpacing/>
        <w:rPr>
          <w:color w:val="000000" w:themeColor="text1"/>
        </w:rPr>
      </w:pPr>
      <w:r>
        <w:rPr>
          <w:color w:val="000000" w:themeColor="text1"/>
          <w:lang w:val="en-IN"/>
        </w:rPr>
        <w:t xml:space="preserve">Now install the packages by using </w:t>
      </w:r>
      <w:r>
        <w:rPr>
          <w:b/>
          <w:bCs/>
          <w:color w:val="000000" w:themeColor="text1"/>
          <w:lang w:val="en-IN"/>
        </w:rPr>
        <w:t xml:space="preserve">apt-get install shim-signed grub-efi-arm64-signed </w:t>
      </w:r>
      <w:r>
        <w:rPr>
          <w:color w:val="000000" w:themeColor="text1"/>
          <w:lang w:val="en-IN"/>
        </w:rPr>
        <w:t>commands with</w:t>
      </w:r>
      <w:r>
        <w:rPr>
          <w:b/>
          <w:bCs/>
          <w:color w:val="000000" w:themeColor="text1"/>
          <w:lang w:val="en-IN"/>
        </w:rPr>
        <w:t xml:space="preserve"> sudo </w:t>
      </w:r>
      <w:r>
        <w:rPr>
          <w:color w:val="000000" w:themeColor="text1"/>
          <w:lang w:val="en-IN"/>
        </w:rPr>
        <w:t>privileges.</w:t>
      </w:r>
    </w:p>
    <w:p>
      <w:pPr>
        <w:pStyle w:val="ListParagraph"/>
        <w:spacing w:lineRule="auto" w:line="259" w:before="240" w:after="240"/>
        <w:contextualSpacing/>
        <w:rPr>
          <w:b/>
          <w:b/>
          <w:bCs/>
          <w:color w:val="000000" w:themeColor="text1"/>
          <w:lang w:val="en-IN"/>
        </w:rPr>
      </w:pPr>
      <w:r>
        <w:rPr>
          <w:b/>
          <w:bCs/>
          <w:color w:val="000000" w:themeColor="text1"/>
          <w:lang w:val="en-IN"/>
        </w:rPr>
      </w:r>
    </w:p>
    <w:p>
      <w:pPr>
        <w:pStyle w:val="2"/>
        <w:widowControl/>
        <w:rPr/>
      </w:pPr>
      <w:bookmarkStart w:id="174" w:name="_Toc207723324"/>
      <w:r>
        <w:rPr/>
        <w:t>HDR 3.14 – Integrity of the Boot process</w:t>
      </w:r>
      <w:bookmarkEnd w:id="174"/>
    </w:p>
    <w:p>
      <w:pPr>
        <w:pStyle w:val="Normal"/>
        <w:rPr>
          <w:rFonts w:ascii="Aptos" w:hAnsi="Aptos" w:eastAsia="Aptos" w:cs="Aptos"/>
        </w:rPr>
      </w:pPr>
      <w:r>
        <w:rPr>
          <w:rFonts w:eastAsia="Aptos" w:cs="Aptos"/>
          <w:color w:val="000000" w:themeColor="text1"/>
        </w:rPr>
        <w:t>The content of HDR 3.14 RE(1) already includes the requirements of HDR 3.14.</w:t>
      </w:r>
    </w:p>
    <w:p>
      <w:pPr>
        <w:pStyle w:val="3"/>
        <w:widowControl/>
        <w:spacing w:lineRule="auto" w:line="240" w:before="160" w:after="0"/>
        <w:rPr>
          <w:rFonts w:ascii="Aptos" w:hAnsi="Aptos" w:eastAsia="Aptos" w:cs="Aptos"/>
        </w:rPr>
      </w:pPr>
      <w:bookmarkStart w:id="175" w:name="_Toc207723325"/>
      <w:r>
        <w:rPr>
          <w:rFonts w:eastAsia="Aptos" w:cs="Aptos"/>
        </w:rPr>
        <w:t>Statement</w:t>
      </w:r>
      <w:bookmarkEnd w:id="175"/>
    </w:p>
    <w:p>
      <w:pPr>
        <w:pStyle w:val="NormalWeb"/>
        <w:shd w:val="clear" w:color="auto" w:fill="FFFFFF" w:themeFill="background1"/>
        <w:spacing w:before="280" w:afterAutospacing="0" w:after="0"/>
        <w:rPr>
          <w:rFonts w:ascii="Aptos" w:hAnsi="Aptos" w:eastAsia="Aptos" w:cs="Aptos"/>
          <w:color w:val="000000" w:themeColor="text1"/>
          <w:sz w:val="21"/>
          <w:szCs w:val="21"/>
        </w:rPr>
      </w:pPr>
      <w:r>
        <w:rPr>
          <w:rFonts w:ascii="Aptos" w:hAnsi="Aptos" w:cs="Aptos" w:eastAsia="Aptos"/>
          <w:color w:val="000000" w:themeColor="text1"/>
          <w:sz w:val="21"/>
          <w:szCs w:val="21"/>
        </w:rPr>
        <w:t xml:space="preserve"> </w:t>
      </w:r>
      <w:r>
        <w:rPr>
          <w:rFonts w:eastAsia="Aptos" w:cs="Aptos" w:ascii="Aptos" w:hAnsi="Aptos"/>
          <w:color w:val="000000" w:themeColor="text1"/>
          <w:sz w:val="21"/>
          <w:szCs w:val="21"/>
        </w:rPr>
        <w:t>N/A</w:t>
      </w:r>
    </w:p>
    <w:p>
      <w:pPr>
        <w:pStyle w:val="3"/>
        <w:widowControl/>
        <w:rPr>
          <w:rFonts w:ascii="Aptos" w:hAnsi="Aptos" w:eastAsia="Aptos" w:cs="Aptos"/>
        </w:rPr>
      </w:pPr>
      <w:bookmarkStart w:id="176" w:name="_Toc207723326"/>
      <w:r>
        <w:rPr/>
        <w:t>Evidence</w:t>
      </w:r>
      <w:bookmarkEnd w:id="176"/>
    </w:p>
    <w:p>
      <w:pPr>
        <w:pStyle w:val="Normal"/>
        <w:widowControl/>
        <w:rPr>
          <w:rFonts w:ascii="Aptos" w:hAnsi="Aptos" w:eastAsia="Aptos" w:cs="Aptos"/>
          <w:color w:val="0F4761" w:themeColor="accent1" w:themeShade="bf"/>
          <w:sz w:val="32"/>
          <w:szCs w:val="32"/>
        </w:rPr>
      </w:pPr>
      <w:r>
        <w:rPr/>
        <w:t>N/A</w:t>
      </w:r>
    </w:p>
    <w:p>
      <w:pPr>
        <w:pStyle w:val="3"/>
        <w:widowControl/>
        <w:spacing w:lineRule="auto" w:line="240" w:before="160" w:after="0"/>
        <w:rPr>
          <w:rFonts w:ascii="Aptos" w:hAnsi="Aptos" w:eastAsia="Aptos" w:cs="Aptos"/>
        </w:rPr>
      </w:pPr>
      <w:bookmarkStart w:id="177" w:name="_Toc207723327"/>
      <w:r>
        <w:rPr>
          <w:rFonts w:eastAsia="Aptos" w:cs="Aptos"/>
        </w:rPr>
        <w:t>Detailed Setting Steps</w:t>
      </w:r>
      <w:bookmarkEnd w:id="177"/>
    </w:p>
    <w:p>
      <w:pPr>
        <w:pStyle w:val="Normal"/>
        <w:widowControl/>
        <w:spacing w:lineRule="auto" w:line="240" w:before="0" w:after="0"/>
        <w:rPr>
          <w:rFonts w:eastAsia="新細明體" w:cs="Segoe UI"/>
        </w:rPr>
      </w:pPr>
      <w:r>
        <w:rPr>
          <w:rFonts w:eastAsia="新細明體" w:cs="Segoe UI"/>
        </w:rPr>
        <w:t>N/A</w:t>
      </w:r>
    </w:p>
    <w:p>
      <w:pPr>
        <w:pStyle w:val="Normal"/>
        <w:widowControl/>
        <w:spacing w:lineRule="auto" w:line="240" w:before="0" w:after="0"/>
        <w:rPr>
          <w:rFonts w:eastAsia="新細明體" w:cs="Segoe UI"/>
        </w:rPr>
      </w:pPr>
      <w:r>
        <w:rPr>
          <w:rFonts w:eastAsia="新細明體" w:cs="Segoe UI"/>
        </w:rPr>
      </w:r>
    </w:p>
    <w:p>
      <w:pPr>
        <w:pStyle w:val="2"/>
        <w:widowControl/>
        <w:rPr>
          <w:rFonts w:ascii="Aptos" w:hAnsi="Aptos" w:eastAsia="Aptos" w:cs="Aptos"/>
          <w:sz w:val="28"/>
          <w:szCs w:val="28"/>
        </w:rPr>
      </w:pPr>
      <w:bookmarkStart w:id="178" w:name="_Toc207723328"/>
      <w:r>
        <w:rPr/>
        <w:t>HDR 3.14</w:t>
      </w:r>
      <w:r>
        <w:rPr>
          <w:rFonts w:eastAsia="Aptos" w:cs="Aptos" w:ascii="Aptos" w:hAnsi="Aptos"/>
          <w:sz w:val="28"/>
          <w:szCs w:val="28"/>
        </w:rPr>
        <w:t xml:space="preserve"> </w:t>
      </w:r>
      <w:r>
        <w:rPr/>
        <w:t>(1)</w:t>
      </w:r>
      <w:r>
        <w:rPr>
          <w:rFonts w:eastAsia="Aptos" w:cs="Aptos" w:ascii="Aptos" w:hAnsi="Aptos"/>
          <w:sz w:val="28"/>
          <w:szCs w:val="28"/>
        </w:rPr>
        <w:t xml:space="preserve"> – </w:t>
      </w:r>
      <w:r>
        <w:rPr/>
        <w:t>Authenticity of the Boot process</w:t>
      </w:r>
      <w:bookmarkEnd w:id="178"/>
    </w:p>
    <w:p>
      <w:pPr>
        <w:pStyle w:val="Normal"/>
        <w:widowControl/>
        <w:jc w:val="both"/>
        <w:rPr>
          <w:rFonts w:ascii="Aptos" w:hAnsi="Aptos" w:cs="Aptos"/>
        </w:rPr>
      </w:pPr>
      <w:ins w:id="2154" w:author="Winston.Huang" w:date="2025-05-16T16:30:00Z">
        <w:r>
          <w:rPr>
            <w:rFonts w:eastAsia="Aptos" w:cs="Aptos"/>
          </w:rPr>
          <w:t>Boot process authenticity ensures that every component involved in initializing and starting the operating system</w:t>
        </w:r>
      </w:ins>
      <w:ins w:id="2155" w:author="Winston.Huang" w:date="2025-05-16T17:14:00Z">
        <w:r>
          <w:rPr>
            <w:rFonts w:eastAsia="Aptos" w:cs="Aptos"/>
          </w:rPr>
          <w:t xml:space="preserve"> </w:t>
        </w:r>
      </w:ins>
      <w:ins w:id="2156" w:author="Winston.Huang" w:date="2025-05-16T16:30:00Z">
        <w:r>
          <w:rPr>
            <w:rFonts w:eastAsia="Aptos" w:cs="Aptos"/>
          </w:rPr>
          <w:t>such as firmware, bootloader, kernel, drivers, and critical modules</w:t>
        </w:r>
      </w:ins>
      <w:ins w:id="2157" w:author="Winston.Huang" w:date="2025-05-16T17:15:00Z">
        <w:r>
          <w:rPr>
            <w:rFonts w:eastAsia="Aptos" w:cs="Aptos"/>
          </w:rPr>
          <w:t xml:space="preserve"> </w:t>
        </w:r>
      </w:ins>
      <w:ins w:id="2158" w:author="Winston.Huang" w:date="2025-05-16T16:30:00Z">
        <w:r>
          <w:rPr>
            <w:rFonts w:eastAsia="Aptos" w:cs="Aptos"/>
          </w:rPr>
          <w:t>is verified to be genuine, unaltered, and free from unauthorized modifications. This verification process guarantees that only trusted and authorized software is executed during system boot, thereby maintaining the integrity and security of the entire boot chain</w:t>
        </w:r>
      </w:ins>
      <w:del w:id="2159" w:author="Winston.Huang" w:date="2025-05-16T16:30:00Z">
        <w:r>
          <w:rPr>
            <w:rFonts w:eastAsia="Aptos" w:cs="Aptos"/>
          </w:rPr>
          <w:delText>The authenticity of the boot process refers to ensuring that all components involved in starting the operating system are genuine and have not been altered or compromised by unauthorized parties. This involves verifying that the firmware, bootloader, kernel, drivers, and other essential components have not been tampered with and originate from trusted sources</w:delText>
        </w:r>
      </w:del>
      <w:r>
        <w:rPr>
          <w:rFonts w:eastAsia="Aptos" w:cs="Aptos"/>
        </w:rPr>
        <w:t>.</w:t>
      </w:r>
    </w:p>
    <w:p>
      <w:pPr>
        <w:pStyle w:val="3"/>
        <w:widowControl/>
        <w:rPr>
          <w:rFonts w:ascii="Aptos" w:hAnsi="Aptos" w:eastAsia="Aptos" w:cs="Aptos"/>
        </w:rPr>
      </w:pPr>
      <w:bookmarkStart w:id="179" w:name="_Toc207723329"/>
      <w:r>
        <w:rPr>
          <w:rFonts w:eastAsia="Aptos" w:cs="Aptos"/>
        </w:rPr>
        <w:t>Statement</w:t>
      </w:r>
      <w:bookmarkEnd w:id="179"/>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rPr>
      </w:pPr>
      <w:ins w:id="2160" w:author="Winston.Huang" w:date="2025-05-16T16:42:00Z">
        <w:r>
          <w:rPr>
            <w:rFonts w:eastAsia="新細明體" w:cs="Arial" w:ascii="Aptos" w:hAnsi="Aptos" w:asciiTheme="minorHAnsi" w:cstheme="minorBidi" w:eastAsiaTheme="minorEastAsia" w:hAnsiTheme="minorHAnsi"/>
            <w:color w:val="000000" w:themeColor="text1"/>
          </w:rPr>
          <w:t>The authenticity of the boot process ensures that all components involved in initializing and launching the operating system</w:t>
        </w:r>
      </w:ins>
      <w:ins w:id="2161" w:author="Winston.Huang" w:date="2025-05-16T17:15:00Z">
        <w:r>
          <w:rPr>
            <w:rFonts w:eastAsia="新細明體" w:cs="Arial" w:ascii="Aptos" w:hAnsi="Aptos" w:asciiTheme="minorHAnsi" w:cstheme="minorBidi" w:eastAsiaTheme="minorEastAsia" w:hAnsiTheme="minorHAnsi"/>
            <w:color w:val="000000" w:themeColor="text1"/>
          </w:rPr>
          <w:t xml:space="preserve"> </w:t>
        </w:r>
      </w:ins>
      <w:ins w:id="2162" w:author="Winston.Huang" w:date="2025-05-16T16:42:00Z">
        <w:r>
          <w:rPr>
            <w:rFonts w:eastAsia="新細明體" w:cs="Arial" w:ascii="Aptos" w:hAnsi="Aptos" w:asciiTheme="minorHAnsi" w:cstheme="minorBidi" w:eastAsiaTheme="minorEastAsia" w:hAnsiTheme="minorHAnsi"/>
            <w:color w:val="000000" w:themeColor="text1"/>
          </w:rPr>
          <w:t>including firmware, bootloader, kernel, drivers, and other critical modules—are verified as genuine, unmodified, and sourced from trusted parties. This is achieved through the combined use of hardware-based trusted execution environments and the operating system</w:t>
        </w:r>
      </w:ins>
      <w:ins w:id="2163" w:author="Winston.Huang" w:date="2025-05-16T17:15:00Z">
        <w:r>
          <w:rPr>
            <w:rFonts w:eastAsia="新細明體" w:cs="Arial" w:ascii="Aptos" w:hAnsi="Aptos" w:asciiTheme="minorHAnsi" w:cstheme="minorBidi" w:eastAsiaTheme="minorEastAsia" w:hAnsiTheme="minorHAnsi"/>
            <w:color w:val="000000" w:themeColor="text1"/>
          </w:rPr>
          <w:t>’</w:t>
        </w:r>
      </w:ins>
      <w:ins w:id="2164" w:author="Winston.Huang" w:date="2025-05-16T16:42:00Z">
        <w:r>
          <w:rPr>
            <w:rFonts w:eastAsia="新細明體" w:cs="Arial" w:ascii="Aptos" w:hAnsi="Aptos" w:asciiTheme="minorHAnsi" w:cstheme="minorBidi" w:eastAsiaTheme="minorEastAsia" w:hAnsiTheme="minorHAnsi"/>
            <w:color w:val="000000" w:themeColor="text1"/>
          </w:rPr>
          <w:t>s Secure Boot implementation. These mechanisms enforce cryptographic verification of all boot components before execution, guaranteeing the integrity and authenticity of the entire boot chain in compliance with IEC 62443 4-2 HDR 3.14 requirements.</w:t>
        </w:r>
      </w:ins>
      <w:del w:id="2165" w:author="Winston.Huang" w:date="2025-05-16T16:42:00Z">
        <w:r>
          <w:rPr>
            <w:rFonts w:eastAsia="新細明體" w:cs="Arial" w:ascii="Aptos" w:hAnsi="Aptos" w:asciiTheme="minorHAnsi" w:cstheme="minorBidi" w:eastAsiaTheme="minorEastAsia" w:hAnsiTheme="minorHAnsi"/>
            <w:color w:val="000000" w:themeColor="text1"/>
          </w:rPr>
          <w:delText>This document outlines the compliance strategy for the integrity and authenticity of the boot process on systems running the Ubuntu 22.04 operating system, in alignment with the IEC 62443 4-2 HDR 3.14 requirements. The approach utilizes Secure Boot ensure that both the integrity and authenticity of firmware, software, and configuration data are verified before being utilized in the boot process.</w:delText>
        </w:r>
      </w:del>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color w:val="000000" w:themeColor="text1"/>
        </w:rPr>
      </w:pPr>
      <w:r>
        <w:rPr>
          <w:rFonts w:eastAsia="新細明體" w:cs="Arial" w:cstheme="minorBidi" w:eastAsiaTheme="minorEastAsia" w:ascii="Aptos" w:hAnsi="Aptos"/>
          <w:color w:val="000000" w:themeColor="text1"/>
        </w:rPr>
      </w:r>
    </w:p>
    <w:p>
      <w:pPr>
        <w:pStyle w:val="3"/>
        <w:widowControl/>
        <w:rPr>
          <w:rFonts w:ascii="Aptos" w:hAnsi="Aptos" w:eastAsia="新細明體" w:cs="Aptos" w:eastAsiaTheme="minorEastAsia"/>
          <w:ins w:id="2167" w:author="Winston.Huang" w:date="2025-05-16T16:48:00Z"/>
        </w:rPr>
      </w:pPr>
      <w:ins w:id="2166" w:author="Winston.Huang" w:date="2025-05-16T16:48:00Z">
        <w:bookmarkStart w:id="180" w:name="_Toc207723330"/>
        <w:r>
          <w:rPr>
            <w:rFonts w:eastAsia="Aptos" w:cs="Aptos"/>
          </w:rPr>
          <w:t>Evidence</w:t>
        </w:r>
      </w:ins>
      <w:bookmarkEnd w:id="180"/>
    </w:p>
    <w:p>
      <w:pPr>
        <w:pStyle w:val="Normal"/>
        <w:jc w:val="both"/>
        <w:rPr>
          <w:rFonts w:ascii="Aptos" w:hAnsi="Aptos" w:eastAsia="Aptos" w:cs="Aptos"/>
          <w:ins w:id="2170" w:author="Winston.Huang" w:date="2025-05-16T16:48:00Z"/>
        </w:rPr>
      </w:pPr>
      <w:ins w:id="2168" w:author="Winston.Huang" w:date="2025-05-16T16:50:00Z">
        <w:r>
          <w:rPr/>
          <w:t>This implementation combines hardware-rooted key storage with strict signature validation and audit logging, delivering a resilient verified boot process that effectively prevents unauthorized or tampered code execution, thus ensuring compliance with IEC 62443 4-2 HDR 3.14 requirements.</w:t>
        </w:r>
      </w:ins>
      <w:ins w:id="2169" w:author="Winston.Huang" w:date="2025-05-16T16:48:00Z">
        <w:r>
          <w:rPr/>
          <w:t>.</w:t>
        </w:r>
      </w:ins>
    </w:p>
    <w:p>
      <w:pPr>
        <w:pStyle w:val="ListParagraph"/>
        <w:numPr>
          <w:ilvl w:val="0"/>
          <w:numId w:val="7"/>
        </w:numPr>
        <w:spacing w:before="0" w:after="0"/>
        <w:ind w:left="426" w:hanging="360"/>
        <w:contextualSpacing/>
        <w:rPr>
          <w:rFonts w:ascii="Aptos" w:hAnsi="Aptos" w:eastAsia="Aptos" w:cs="Aptos"/>
          <w:ins w:id="2171" w:author="Winston.Huang" w:date="2025-05-16T16:51:00Z"/>
        </w:rPr>
      </w:pPr>
      <w:r>
        <w:rPr/>
        <w:t xml:space="preserve">Please refer to </w:t>
      </w:r>
      <w:hyperlink w:anchor="_Development_Stage_Proof">
        <w:r>
          <w:rPr>
            <w:rStyle w:val="Internet"/>
          </w:rPr>
          <w:t>Development Stage Proof of RSA 3072 Usage</w:t>
        </w:r>
      </w:hyperlink>
      <w:r>
        <w:rPr/>
        <w:t xml:space="preserve"> </w:t>
      </w:r>
    </w:p>
    <w:p>
      <w:pPr>
        <w:pStyle w:val="ListParagraph"/>
        <w:numPr>
          <w:ilvl w:val="0"/>
          <w:numId w:val="7"/>
        </w:numPr>
        <w:spacing w:before="0" w:after="0"/>
        <w:ind w:left="426" w:hanging="360"/>
        <w:contextualSpacing/>
        <w:rPr>
          <w:rFonts w:ascii="Aptos" w:hAnsi="Aptos" w:eastAsia="Aptos" w:cs="Aptos"/>
          <w:ins w:id="2173" w:author="Winston.Huang" w:date="2025-05-16T16:51:00Z"/>
        </w:rPr>
      </w:pPr>
      <w:ins w:id="2172" w:author="Winston.Huang" w:date="2025-05-16T16:51:00Z">
        <w:r>
          <w:rPr/>
          <w:t>The platform incorporates hardware-based trusted execution environments (such as ARM TrustZone) that protect the boot process and sensitive security assets.</w:t>
        </w:r>
      </w:ins>
    </w:p>
    <w:p>
      <w:pPr>
        <w:pStyle w:val="ListParagraph"/>
        <w:numPr>
          <w:ilvl w:val="0"/>
          <w:numId w:val="7"/>
        </w:numPr>
        <w:spacing w:before="0" w:after="0"/>
        <w:ind w:left="426" w:hanging="360"/>
        <w:contextualSpacing/>
        <w:rPr>
          <w:rFonts w:ascii="Aptos" w:hAnsi="Aptos" w:eastAsia="Aptos" w:cs="Aptos"/>
          <w:ins w:id="2175" w:author="Winston.Huang" w:date="2025-05-16T16:51:00Z"/>
        </w:rPr>
      </w:pPr>
      <w:ins w:id="2174" w:author="Winston.Huang" w:date="2025-05-16T16:51:00Z">
        <w:r>
          <w:rPr/>
          <w:t>The secure bootloader verifies the digital signatures of all boot components—including firmware and kernel images—using cryptographic keys securely stored in hardware-protected storage (e.g., eFuse or One-Time Programmable memory).</w:t>
        </w:r>
      </w:ins>
    </w:p>
    <w:p>
      <w:pPr>
        <w:pStyle w:val="ListParagraph"/>
        <w:numPr>
          <w:ilvl w:val="0"/>
          <w:numId w:val="7"/>
        </w:numPr>
        <w:spacing w:before="0" w:after="0"/>
        <w:ind w:left="426" w:hanging="360"/>
        <w:contextualSpacing/>
        <w:rPr>
          <w:rFonts w:ascii="Aptos" w:hAnsi="Aptos" w:eastAsia="Aptos" w:cs="Aptos"/>
          <w:ins w:id="2177" w:author="Winston.Huang" w:date="2025-05-16T16:52:00Z"/>
        </w:rPr>
      </w:pPr>
      <w:ins w:id="2176" w:author="Winston.Huang" w:date="2025-05-16T16:52:00Z">
        <w:r>
          <w:rPr/>
          <w:t>The operating system supports Secure Boot, enforcing signature verification and integrity checks on bootloaders and kernel binaries.</w:t>
        </w:r>
      </w:ins>
    </w:p>
    <w:p>
      <w:pPr>
        <w:pStyle w:val="ListParagraph"/>
        <w:numPr>
          <w:ilvl w:val="0"/>
          <w:numId w:val="7"/>
        </w:numPr>
        <w:spacing w:before="0" w:after="0"/>
        <w:ind w:left="426" w:hanging="360"/>
        <w:contextualSpacing/>
        <w:rPr>
          <w:rFonts w:ascii="Aptos" w:hAnsi="Aptos" w:eastAsia="Aptos" w:cs="Aptos"/>
          <w:ins w:id="2179" w:author="Winston.Huang" w:date="2025-05-16T16:52:00Z"/>
        </w:rPr>
      </w:pPr>
      <w:ins w:id="2178" w:author="Winston.Huang" w:date="2025-05-16T16:52:00Z">
        <w:r>
          <w:rPr/>
          <w:t>The boot process enforces a chain of trust starting from the hardware root of trust through the secure bootloader to the kernel and essential system components.</w:t>
        </w:r>
      </w:ins>
    </w:p>
    <w:p>
      <w:pPr>
        <w:pStyle w:val="ListParagraph"/>
        <w:numPr>
          <w:ilvl w:val="0"/>
          <w:numId w:val="7"/>
        </w:numPr>
        <w:spacing w:before="0" w:after="0"/>
        <w:ind w:left="426" w:hanging="360"/>
        <w:contextualSpacing/>
        <w:rPr>
          <w:rFonts w:ascii="Aptos" w:hAnsi="Aptos" w:eastAsia="Aptos" w:cs="Aptos"/>
          <w:ins w:id="2181" w:author="Winston.Huang" w:date="2025-05-16T16:52:00Z"/>
        </w:rPr>
      </w:pPr>
      <w:ins w:id="2180" w:author="Winston.Huang" w:date="2025-05-16T16:52:00Z">
        <w:r>
          <w:rPr/>
          <w:t>Any failure in signature validation or integrity checks halts the boot sequence, preventing the execution of unauthorized or tampered code.</w:t>
        </w:r>
      </w:ins>
    </w:p>
    <w:p>
      <w:pPr>
        <w:pStyle w:val="ListParagraph"/>
        <w:numPr>
          <w:ilvl w:val="0"/>
          <w:numId w:val="7"/>
        </w:numPr>
        <w:spacing w:before="0" w:after="0"/>
        <w:ind w:left="426" w:hanging="360"/>
        <w:contextualSpacing/>
        <w:rPr>
          <w:rFonts w:ascii="Aptos" w:hAnsi="Aptos" w:eastAsia="Aptos" w:cs="Aptos"/>
          <w:ins w:id="2183" w:author="Winston.Huang" w:date="2025-05-16T16:52:00Z"/>
        </w:rPr>
      </w:pPr>
      <w:ins w:id="2182" w:author="Winston.Huang" w:date="2025-05-16T16:52:00Z">
        <w:r>
          <w:rPr/>
          <w:t>Audit logs capturing boot integrity verification and signature validation events are maintained for security monitoring and forensic purposes.</w:t>
        </w:r>
      </w:ins>
    </w:p>
    <w:p>
      <w:pPr>
        <w:pStyle w:val="ListParagraph"/>
        <w:numPr>
          <w:ilvl w:val="0"/>
          <w:numId w:val="7"/>
        </w:numPr>
        <w:spacing w:before="0" w:after="0"/>
        <w:ind w:left="426" w:hanging="360"/>
        <w:contextualSpacing/>
        <w:rPr>
          <w:rFonts w:ascii="Aptos" w:hAnsi="Aptos" w:eastAsia="Aptos" w:cs="Aptos"/>
        </w:rPr>
      </w:pPr>
      <w:ins w:id="2184" w:author="Winston.Huang" w:date="2025-05-16T16:52:00Z">
        <w:r>
          <w:rPr/>
          <w:t>This combined hardware and software solution provides a robust mechanism to ensure the authenticity and integrity of the boot process, fulfilling the IEC 62443 4-2 HDR 3.14 criteria.</w:t>
        </w:r>
      </w:ins>
    </w:p>
    <w:p>
      <w:pPr>
        <w:pStyle w:val="Normal"/>
        <w:spacing w:before="0" w:after="0"/>
        <w:ind w:left="66" w:hanging="0"/>
        <w:rPr>
          <w:rFonts w:ascii="Aptos" w:hAnsi="Aptos" w:cs="Aptos"/>
        </w:rPr>
      </w:pPr>
      <w:r>
        <w:rPr>
          <w:rFonts w:cs="Aptos"/>
        </w:rPr>
      </w:r>
    </w:p>
    <w:p>
      <w:pPr>
        <w:pStyle w:val="3"/>
        <w:widowControl/>
        <w:rPr>
          <w:rFonts w:ascii="Aptos" w:hAnsi="Aptos" w:eastAsia="新細明體" w:cs="Aptos" w:eastAsiaTheme="minorEastAsia"/>
          <w:moveTo w:id="2186" w:author="Winston.Huang" w:date="2025-05-16T16:48:00Z"/>
        </w:rPr>
      </w:pPr>
      <w:bookmarkStart w:id="181" w:name="_Toc207723331"/>
      <w:r>
        <w:rPr>
          <w:rFonts w:eastAsia="Aptos" w:cs="Aptos"/>
        </w:rPr>
        <w:t xml:space="preserve">Supplementary </w:t>
      </w:r>
      <w:moveTo w:id="2185" w:author="Winston.Huang" w:date="2025-05-16T16:48:00Z">
        <w:r>
          <w:rPr>
            <w:rFonts w:eastAsia="Aptos" w:cs="Aptos"/>
          </w:rPr>
          <w:t>Evidence</w:t>
        </w:r>
      </w:moveTo>
      <w:bookmarkEnd w:id="181"/>
    </w:p>
    <w:p>
      <w:pPr>
        <w:pStyle w:val="Normal"/>
        <w:jc w:val="both"/>
        <w:rPr>
          <w:rFonts w:ascii="Aptos" w:hAnsi="Aptos" w:eastAsia="Aptos" w:cs="Aptos"/>
          <w:ins w:id="2187" w:author="Winston.Huang" w:date="2025-05-16T16:48:00Z"/>
        </w:rPr>
      </w:pPr>
      <w:r>
        <w:rPr/>
        <w:t>The secure boot flow and digital certificate trust chain for the Ubuntu 22.04 LTS system on MediaTek Genio 1200 platform are summarized as follows:</w:t>
      </w:r>
    </w:p>
    <w:p>
      <w:pPr>
        <w:pStyle w:val="ListParagraph"/>
        <w:numPr>
          <w:ilvl w:val="0"/>
          <w:numId w:val="7"/>
        </w:numPr>
        <w:spacing w:before="0" w:after="0"/>
        <w:ind w:left="426" w:hanging="360"/>
        <w:contextualSpacing/>
        <w:rPr>
          <w:rFonts w:ascii="Aptos" w:hAnsi="Aptos" w:eastAsia="Aptos" w:cs="Aptos"/>
          <w:ins w:id="2188" w:author="Winston.Huang" w:date="2025-05-16T16:51:00Z"/>
        </w:rPr>
      </w:pPr>
      <w:r>
        <w:rPr/>
        <w:t>The boot process follows a chain of trust: ROM Code → Preloader → U-Boot → Linux Kernel.</w:t>
      </w:r>
    </w:p>
    <w:p>
      <w:pPr>
        <w:pStyle w:val="ListParagraph"/>
        <w:numPr>
          <w:ilvl w:val="0"/>
          <w:numId w:val="7"/>
        </w:numPr>
        <w:spacing w:before="0" w:after="0"/>
        <w:ind w:left="426" w:hanging="360"/>
        <w:contextualSpacing/>
        <w:rPr>
          <w:rFonts w:ascii="Aptos" w:hAnsi="Aptos" w:eastAsia="Aptos" w:cs="Aptos"/>
          <w:ins w:id="2189" w:author="Winston.Huang" w:date="2025-05-16T16:51:00Z"/>
        </w:rPr>
      </w:pPr>
      <w:r>
        <w:rPr/>
        <w:t>Verification at each stage is enforced through RSA signature checks, with public keys stored in eFuse as a hardware root of trust.</w:t>
      </w:r>
    </w:p>
    <w:p>
      <w:pPr>
        <w:pStyle w:val="ListParagraph"/>
        <w:numPr>
          <w:ilvl w:val="0"/>
          <w:numId w:val="7"/>
        </w:numPr>
        <w:spacing w:before="0" w:after="0"/>
        <w:ind w:left="426" w:hanging="360"/>
        <w:contextualSpacing/>
        <w:rPr>
          <w:rFonts w:ascii="Aptos" w:hAnsi="Aptos" w:eastAsia="Aptos" w:cs="Aptos"/>
          <w:ins w:id="2190" w:author="Winston.Huang" w:date="2025-05-16T16:52:00Z"/>
        </w:rPr>
      </w:pPr>
      <w:r>
        <w:rPr/>
        <w:t>If any stage fails signature verification, the boot process is halted to prevent execution of unauthorized code.</w:t>
      </w:r>
    </w:p>
    <w:p>
      <w:pPr>
        <w:pStyle w:val="Normal"/>
        <w:spacing w:before="0" w:after="0"/>
        <w:ind w:left="66" w:hanging="0"/>
        <w:rPr/>
      </w:pPr>
      <w:r>
        <w:rPr/>
        <w:t>The secure boot design ensures that only authenticated, unmodified components are loaded during system startup.</w:t>
      </w:r>
    </w:p>
    <w:p>
      <w:pPr>
        <w:pStyle w:val="ListParagraph"/>
        <w:numPr>
          <w:ilvl w:val="0"/>
          <w:numId w:val="7"/>
        </w:numPr>
        <w:spacing w:before="0" w:after="0"/>
        <w:ind w:left="426" w:hanging="360"/>
        <w:contextualSpacing/>
        <w:rPr>
          <w:rFonts w:ascii="Aptos" w:hAnsi="Aptos" w:eastAsia="Aptos" w:cs="Aptos"/>
          <w:ins w:id="2192" w:author="Winston.Huang" w:date="2025-05-16T16:52:00Z"/>
        </w:rPr>
      </w:pPr>
      <w:ins w:id="2191" w:author="Winston.Huang" w:date="2025-05-16T16:52:00Z">
        <w:r>
          <w:rPr>
            <w:rFonts w:eastAsia="Aptos" w:cs="Aptos"/>
          </w:rPr>
        </w:r>
      </w:ins>
    </w:p>
    <w:p>
      <w:pPr>
        <w:pStyle w:val="Normal"/>
        <w:spacing w:before="0" w:after="0"/>
        <w:ind w:left="66" w:hanging="0"/>
        <w:rPr/>
      </w:pPr>
      <w:r>
        <w:rPr/>
        <w:t>Reference:</w:t>
      </w:r>
    </w:p>
    <w:p>
      <w:pPr>
        <w:pStyle w:val="Normal"/>
        <w:spacing w:before="0" w:after="0"/>
        <w:ind w:left="66" w:hanging="0"/>
        <w:rPr>
          <w:rStyle w:val="Linkannotationunknownblockid2107694855"/>
          <w:color w:val="0000FF"/>
          <w:u w:val="single"/>
        </w:rPr>
      </w:pPr>
      <w:hyperlink r:id="rId28">
        <w:r>
          <w:rPr>
            <w:rStyle w:val="Linkannotationunknownblockid2107694855"/>
            <w:color w:val="0000FF"/>
            <w:u w:val="single"/>
          </w:rPr>
          <w:t>https://mediatek.gitlab.io/aiot/doc/aiot-dev-guide/master/sw/yocto/secure-boot.html</w:t>
        </w:r>
      </w:hyperlink>
    </w:p>
    <w:p>
      <w:pPr>
        <w:pStyle w:val="Normal"/>
        <w:rPr/>
      </w:pPr>
      <w:ins w:id="2193" w:author="Winston.Huang" w:date="2025-05-16T16:48:00Z">
        <w:r>
          <w:rPr/>
        </w:r>
      </w:ins>
    </w:p>
    <w:p>
      <w:pPr>
        <w:pStyle w:val="3"/>
        <w:widowControl/>
        <w:rPr>
          <w:rFonts w:ascii="Aptos" w:hAnsi="Aptos" w:eastAsia="新細明體" w:cs="Aptos" w:eastAsiaTheme="minorEastAsia"/>
          <w:ins w:id="2196" w:author="Winston.Huang" w:date="2025-08-07T11:53:00Z"/>
        </w:rPr>
      </w:pPr>
      <w:ins w:id="2195" w:author="Winston.Huang" w:date="2025-08-07T11:54:00Z">
        <w:bookmarkStart w:id="182" w:name="_Toc207723332"/>
        <w:r>
          <w:rPr>
            <w:rFonts w:eastAsia="Aptos" w:cs="Aptos"/>
          </w:rPr>
          <w:t>Cryptographic Algorithm Clarification</w:t>
        </w:r>
      </w:ins>
      <w:bookmarkEnd w:id="182"/>
    </w:p>
    <w:p>
      <w:pPr>
        <w:pStyle w:val="Normal"/>
        <w:jc w:val="both"/>
        <w:rPr/>
      </w:pPr>
      <w:ins w:id="2197" w:author="Winston.Huang" w:date="2025-08-07T11:53:00Z">
        <w:r>
          <w:rPr/>
          <w:t xml:space="preserve">The </w:t>
        </w:r>
      </w:ins>
      <w:ins w:id="2198" w:author="Winston.Huang" w:date="2025-08-07T11:54:00Z">
        <w:r>
          <w:rPr/>
          <w:t xml:space="preserve">implementation </w:t>
        </w:r>
      </w:ins>
      <w:ins w:id="2199" w:author="Winston.Huang" w:date="2025-08-07T12:04:00Z">
        <w:r>
          <w:rPr/>
          <w:t>uses industry-standard cryptographic mechanisms to ensure the authenticity and integrity of all boot components:</w:t>
        </w:r>
      </w:ins>
    </w:p>
    <w:p>
      <w:pPr>
        <w:pStyle w:val="ListParagraph"/>
        <w:numPr>
          <w:ilvl w:val="0"/>
          <w:numId w:val="7"/>
        </w:numPr>
        <w:spacing w:before="0" w:after="0"/>
        <w:ind w:left="426" w:hanging="360"/>
        <w:contextualSpacing/>
        <w:rPr>
          <w:rFonts w:ascii="Aptos" w:hAnsi="Aptos" w:eastAsia="Aptos" w:cs="Aptos"/>
          <w:ins w:id="2202" w:author="Winston.Huang" w:date="2025-08-07T11:53:00Z"/>
        </w:rPr>
      </w:pPr>
      <w:ins w:id="2201" w:author="Winston.Huang" w:date="2025-08-07T12:04:00Z">
        <w:r>
          <w:rPr/>
          <w:t>SHA-256 is employed as the hashing algorithm for integrity verification throughout the boot chain.</w:t>
        </w:r>
      </w:ins>
    </w:p>
    <w:p>
      <w:pPr>
        <w:pStyle w:val="ListParagraph"/>
        <w:numPr>
          <w:ilvl w:val="0"/>
          <w:numId w:val="7"/>
        </w:numPr>
        <w:spacing w:before="0" w:after="0"/>
        <w:ind w:left="426" w:hanging="360"/>
        <w:contextualSpacing/>
        <w:rPr>
          <w:rFonts w:ascii="Aptos" w:hAnsi="Aptos" w:eastAsia="Aptos" w:cs="Aptos"/>
          <w:ins w:id="2204" w:author="Winston.Huang" w:date="2025-08-07T11:53:00Z"/>
        </w:rPr>
      </w:pPr>
      <w:ins w:id="2203" w:author="Winston.Huang" w:date="2025-08-07T11:55:00Z">
        <w:r>
          <w:rPr/>
          <w:t>Hashes are verified during the boot process as part of the secure signature validation chain.</w:t>
        </w:r>
      </w:ins>
    </w:p>
    <w:p>
      <w:pPr>
        <w:pStyle w:val="ListParagraph"/>
        <w:numPr>
          <w:ilvl w:val="0"/>
          <w:numId w:val="7"/>
        </w:numPr>
        <w:spacing w:before="0" w:after="0"/>
        <w:ind w:left="426" w:hanging="360"/>
        <w:contextualSpacing/>
        <w:pPrChange w:id="0" w:author="Winston.Huang" w:date="2025-08-07T11:56:00Z">
          <w:pPr>
            <w:ind w:left="142" w:right="-624" w:hanging="0"/>
            <w:contextualSpacing/>
            <w:spacing w:before="0" w:after="0"/>
          </w:pPr>
        </w:pPrChange>
        <w:rPr>
          <w:rFonts w:ascii="Aptos" w:hAnsi="Aptos" w:eastAsia="Aptos" w:cs="Aptos"/>
          <w:ins w:id="2205" w:author="Winston.Huang" w:date="2025-08-07T11:53:00Z"/>
        </w:rPr>
      </w:pPr>
      <w:r>
        <w:rPr/>
        <w:t>Any failure in signature or hash verification halts the boot process to prevent unauthorized code execution.</w:t>
      </w:r>
    </w:p>
    <w:p>
      <w:pPr>
        <w:pStyle w:val="3"/>
        <w:widowControl/>
        <w:rPr>
          <w:rFonts w:ascii="Aptos" w:hAnsi="Aptos" w:eastAsia="Aptos" w:cs="Aptos"/>
          <w:del w:id="2207" w:author="Winston.Huang" w:date="2025-05-16T16:43:00Z"/>
        </w:rPr>
      </w:pPr>
      <w:moveFrom w:id="2206" w:author="Winston.Huang" w:date="2025-05-16T16:48:00Z">
        <w:r>
          <w:rPr>
            <w:rFonts w:eastAsia="Aptos" w:cs="Aptos"/>
          </w:rPr>
          <w:t>Evidence</w:t>
        </w:r>
      </w:moveFrom>
    </w:p>
    <w:p>
      <w:pPr>
        <w:pStyle w:val="3"/>
        <w:widowControl/>
        <w:pPrChange w:id="0" w:author="Winston.Huang" w:date="2025-05-16T16:43:00Z">
          <w:pPr>
            <w:pStyle w:val="NormalWeb"/>
            <w:jc w:val="both"/>
            <w:spacing w:before="0" w:afterAutospacing="0" w:after="0"/>
            <w:shd w:val="clear" w:color="auto" w:fill="FFFFFF" w:themeFill="background1"/>
          </w:pPr>
        </w:pPrChange>
        <w:rPr>
          <w:rFonts w:eastAsia="新細明體" w:cs="Arial" w:cstheme="minorBidi" w:eastAsiaTheme="minorEastAsia"/>
          <w:color w:val="000000" w:themeColor="text1"/>
          <w:del w:id="2210" w:author="Winston.Huang" w:date="2025-05-16T16:43:00Z"/>
        </w:rPr>
      </w:pPr>
      <w:del w:id="2208" w:author="Winston.Huang" w:date="2025-05-16T16:43:00Z">
        <w:r>
          <w:rPr>
            <w:rFonts w:eastAsia="新細明體" w:cs="Arial" w:cstheme="minorBidi" w:eastAsiaTheme="minorEastAsia"/>
            <w:color w:val="000000" w:themeColor="text1"/>
          </w:rPr>
          <w:delText xml:space="preserve">The chosen method for satisfying the IEC 62443 4-2 HDR 3.14 requirements leverages the inherent capabilities of Secure Boot within </w:delText>
        </w:r>
      </w:del>
      <w:del w:id="2209" w:author="Winston.Huang" w:date="2025-05-16T16:43:00Z">
        <w:r>
          <w:rPr>
            <w:rFonts w:eastAsia="新細明體" w:cs="Arial" w:cstheme="minorBidi" w:eastAsiaTheme="minorEastAsia"/>
            <w:color w:val="000000" w:themeColor="text1"/>
          </w:rPr>
          <w:delText>Ubuntu 22.04. Secure Boot prevents unauthorized firmware, operating systems, a secure crypto-processor, is used to secure hardware by integrating cryptographic keys into devices. TPM ensures hardware authenticity, bolstering the security of the boot process by providing a secure environment for key storage and cryptographic operations. The combination of Secure Boot and TPM provides a robust mechanism for ensuring both the integrity and authenticity of the boot process.</w:delText>
        </w:r>
      </w:del>
    </w:p>
    <w:p>
      <w:pPr>
        <w:pStyle w:val="3"/>
        <w:pPrChange w:id="0" w:author="Winston.Huang" w:date="2025-05-16T16:43:00Z">
          <w:pPr>
            <w:pStyle w:val="NormalWeb"/>
            <w:spacing w:before="0" w:afterAutospacing="0" w:after="0"/>
            <w:shd w:val="clear" w:color="auto" w:fill="FFFFFF" w:themeFill="background1"/>
          </w:pPr>
        </w:pPrChange>
        <w:rPr>
          <w:rFonts w:eastAsia="新細明體" w:cs="Arial" w:cstheme="minorBidi" w:eastAsiaTheme="minorEastAsia"/>
          <w:color w:val="000000" w:themeColor="text1"/>
          <w:del w:id="2212" w:author="Winston.Huang" w:date="2025-05-16T16:43:00Z"/>
        </w:rPr>
      </w:pPr>
      <w:del w:id="2211" w:author="Winston.Huang" w:date="2025-05-16T16:43:00Z">
        <w:r>
          <w:rPr>
            <w:rFonts w:eastAsia="新細明體" w:cs="Arial" w:cstheme="minorBidi" w:eastAsiaTheme="minorEastAsia"/>
            <w:color w:val="000000" w:themeColor="text1"/>
          </w:rPr>
          <w:delText>System Default State at Boot:</w:delText>
        </w:r>
      </w:del>
    </w:p>
    <w:p>
      <w:pPr>
        <w:pStyle w:val="3"/>
        <w:pPrChange w:id="0" w:author="Winston.Huang" w:date="2025-05-16T16:43:00Z">
          <w:pPr>
            <w:widowControl/>
            <w:ind w:left="360" w:hanging="0"/>
            <w:spacing w:lineRule="auto" w:line="240" w:beforeAutospacing="1" w:afterAutospacing="1"/>
          </w:pPr>
        </w:pPrChange>
        <w:rPr>
          <w:color w:val="000000" w:themeColor="text1"/>
          <w:del w:id="2218" w:author="Winston.Huang" w:date="2025-05-16T16:43:00Z"/>
        </w:rPr>
      </w:pPr>
      <w:del w:id="2213" w:author="Winston.Huang" w:date="2025-05-16T16:43:00Z">
        <w:r>
          <w:rPr>
            <w:rStyle w:val="Strong"/>
            <w:b w:val="false"/>
            <w:bCs w:val="false"/>
            <w:color w:val="000000" w:themeColor="text1"/>
          </w:rPr>
          <w:delText xml:space="preserve">Firmware: </w:delText>
        </w:r>
      </w:del>
      <w:del w:id="2214" w:author="Winston.Huang" w:date="2025-05-16T16:43:00Z">
        <w:r>
          <w:rPr>
            <w:rStyle w:val="Strong"/>
            <w:color w:val="000000" w:themeColor="text1"/>
          </w:rPr>
          <w:delText>Secure Boot</w:delText>
        </w:r>
      </w:del>
      <w:del w:id="2215" w:author="Winston.Huang" w:date="2025-05-16T16:43:00Z">
        <w:r>
          <w:rPr>
            <w:rStyle w:val="Strong"/>
            <w:b w:val="false"/>
            <w:bCs w:val="false"/>
            <w:color w:val="000000" w:themeColor="text1"/>
          </w:rPr>
          <w:delText xml:space="preserve"> is </w:delText>
        </w:r>
      </w:del>
      <w:del w:id="2216" w:author="Winston.Huang" w:date="2025-05-16T16:43:00Z">
        <w:r>
          <w:rPr>
            <w:rStyle w:val="Strong"/>
            <w:color w:val="000000" w:themeColor="text1"/>
          </w:rPr>
          <w:delText>Enabled</w:delText>
        </w:r>
      </w:del>
      <w:del w:id="2217" w:author="Winston.Huang" w:date="2025-05-16T16:43:00Z">
        <w:r>
          <w:rPr>
            <w:rStyle w:val="Strong"/>
            <w:b w:val="false"/>
            <w:bCs w:val="false"/>
            <w:color w:val="000000" w:themeColor="text1"/>
          </w:rPr>
          <w:delText>.</w:delText>
        </w:r>
      </w:del>
    </w:p>
    <w:p>
      <w:pPr>
        <w:pStyle w:val="3"/>
        <w:pPrChange w:id="0" w:author="Winston.Huang" w:date="2025-05-16T16:43:00Z">
          <w:pPr>
            <w:widowControl/>
            <w:ind w:left="360" w:hanging="0"/>
            <w:spacing w:lineRule="auto" w:line="240" w:beforeAutospacing="1" w:afterAutospacing="1"/>
            <w:shd w:val="clear" w:color="auto" w:fill="FFFFFF" w:themeFill="background1"/>
          </w:pPr>
        </w:pPrChange>
        <w:rPr>
          <w:color w:val="000000" w:themeColor="text1"/>
          <w:del w:id="2222" w:author="Winston.Huang" w:date="2025-05-16T16:43:00Z"/>
        </w:rPr>
      </w:pPr>
      <w:del w:id="2219" w:author="Winston.Huang" w:date="2025-05-16T16:43:00Z">
        <w:r>
          <w:rPr>
            <w:rStyle w:val="Strong"/>
            <w:b w:val="false"/>
            <w:bCs w:val="false"/>
            <w:color w:val="000000" w:themeColor="text1"/>
          </w:rPr>
          <w:delText>Operating System</w:delText>
        </w:r>
      </w:del>
      <w:del w:id="2220" w:author="Winston.Huang" w:date="2025-05-16T16:43:00Z">
        <w:r>
          <w:rPr>
            <w:rStyle w:val="Strong"/>
            <w:color w:val="000000" w:themeColor="text1"/>
          </w:rPr>
          <w:delText>: Ubuntu 22.04 LTS</w:delText>
        </w:r>
      </w:del>
      <w:del w:id="2221" w:author="Winston.Huang" w:date="2025-05-16T16:43:00Z">
        <w:r>
          <w:rPr>
            <w:rStyle w:val="Strong"/>
            <w:b w:val="false"/>
            <w:bCs w:val="false"/>
            <w:color w:val="000000" w:themeColor="text1"/>
          </w:rPr>
          <w:delText>.</w:delText>
        </w:r>
      </w:del>
    </w:p>
    <w:p>
      <w:pPr>
        <w:pStyle w:val="3"/>
        <w:pPrChange w:id="0" w:author="Winston.Huang" w:date="2025-05-16T16:43:00Z">
          <w:pPr>
            <w:pStyle w:val="NormalWeb"/>
            <w:spacing w:before="0" w:afterAutospacing="0" w:after="0"/>
            <w:shd w:val="clear" w:color="auto" w:fill="FFFFFF" w:themeFill="background1"/>
          </w:pPr>
        </w:pPrChange>
        <w:rPr>
          <w:rFonts w:eastAsia="新細明體" w:cs="Arial" w:cstheme="minorBidi" w:eastAsiaTheme="minorEastAsia"/>
          <w:color w:val="000000" w:themeColor="text1"/>
          <w:del w:id="2224" w:author="Winston.Huang" w:date="2025-05-16T16:43:00Z"/>
        </w:rPr>
      </w:pPr>
      <w:del w:id="2223" w:author="Winston.Huang" w:date="2025-05-16T16:43:00Z">
        <w:r>
          <w:rPr>
            <w:rFonts w:eastAsia="新細明體" w:cs="Arial" w:cstheme="minorBidi" w:eastAsiaTheme="minorEastAsia"/>
            <w:color w:val="000000" w:themeColor="text1"/>
          </w:rPr>
          <w:delText>These configurations meet Ubuntu 22.04 requirements for Secure Boot and UEFI. For more information on boot, Secure Boot, and UEFI technologies, refer to the following resources:</w:delText>
        </w:r>
      </w:del>
    </w:p>
    <w:p>
      <w:pPr>
        <w:pStyle w:val="3"/>
        <w:pPrChange w:id="0" w:author="Winston.Huang" w:date="2025-05-16T16:43:00Z">
          <w:pPr>
            <w:pStyle w:val="NormalWeb"/>
            <w:numPr>
              <w:ilvl w:val="0"/>
              <w:numId w:val="45"/>
            </w:numPr>
            <w:ind w:left="720" w:hanging="360"/>
            <w:spacing w:before="0" w:afterAutospacing="0" w:after="0"/>
            <w:shd w:val="clear" w:color="auto" w:fill="FFFFFF" w:themeFill="background1"/>
          </w:pPr>
        </w:pPrChange>
        <w:rPr>
          <w:rFonts w:eastAsia="新細明體" w:cs="Arial" w:cstheme="minorBidi" w:eastAsiaTheme="minorEastAsia"/>
          <w:sz w:val="21"/>
          <w:szCs w:val="21"/>
          <w:del w:id="2227" w:author="Winston.Huang" w:date="2025-05-16T16:43:00Z"/>
        </w:rPr>
      </w:pPr>
      <w:del w:id="2225" w:author="Winston.Huang" w:date="2025-05-16T16:43:00Z">
        <w:r>
          <w:rPr>
            <w:rFonts w:eastAsia="新細明體" w:cs="Arial" w:cstheme="minorBidi" w:eastAsiaTheme="minorEastAsia"/>
            <w:sz w:val="21"/>
            <w:szCs w:val="21"/>
          </w:rPr>
          <w:delText>Ubuntu Boot Process</w:delText>
        </w:r>
      </w:del>
      <w:hyperlink r:id="rId29">
        <w:del w:id="2226" w:author="Winston.Huang" w:date="2025-05-16T16:43:00Z">
          <w:r>
            <w:rPr>
              <w:rStyle w:val="Internet"/>
              <w:rFonts w:eastAsia="新細明體" w:cs="Arial" w:cstheme="minorBidi" w:eastAsiaTheme="minorEastAsia"/>
              <w:sz w:val="21"/>
              <w:szCs w:val="21"/>
            </w:rPr>
            <w:delText>https://help.ubuntu.com/community/UbuntuBootupHowto</w:delText>
          </w:r>
        </w:del>
      </w:hyperlink>
    </w:p>
    <w:p>
      <w:pPr>
        <w:pStyle w:val="3"/>
        <w:pPrChange w:id="0" w:author="Winston.Huang" w:date="2025-05-16T16:43:00Z">
          <w:pPr>
            <w:pStyle w:val="NormalWeb"/>
            <w:numPr>
              <w:ilvl w:val="0"/>
              <w:numId w:val="45"/>
            </w:numPr>
            <w:ind w:left="720" w:hanging="360"/>
            <w:spacing w:before="0" w:afterAutospacing="0" w:after="0"/>
            <w:shd w:val="clear" w:color="auto" w:fill="FFFFFF" w:themeFill="background1"/>
          </w:pPr>
        </w:pPrChange>
        <w:rPr>
          <w:rFonts w:eastAsia="新細明體" w:cs="Arial" w:cstheme="minorBidi" w:eastAsiaTheme="minorEastAsia"/>
          <w:sz w:val="21"/>
          <w:szCs w:val="21"/>
          <w:lang w:val="fr-FR"/>
          <w:del w:id="2228" w:author="Winston.Huang" w:date="2025-05-16T16:43:00Z"/>
        </w:rPr>
      </w:pPr>
      <w:r>
        <w:rPr>
          <w:rFonts w:eastAsia="新細明體" w:cs="Arial" w:cstheme="minorBidi" w:eastAsiaTheme="minorEastAsia"/>
          <w:sz w:val="21"/>
          <w:szCs w:val="21"/>
          <w:lang w:val="fr-FR"/>
        </w:rPr>
        <w:t xml:space="preserve">UEFI on Ubuntu: </w:t>
      </w:r>
      <w:hyperlink r:id="rId30">
        <w:r>
          <w:rPr>
            <w:rStyle w:val="Internet"/>
            <w:rFonts w:eastAsia="新細明體" w:cs="Arial" w:cstheme="minorBidi" w:eastAsiaTheme="minorEastAsia"/>
            <w:sz w:val="21"/>
            <w:szCs w:val="21"/>
            <w:lang w:val="fr-FR"/>
          </w:rPr>
          <w:t>https://help.ubuntu.com/community/UEFI</w:t>
        </w:r>
      </w:hyperlink>
    </w:p>
    <w:p>
      <w:pPr>
        <w:pStyle w:val="3"/>
        <w:pPrChange w:id="0" w:author="Winston.Huang" w:date="2025-05-16T16:43:00Z">
          <w:pPr>
            <w:pStyle w:val="NormalWeb"/>
            <w:numPr>
              <w:ilvl w:val="0"/>
              <w:numId w:val="45"/>
            </w:numPr>
            <w:ind w:left="720" w:hanging="360"/>
            <w:spacing w:before="0" w:afterAutospacing="0" w:after="0"/>
            <w:shd w:val="clear" w:color="auto" w:fill="FFFFFF" w:themeFill="background1"/>
          </w:pPr>
        </w:pPrChange>
        <w:rPr>
          <w:rFonts w:eastAsia="新細明體" w:cs="Arial" w:cstheme="minorBidi" w:eastAsiaTheme="minorEastAsia"/>
          <w:sz w:val="21"/>
          <w:szCs w:val="21"/>
          <w:del w:id="2231" w:author="Winston.Huang" w:date="2025-05-16T16:48:00Z"/>
        </w:rPr>
      </w:pPr>
      <w:del w:id="2229" w:author="Winston.Huang" w:date="2025-05-16T16:43:00Z">
        <w:r>
          <w:rPr>
            <w:rFonts w:eastAsia="新細明體" w:cs="Arial" w:cstheme="minorBidi" w:eastAsiaTheme="minorEastAsia"/>
            <w:sz w:val="21"/>
            <w:szCs w:val="21"/>
          </w:rPr>
          <w:delText xml:space="preserve">Secure Boot for Ubuntu: </w:delText>
        </w:r>
      </w:del>
      <w:hyperlink r:id="rId31">
        <w:del w:id="2230" w:author="Winston.Huang" w:date="2025-05-16T16:43:00Z">
          <w:r>
            <w:rPr>
              <w:rStyle w:val="Internet"/>
              <w:rFonts w:eastAsia="新細明體" w:cs="Arial" w:cstheme="minorBidi" w:eastAsiaTheme="minorEastAsia"/>
              <w:sz w:val="21"/>
              <w:szCs w:val="21"/>
            </w:rPr>
            <w:delText>https://wiki.ubuntu.com/UEFI/SecureBoot</w:delText>
          </w:r>
        </w:del>
      </w:hyperlink>
    </w:p>
    <w:p>
      <w:pPr>
        <w:pStyle w:val="3"/>
        <w:widowControl/>
        <w:rPr>
          <w:rFonts w:ascii="Aptos" w:hAnsi="Aptos" w:eastAsia="Aptos" w:cs="Aptos"/>
          <w:del w:id="2233" w:author="Winston.Huang" w:date="2025-05-16T16:43:00Z"/>
        </w:rPr>
      </w:pPr>
      <w:del w:id="2232" w:author="Winston.Huang" w:date="2025-05-16T16:43:00Z">
        <w:r>
          <w:rPr>
            <w:rFonts w:eastAsia="Aptos" w:cs="Aptos"/>
          </w:rPr>
          <w:delText>Detailed Setting Steps</w:delText>
        </w:r>
      </w:del>
    </w:p>
    <w:p>
      <w:pPr>
        <w:pStyle w:val="Normal"/>
        <w:spacing w:lineRule="auto" w:line="259" w:before="160" w:after="160"/>
        <w:rPr>
          <w:color w:val="0F4761" w:themeColor="accent1" w:themeShade="bf"/>
          <w:sz w:val="28"/>
          <w:szCs w:val="28"/>
          <w:del w:id="2236" w:author="Winston.Huang" w:date="2025-05-16T16:43:00Z"/>
        </w:rPr>
      </w:pPr>
      <w:del w:id="2234" w:author="Winston.Huang" w:date="2025-05-16T16:43:00Z">
        <w:r>
          <w:rPr>
            <w:color w:val="0F4761" w:themeColor="accent1" w:themeShade="bf"/>
            <w:sz w:val="28"/>
            <w:szCs w:val="28"/>
            <w:lang w:val="en-IN"/>
          </w:rPr>
          <w:delText xml:space="preserve"> </w:delText>
        </w:r>
      </w:del>
      <w:del w:id="2235" w:author="Winston.Huang" w:date="2025-05-16T16:43:00Z">
        <w:r>
          <w:rPr>
            <w:color w:val="0F4761" w:themeColor="accent1" w:themeShade="bf"/>
            <w:sz w:val="28"/>
            <w:szCs w:val="28"/>
            <w:lang w:val="en-IN"/>
          </w:rPr>
          <w:delText>1. Enable SecureBoot</w:delText>
        </w:r>
      </w:del>
    </w:p>
    <w:p>
      <w:pPr>
        <w:pStyle w:val="ListParagraph"/>
        <w:numPr>
          <w:ilvl w:val="0"/>
          <w:numId w:val="247"/>
        </w:numPr>
        <w:spacing w:lineRule="auto" w:line="259"/>
        <w:rPr>
          <w:color w:val="000000" w:themeColor="text1"/>
          <w:del w:id="2239" w:author="Winston.Huang" w:date="2025-05-16T16:43:00Z"/>
        </w:rPr>
      </w:pPr>
      <w:del w:id="2237" w:author="Winston.Huang" w:date="2025-05-16T16:43:00Z">
        <w:r>
          <w:rPr>
            <w:b/>
            <w:bCs/>
            <w:color w:val="000000" w:themeColor="text1"/>
            <w:lang w:val="en-IN"/>
          </w:rPr>
          <w:delText>Access BIOS/UEFI Settings:</w:delText>
        </w:r>
      </w:del>
      <w:del w:id="2238" w:author="Winston.Huang" w:date="2025-05-16T16:43:00Z">
        <w:r>
          <w:rPr>
            <w:color w:val="000000" w:themeColor="text1"/>
            <w:lang w:val="en-IN"/>
          </w:rPr>
          <w:delText xml:space="preserve"> Reboot the system and enter the BIOS/UEFI settings (usually by pressing F2, F10, F12, Esc, or Del during startup).</w:delText>
        </w:r>
      </w:del>
    </w:p>
    <w:p>
      <w:pPr>
        <w:pStyle w:val="ListParagraph"/>
        <w:numPr>
          <w:ilvl w:val="0"/>
          <w:numId w:val="247"/>
        </w:numPr>
        <w:spacing w:lineRule="auto" w:line="259"/>
        <w:rPr>
          <w:color w:val="000000" w:themeColor="text1"/>
          <w:del w:id="2242" w:author="Winston.Huang" w:date="2025-05-16T16:43:00Z"/>
        </w:rPr>
      </w:pPr>
      <w:del w:id="2240" w:author="Winston.Huang" w:date="2025-05-16T16:43:00Z">
        <w:r>
          <w:rPr>
            <w:b/>
            <w:bCs/>
            <w:color w:val="000000" w:themeColor="text1"/>
            <w:lang w:val="en-IN"/>
          </w:rPr>
          <w:delText>Navigate to SecureBoot:</w:delText>
        </w:r>
      </w:del>
      <w:del w:id="2241" w:author="Winston.Huang" w:date="2025-05-16T16:43:00Z">
        <w:r>
          <w:rPr>
            <w:color w:val="000000" w:themeColor="text1"/>
            <w:lang w:val="en-IN"/>
          </w:rPr>
          <w:delText xml:space="preserve"> Find the SecureBoot option in the security tab.</w:delText>
        </w:r>
      </w:del>
    </w:p>
    <w:p>
      <w:pPr>
        <w:pStyle w:val="ListParagraph"/>
        <w:numPr>
          <w:ilvl w:val="0"/>
          <w:numId w:val="247"/>
        </w:numPr>
        <w:spacing w:lineRule="auto" w:line="259"/>
        <w:rPr>
          <w:color w:val="000000" w:themeColor="text1"/>
          <w:del w:id="2245" w:author="Winston.Huang" w:date="2025-05-16T16:43:00Z"/>
        </w:rPr>
      </w:pPr>
      <w:del w:id="2243" w:author="Winston.Huang" w:date="2025-05-16T16:43:00Z">
        <w:r>
          <w:rPr>
            <w:b/>
            <w:bCs/>
            <w:color w:val="000000" w:themeColor="text1"/>
            <w:lang w:val="en-IN"/>
          </w:rPr>
          <w:delText>Enable SecureBoot:</w:delText>
        </w:r>
      </w:del>
      <w:del w:id="2244" w:author="Winston.Huang" w:date="2025-05-16T16:43:00Z">
        <w:r>
          <w:rPr>
            <w:color w:val="000000" w:themeColor="text1"/>
            <w:lang w:val="en-IN"/>
          </w:rPr>
          <w:delText xml:space="preserve"> Set SecureBoot to "Enabled."</w:delText>
        </w:r>
      </w:del>
    </w:p>
    <w:p>
      <w:pPr>
        <w:pStyle w:val="ListParagraph"/>
        <w:numPr>
          <w:ilvl w:val="0"/>
          <w:numId w:val="247"/>
        </w:numPr>
        <w:spacing w:lineRule="auto" w:line="259"/>
        <w:rPr>
          <w:color w:val="000000" w:themeColor="text1"/>
          <w:del w:id="2248" w:author="Winston.Huang" w:date="2025-05-16T16:43:00Z"/>
        </w:rPr>
      </w:pPr>
      <w:del w:id="2246" w:author="Winston.Huang" w:date="2025-05-16T16:43:00Z">
        <w:r>
          <w:rPr>
            <w:b/>
            <w:bCs/>
            <w:color w:val="000000" w:themeColor="text1"/>
            <w:lang w:val="en-IN"/>
          </w:rPr>
          <w:delText>Save and Exit:</w:delText>
        </w:r>
      </w:del>
      <w:del w:id="2247" w:author="Winston.Huang" w:date="2025-05-16T16:43:00Z">
        <w:r>
          <w:rPr>
            <w:color w:val="000000" w:themeColor="text1"/>
            <w:lang w:val="en-IN"/>
          </w:rPr>
          <w:delText xml:space="preserve"> Save the changes and exit the BIOS/UEFI settings.</w:delText>
        </w:r>
      </w:del>
    </w:p>
    <w:p>
      <w:pPr>
        <w:pStyle w:val="Normal"/>
        <w:spacing w:lineRule="auto" w:line="259"/>
        <w:rPr>
          <w:color w:val="0F4761" w:themeColor="accent1" w:themeShade="bf"/>
          <w:sz w:val="28"/>
          <w:szCs w:val="28"/>
          <w:del w:id="2251" w:author="Winston.Huang" w:date="2025-05-16T16:43:00Z"/>
        </w:rPr>
      </w:pPr>
      <w:del w:id="2249" w:author="Winston.Huang" w:date="2025-05-16T16:43:00Z">
        <w:r>
          <w:rPr>
            <w:color w:val="0F4761" w:themeColor="accent1" w:themeShade="bf"/>
            <w:sz w:val="28"/>
            <w:szCs w:val="28"/>
            <w:lang w:val="en-IN"/>
          </w:rPr>
          <w:delText xml:space="preserve"> </w:delText>
        </w:r>
      </w:del>
      <w:del w:id="2250" w:author="Winston.Huang" w:date="2025-05-16T16:43:00Z">
        <w:r>
          <w:rPr>
            <w:color w:val="0F4761" w:themeColor="accent1" w:themeShade="bf"/>
            <w:sz w:val="28"/>
            <w:szCs w:val="28"/>
            <w:lang w:val="en-IN"/>
          </w:rPr>
          <w:delText>2.Configure TPM</w:delText>
        </w:r>
      </w:del>
    </w:p>
    <w:p>
      <w:pPr>
        <w:pStyle w:val="ListParagraph"/>
        <w:numPr>
          <w:ilvl w:val="0"/>
          <w:numId w:val="246"/>
        </w:numPr>
        <w:spacing w:lineRule="auto" w:line="259"/>
        <w:rPr>
          <w:color w:val="000000" w:themeColor="text1"/>
          <w:del w:id="2254" w:author="Winston.Huang" w:date="2025-05-16T16:43:00Z"/>
        </w:rPr>
      </w:pPr>
      <w:del w:id="2252" w:author="Winston.Huang" w:date="2025-05-16T16:43:00Z">
        <w:r>
          <w:rPr>
            <w:b/>
            <w:bCs/>
            <w:color w:val="000000" w:themeColor="text1"/>
            <w:lang w:val="en-IN"/>
          </w:rPr>
          <w:delText>Access BIOS/UEFI Settings</w:delText>
        </w:r>
      </w:del>
      <w:del w:id="2253" w:author="Winston.Huang" w:date="2025-05-16T16:43:00Z">
        <w:r>
          <w:rPr>
            <w:color w:val="000000" w:themeColor="text1"/>
            <w:lang w:val="en-IN"/>
          </w:rPr>
          <w:delText>: Enter the BIOS/UEFI settings again.</w:delText>
        </w:r>
      </w:del>
    </w:p>
    <w:p>
      <w:pPr>
        <w:pStyle w:val="ListParagraph"/>
        <w:numPr>
          <w:ilvl w:val="0"/>
          <w:numId w:val="246"/>
        </w:numPr>
        <w:spacing w:lineRule="auto" w:line="259"/>
        <w:rPr>
          <w:color w:val="000000" w:themeColor="text1"/>
          <w:del w:id="2257" w:author="Winston.Huang" w:date="2025-05-16T16:43:00Z"/>
        </w:rPr>
      </w:pPr>
      <w:del w:id="2255" w:author="Winston.Huang" w:date="2025-05-16T16:43:00Z">
        <w:r>
          <w:rPr>
            <w:b/>
            <w:bCs/>
            <w:color w:val="000000" w:themeColor="text1"/>
            <w:lang w:val="en-IN"/>
          </w:rPr>
          <w:delText xml:space="preserve">Navigate to TPM Settings: </w:delText>
        </w:r>
      </w:del>
      <w:del w:id="2256" w:author="Winston.Huang" w:date="2025-05-16T16:43:00Z">
        <w:r>
          <w:rPr>
            <w:color w:val="000000" w:themeColor="text1"/>
            <w:lang w:val="en-IN"/>
          </w:rPr>
          <w:delText>Find the TPM option under the security tab.</w:delText>
        </w:r>
      </w:del>
    </w:p>
    <w:p>
      <w:pPr>
        <w:pStyle w:val="ListParagraph"/>
        <w:widowControl/>
        <w:numPr>
          <w:ilvl w:val="0"/>
          <w:numId w:val="246"/>
        </w:numPr>
        <w:spacing w:lineRule="auto" w:line="259"/>
        <w:rPr>
          <w:color w:val="000000" w:themeColor="text1"/>
          <w:del w:id="2260" w:author="Winston.Huang" w:date="2025-05-16T16:43:00Z"/>
        </w:rPr>
      </w:pPr>
      <w:del w:id="2258" w:author="Winston.Huang" w:date="2025-05-16T16:43:00Z">
        <w:r>
          <w:rPr>
            <w:b/>
            <w:bCs/>
            <w:color w:val="000000" w:themeColor="text1"/>
            <w:lang w:val="en-IN"/>
          </w:rPr>
          <w:delText xml:space="preserve">Enable TPM: </w:delText>
        </w:r>
      </w:del>
      <w:del w:id="2259" w:author="Winston.Huang" w:date="2025-05-16T16:43:00Z">
        <w:r>
          <w:rPr>
            <w:color w:val="000000" w:themeColor="text1"/>
            <w:lang w:val="en-IN"/>
          </w:rPr>
          <w:delText>Set TPM to "Enabled" and ensure it is set to the "Active" state</w:delText>
        </w:r>
      </w:del>
    </w:p>
    <w:p>
      <w:pPr>
        <w:pStyle w:val="Normal"/>
        <w:widowControl/>
        <w:spacing w:lineRule="auto" w:line="259" w:before="0" w:after="0"/>
        <w:rPr>
          <w:rFonts w:ascii="Calibri" w:hAnsi="Calibri" w:eastAsia="Calibri" w:cs="Calibri"/>
          <w:color w:val="000000" w:themeColor="text1"/>
          <w:sz w:val="22"/>
          <w:szCs w:val="22"/>
          <w:lang w:val="en-IN"/>
          <w:del w:id="2264" w:author="Winston.Huang" w:date="2025-05-16T16:43:00Z"/>
        </w:rPr>
      </w:pPr>
      <w:del w:id="2261" w:author="Winston.Huang" w:date="2025-05-16T16:43:00Z">
        <w:r>
          <w:rPr>
            <w:rFonts w:ascii="Calibri" w:hAnsi="Calibri" w:cs="Calibri" w:eastAsia="Calibri"/>
            <w:color w:val="000000" w:themeColor="text1"/>
            <w:sz w:val="22"/>
            <w:szCs w:val="22"/>
            <w:lang w:val="en-IN"/>
          </w:rPr>
          <w:delText xml:space="preserve">   </w:delText>
        </w:r>
      </w:del>
      <w:del w:id="2262" w:author="Winston.Huang" w:date="2025-05-16T16:43:00Z">
        <w:r>
          <w:rPr>
            <w:b/>
            <w:bCs/>
            <w:color w:val="0F4761" w:themeColor="accent1" w:themeShade="bf"/>
            <w:lang w:val="en-IN"/>
          </w:rPr>
          <w:delText>Safe boot process diagram:</w:delText>
        </w:r>
      </w:del>
      <w:del w:id="2263" w:author="Winston.Huang" w:date="2025-05-16T16:43:00Z">
        <w:r>
          <w:rPr>
            <w:rFonts w:eastAsia="Calibri" w:cs="Calibri" w:ascii="Calibri" w:hAnsi="Calibri"/>
            <w:color w:val="000000" w:themeColor="text1"/>
            <w:sz w:val="22"/>
            <w:szCs w:val="22"/>
            <w:lang w:val="en-IN"/>
          </w:rPr>
          <w:delText xml:space="preserve">      </w:delText>
        </w:r>
      </w:del>
    </w:p>
    <w:p>
      <w:pPr>
        <w:pStyle w:val="Normal"/>
        <w:widowControl/>
        <w:spacing w:lineRule="auto" w:line="259" w:before="0" w:after="0"/>
        <w:rPr>
          <w:rFonts w:ascii="Calibri" w:hAnsi="Calibri" w:eastAsia="Calibri" w:cs="Calibri"/>
          <w:color w:val="000000" w:themeColor="text1"/>
          <w:sz w:val="22"/>
          <w:szCs w:val="22"/>
          <w:lang w:val="en-IN"/>
          <w:del w:id="2266" w:author="Winston.Huang" w:date="2025-05-16T16:43:00Z"/>
        </w:rPr>
      </w:pPr>
      <w:del w:id="2265" w:author="Winston.Huang" w:date="2025-05-16T16:43:00Z">
        <w:r>
          <w:rPr>
            <w:rFonts w:ascii="Calibri" w:hAnsi="Calibri" w:cs="Calibri" w:eastAsia="Calibri"/>
            <w:color w:val="000000" w:themeColor="text1"/>
            <w:sz w:val="22"/>
            <w:szCs w:val="22"/>
            <w:lang w:val="en-IN"/>
          </w:rPr>
          <w:delText xml:space="preserve">                                                                                                                                              </w:delText>
        </w:r>
      </w:del>
    </w:p>
    <w:p>
      <w:pPr>
        <w:pStyle w:val="Normal"/>
        <w:widowControl/>
        <w:spacing w:lineRule="auto" w:line="259" w:before="0" w:after="0"/>
        <w:rPr>
          <w:del w:id="2269" w:author="Winston.Huang" w:date="2025-05-16T16:43:00Z"/>
        </w:rPr>
      </w:pPr>
      <w:del w:id="2267" w:author="Winston.Huang" w:date="2025-05-16T16:43:00Z">
        <w:r>
          <w:rPr/>
          <w:delText xml:space="preserve">                                        </w:delText>
        </w:r>
      </w:del>
      <w:del w:id="2268" w:author="Winston.Huang" w:date="2025-05-16T16:43:00Z">
        <w:r>
          <w:rPr/>
          <w:drawing>
            <wp:inline distT="0" distB="0" distL="0" distR="0">
              <wp:extent cx="1809750" cy="1232535"/>
              <wp:effectExtent l="0" t="0" r="0" b="0"/>
              <wp:docPr id="17" name="Picture 1588492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88492756" descr=""/>
                      <pic:cNvPicPr>
                        <a:picLocks noChangeAspect="1" noChangeArrowheads="1"/>
                      </pic:cNvPicPr>
                    </pic:nvPicPr>
                    <pic:blipFill>
                      <a:blip r:embed="rId32"/>
                      <a:stretch>
                        <a:fillRect/>
                      </a:stretch>
                    </pic:blipFill>
                    <pic:spPr bwMode="auto">
                      <a:xfrm>
                        <a:off x="0" y="0"/>
                        <a:ext cx="1809750" cy="1232535"/>
                      </a:xfrm>
                      <a:prstGeom prst="rect">
                        <a:avLst/>
                      </a:prstGeom>
                    </pic:spPr>
                  </pic:pic>
                </a:graphicData>
              </a:graphic>
            </wp:inline>
          </w:drawing>
        </w:r>
      </w:del>
    </w:p>
    <w:p>
      <w:pPr>
        <w:pStyle w:val="Normal"/>
        <w:widowControl/>
        <w:spacing w:lineRule="auto" w:line="259" w:before="0" w:after="0"/>
        <w:rPr>
          <w:rFonts w:ascii="Calibri" w:hAnsi="Calibri" w:eastAsia="Calibri" w:cs="Calibri"/>
          <w:color w:val="000000" w:themeColor="text1"/>
          <w:sz w:val="22"/>
          <w:szCs w:val="22"/>
          <w:lang w:val="en-IN"/>
          <w:del w:id="2273" w:author="Winston.Huang" w:date="2025-05-16T16:43:00Z"/>
        </w:rPr>
      </w:pPr>
      <w:del w:id="2270" w:author="Winston.Huang" w:date="2025-05-16T16:43:00Z">
        <w:r>
          <w:rPr>
            <w:rFonts w:ascii="Calibri" w:hAnsi="Calibri" w:cs="Calibri" w:eastAsia="Calibri"/>
            <w:color w:val="000000" w:themeColor="text1"/>
            <w:sz w:val="22"/>
            <w:szCs w:val="22"/>
            <w:lang w:val="en-IN"/>
          </w:rPr>
          <w:delText xml:space="preserve">                                        </w:delText>
        </w:r>
      </w:del>
      <w:del w:id="2271" w:author="Winston.Huang" w:date="2025-05-16T16:43:00Z">
        <w:r>
          <w:rPr/>
          <w:drawing>
            <wp:inline distT="0" distB="0" distL="0" distR="0">
              <wp:extent cx="1828800" cy="3609975"/>
              <wp:effectExtent l="0" t="0" r="0" b="0"/>
              <wp:docPr id="18" name="Picture 16129677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12967710" descr=""/>
                      <pic:cNvPicPr>
                        <a:picLocks noChangeAspect="1" noChangeArrowheads="1"/>
                      </pic:cNvPicPr>
                    </pic:nvPicPr>
                    <pic:blipFill>
                      <a:blip r:embed="rId33"/>
                      <a:stretch>
                        <a:fillRect/>
                      </a:stretch>
                    </pic:blipFill>
                    <pic:spPr bwMode="auto">
                      <a:xfrm>
                        <a:off x="0" y="0"/>
                        <a:ext cx="1828800" cy="3609975"/>
                      </a:xfrm>
                      <a:prstGeom prst="rect">
                        <a:avLst/>
                      </a:prstGeom>
                    </pic:spPr>
                  </pic:pic>
                </a:graphicData>
              </a:graphic>
            </wp:inline>
          </w:drawing>
        </w:r>
      </w:del>
      <w:del w:id="2272" w:author="Winston.Huang" w:date="2025-05-16T16:43:00Z">
        <w:r>
          <w:rPr>
            <w:rFonts w:ascii="Calibri" w:hAnsi="Calibri" w:cs="Calibri" w:eastAsia="Calibri"/>
            <w:color w:val="000000" w:themeColor="text1"/>
            <w:sz w:val="22"/>
            <w:szCs w:val="22"/>
            <w:lang w:val="en-IN"/>
          </w:rPr>
          <w:delText xml:space="preserve">  </w:delText>
        </w:r>
      </w:del>
    </w:p>
    <w:p>
      <w:pPr>
        <w:pStyle w:val="3"/>
        <w:widowControl/>
        <w:spacing w:lineRule="auto" w:line="259" w:before="0" w:after="0"/>
        <w:rPr>
          <w:del w:id="2277" w:author="Winston.Huang" w:date="2025-05-16T16:51:00Z"/>
        </w:rPr>
      </w:pPr>
      <w:del w:id="2274" w:author="Winston.Huang" w:date="2025-05-16T16:43:00Z">
        <w:r>
          <w:rPr>
            <w:rFonts w:ascii="Calibri" w:hAnsi="Calibri" w:cs="Calibri" w:eastAsia="Calibri"/>
            <w:color w:val="000000" w:themeColor="text1"/>
            <w:sz w:val="22"/>
            <w:szCs w:val="22"/>
            <w:lang w:val="en-IN"/>
          </w:rPr>
          <w:delText xml:space="preserve">                                           </w:delText>
        </w:r>
      </w:del>
      <w:del w:id="2275" w:author="Winston.Huang" w:date="2025-05-16T16:43:00Z">
        <w:r>
          <w:rPr/>
          <w:drawing>
            <wp:inline distT="0" distB="0" distL="0" distR="0">
              <wp:extent cx="1664970" cy="3488690"/>
              <wp:effectExtent l="0" t="0" r="0" b="0"/>
              <wp:docPr id="19" name="Picture 1381384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81384452" descr=""/>
                      <pic:cNvPicPr>
                        <a:picLocks noChangeAspect="1" noChangeArrowheads="1"/>
                      </pic:cNvPicPr>
                    </pic:nvPicPr>
                    <pic:blipFill>
                      <a:blip r:embed="rId34"/>
                      <a:stretch>
                        <a:fillRect/>
                      </a:stretch>
                    </pic:blipFill>
                    <pic:spPr bwMode="auto">
                      <a:xfrm>
                        <a:off x="0" y="0"/>
                        <a:ext cx="1664970" cy="3488690"/>
                      </a:xfrm>
                      <a:prstGeom prst="rect">
                        <a:avLst/>
                      </a:prstGeom>
                    </pic:spPr>
                  </pic:pic>
                </a:graphicData>
              </a:graphic>
            </wp:inline>
          </w:drawing>
        </w:r>
      </w:del>
      <w:del w:id="2276" w:author="Winston.Huang" w:date="2025-05-16T16:51:00Z">
        <w:r>
          <w:rPr>
            <w:rFonts w:ascii="Calibri" w:hAnsi="Calibri" w:cs="Calibri" w:eastAsia="Calibri"/>
            <w:color w:val="000000" w:themeColor="text1"/>
            <w:sz w:val="22"/>
            <w:szCs w:val="22"/>
            <w:lang w:val="en-IN"/>
          </w:rPr>
          <w:delText xml:space="preserve">  </w:delText>
        </w:r>
      </w:del>
    </w:p>
    <w:p>
      <w:pPr>
        <w:pStyle w:val="3"/>
        <w:widowControl/>
        <w:spacing w:lineRule="auto" w:line="240" w:before="480" w:after="0"/>
        <w:rPr>
          <w:rStyle w:val="11"/>
          <w:rFonts w:ascii="Aptos" w:hAnsi="Aptos" w:asciiTheme="minorHAnsi" w:hAnsiTheme="minorHAnsi"/>
        </w:rPr>
      </w:pPr>
      <w:bookmarkStart w:id="183" w:name="_Toc207723333"/>
      <w:r>
        <w:rPr>
          <w:rStyle w:val="11"/>
          <w:rFonts w:ascii="Aptos" w:hAnsi="Aptos" w:asciiTheme="minorHAnsi" w:hAnsiTheme="minorHAnsi"/>
        </w:rPr>
        <w:t>FR4 – Data Confidentiality</w:t>
      </w:r>
      <w:bookmarkEnd w:id="183"/>
    </w:p>
    <w:p>
      <w:pPr>
        <w:pStyle w:val="2"/>
        <w:widowControl/>
        <w:rPr/>
      </w:pPr>
      <w:bookmarkStart w:id="184" w:name="_Toc207723334"/>
      <w:r>
        <w:rPr/>
        <w:t>CR 4.1– Information Confidentiality</w:t>
      </w:r>
      <w:bookmarkEnd w:id="184"/>
    </w:p>
    <w:p>
      <w:pPr>
        <w:pStyle w:val="Normal"/>
        <w:widowControl/>
        <w:spacing w:lineRule="auto" w:line="240" w:before="0" w:after="0"/>
        <w:rPr/>
      </w:pPr>
      <w:r>
        <w:rPr>
          <w:color w:val="0D0D0D" w:themeColor="text1" w:themeTint="f2"/>
        </w:rPr>
        <w:t>Information confidentiality involves implementing LUKS encryption for data at rest and TLS for data in transit on Ubuntu 22.04 LTS to protect information from unauthorized access as required by IEC 62443-4-2 CR 4.1.</w:t>
      </w:r>
    </w:p>
    <w:p>
      <w:pPr>
        <w:pStyle w:val="3"/>
        <w:widowControl/>
        <w:rPr>
          <w:rFonts w:ascii="Aptos" w:hAnsi="Aptos" w:eastAsia="Aptos" w:cs="Aptos"/>
        </w:rPr>
      </w:pPr>
      <w:bookmarkStart w:id="185" w:name="_Toc207723335"/>
      <w:r>
        <w:rPr>
          <w:rFonts w:eastAsia="Aptos" w:cs="Aptos"/>
        </w:rPr>
        <w:t>Statement</w:t>
      </w:r>
      <w:bookmarkEnd w:id="185"/>
    </w:p>
    <w:p>
      <w:pPr>
        <w:pStyle w:val="NormalWeb"/>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color w:val="0D0D0D" w:themeColor="text1" w:themeTint="f2"/>
        </w:rPr>
        <w:t>This document demonstrates compliance with IEC 62443-4-2 CR 4.1 Information confidentiality requirements by implementing LUKS encryption for data at rest and TLS for data in transit on the Ubuntu 22.04 LTS operating system. The aim is to protect the confidentiality of information as required by the standard.</w:t>
      </w:r>
    </w:p>
    <w:p>
      <w:pPr>
        <w:pStyle w:val="3"/>
        <w:widowControl/>
        <w:rPr>
          <w:rFonts w:ascii="Aptos" w:hAnsi="Aptos" w:eastAsia="Aptos" w:cs="Aptos"/>
        </w:rPr>
      </w:pPr>
      <w:bookmarkStart w:id="186" w:name="_Toc207723336"/>
      <w:r>
        <w:rPr>
          <w:rFonts w:eastAsia="Aptos" w:cs="Aptos"/>
        </w:rPr>
        <w:t>Evidence</w:t>
      </w:r>
      <w:bookmarkEnd w:id="186"/>
    </w:p>
    <w:p>
      <w:pPr>
        <w:pStyle w:val="NormalWeb"/>
        <w:spacing w:before="280" w:afterAutospacing="0" w:after="0"/>
        <w:jc w:val="both"/>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To meet the IEC 62443-4-2 CR 4.1 information confidentiality requirements, LUKS encryption is used to ensure the confidentiality of stored data, while TLS is implemented to secure data transmission. These methods ensure that sensitive information is protected both at rest and in transit, aligning with the standard's requirements to support confidentiality protection mechanisms.</w:t>
      </w:r>
    </w:p>
    <w:p>
      <w:pPr>
        <w:pStyle w:val="NormalWeb"/>
        <w:numPr>
          <w:ilvl w:val="0"/>
          <w:numId w:val="310"/>
        </w:numPr>
        <w:spacing w:lineRule="atLeast" w:line="0" w:beforeAutospacing="0" w:before="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Partition encryption is applied to a dedicated data volume (/dev/sda1) using LUKS (AES-256).</w:t>
      </w:r>
    </w:p>
    <w:p>
      <w:pPr>
        <w:pStyle w:val="NormalWeb"/>
        <w:numPr>
          <w:ilvl w:val="0"/>
          <w:numId w:val="310"/>
        </w:numPr>
        <w:spacing w:lineRule="atLeast" w:line="0" w:beforeAutospacing="0" w:before="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The encrypted partition is only mounted after successful authentication and is configured in /etc/crypttab and /etc/fstab.</w:t>
      </w:r>
    </w:p>
    <w:p>
      <w:pPr>
        <w:pStyle w:val="NormalWeb"/>
        <w:numPr>
          <w:ilvl w:val="0"/>
          <w:numId w:val="310"/>
        </w:numPr>
        <w:spacing w:lineRule="atLeast" w:line="0" w:beforeAutospacing="0" w:before="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TLS 1.2 and 1.3 are enforced system-wide; SSL and older TLS versions are explicitly disabled via OpenSSL configuration.</w:t>
      </w:r>
    </w:p>
    <w:p>
      <w:pPr>
        <w:pStyle w:val="NormalWeb"/>
        <w:numPr>
          <w:ilvl w:val="0"/>
          <w:numId w:val="310"/>
        </w:numPr>
        <w:spacing w:lineRule="atLeast" w:line="0" w:beforeAutospacing="0" w:before="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stunnel is configured to handle secure services with generated certificates.</w:t>
      </w:r>
    </w:p>
    <w:p>
      <w:pPr>
        <w:pStyle w:val="NormalWeb"/>
        <w:numPr>
          <w:ilvl w:val="0"/>
          <w:numId w:val="310"/>
        </w:numPr>
        <w:spacing w:lineRule="atLeast" w:line="0" w:beforeAutospacing="0" w:before="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In addition, SSH communication is secured by enforcing Protocol 2 only, disabling password-based login, and enabling public key authentication via OpenSSH configuration.</w:t>
      </w:r>
    </w:p>
    <w:p>
      <w:pPr>
        <w:pStyle w:val="3"/>
        <w:widowControl/>
        <w:rPr>
          <w:rFonts w:ascii="Aptos" w:hAnsi="Aptos" w:eastAsia="Aptos" w:cs="Aptos"/>
        </w:rPr>
      </w:pPr>
      <w:bookmarkStart w:id="187" w:name="_Toc207723337"/>
      <w:r>
        <w:rPr>
          <w:rFonts w:eastAsia="Aptos" w:cs="Aptos"/>
        </w:rPr>
        <w:t>Detailed Setting Steps</w:t>
      </w:r>
      <w:bookmarkEnd w:id="187"/>
    </w:p>
    <w:p>
      <w:pPr>
        <w:pStyle w:val="Normal"/>
        <w:spacing w:lineRule="auto" w:line="259" w:before="0" w:after="0"/>
        <w:rPr>
          <w:color w:val="0F4761" w:themeColor="accent1" w:themeShade="bf"/>
          <w:sz w:val="28"/>
          <w:szCs w:val="28"/>
        </w:rPr>
      </w:pPr>
      <w:r>
        <w:rPr>
          <w:color w:val="0F4761" w:themeColor="accent1" w:themeShade="bf"/>
          <w:sz w:val="28"/>
          <w:szCs w:val="28"/>
          <w:lang w:val="en-IN"/>
        </w:rPr>
        <w:t>1. Data at Rest - LUKS Setup</w:t>
      </w:r>
    </w:p>
    <w:p>
      <w:pPr>
        <w:pStyle w:val="ListParagraph"/>
        <w:numPr>
          <w:ilvl w:val="0"/>
          <w:numId w:val="308"/>
        </w:numPr>
        <w:shd w:val="clear" w:color="auto" w:fill="FFFFFF" w:themeFill="background1"/>
        <w:spacing w:lineRule="auto" w:line="259" w:before="240" w:after="0"/>
        <w:ind w:left="851" w:hanging="480"/>
        <w:contextualSpacing/>
        <w:rPr>
          <w:rFonts w:ascii="Aptos" w:hAnsi="Aptos" w:eastAsia="Aptos" w:cs="Aptos"/>
          <w:color w:val="000000" w:themeColor="text1"/>
        </w:rPr>
      </w:pPr>
      <w:r>
        <w:rPr>
          <w:rFonts w:eastAsia="Aptos" w:cs="Aptos"/>
          <w:b/>
          <w:bCs/>
          <w:color w:val="000000" w:themeColor="text1"/>
          <w:lang w:val="en-IN"/>
        </w:rPr>
        <w:t>Install cryptsetup</w:t>
      </w:r>
      <w:r>
        <w:rPr>
          <w:rFonts w:eastAsia="Aptos" w:cs="Aptos"/>
          <w:color w:val="000000" w:themeColor="text1"/>
          <w:lang w:val="en-IN"/>
        </w:rPr>
        <w:t xml:space="preserve">: </w:t>
      </w:r>
    </w:p>
    <w:p>
      <w:pPr>
        <w:pStyle w:val="ListParagraph"/>
        <w:numPr>
          <w:ilvl w:val="0"/>
          <w:numId w:val="308"/>
        </w:numPr>
        <w:shd w:val="clear" w:color="auto" w:fill="FFFFFF" w:themeFill="background1"/>
        <w:spacing w:lineRule="auto" w:line="259" w:before="0" w:after="0"/>
        <w:ind w:left="851" w:hanging="480"/>
        <w:contextualSpacing/>
        <w:rPr>
          <w:rFonts w:ascii="Aptos" w:hAnsi="Aptos" w:eastAsia="Aptos" w:cs="Aptos"/>
          <w:color w:val="000000" w:themeColor="text1"/>
        </w:rPr>
      </w:pPr>
      <w:r>
        <w:rPr>
          <w:rFonts w:eastAsia="Aptos" w:cs="Aptos"/>
          <w:b/>
          <w:bCs/>
          <w:color w:val="000000" w:themeColor="text1"/>
          <w:lang w:val="en-IN"/>
        </w:rPr>
        <w:t>luksFormat to encrypt a dedicated partition (e.g., /dev/sdb1)</w:t>
      </w:r>
      <w:r>
        <w:rPr>
          <w:rFonts w:eastAsia="Aptos" w:cs="Aptos"/>
          <w:color w:val="000000" w:themeColor="text1"/>
          <w:lang w:val="en-IN"/>
        </w:rPr>
        <w:t>:</w:t>
      </w:r>
    </w:p>
    <w:p>
      <w:pPr>
        <w:pStyle w:val="ListParagraph"/>
        <w:numPr>
          <w:ilvl w:val="0"/>
          <w:numId w:val="308"/>
        </w:numPr>
        <w:shd w:val="clear" w:color="auto" w:fill="FFFFFF" w:themeFill="background1"/>
        <w:spacing w:lineRule="auto" w:line="259" w:before="0" w:after="0"/>
        <w:ind w:left="851" w:hanging="480"/>
        <w:contextualSpacing/>
        <w:rPr>
          <w:rFonts w:ascii="Aptos" w:hAnsi="Aptos" w:eastAsia="Aptos" w:cs="Aptos"/>
          <w:color w:val="000000" w:themeColor="text1"/>
          <w:lang w:val="en-IN"/>
        </w:rPr>
      </w:pPr>
      <w:r>
        <w:rPr>
          <w:rFonts w:eastAsia="Aptos" w:cs="Aptos"/>
          <w:b/>
          <w:bCs/>
          <w:color w:val="000000" w:themeColor="text1"/>
          <w:lang w:val="en-IN"/>
        </w:rPr>
        <w:t>Use luksOpen and mount to /mnt/encrypted.</w:t>
      </w:r>
    </w:p>
    <w:p>
      <w:pPr>
        <w:pStyle w:val="ListParagraph"/>
        <w:numPr>
          <w:ilvl w:val="0"/>
          <w:numId w:val="308"/>
        </w:numPr>
        <w:shd w:val="clear" w:color="auto" w:fill="FFFFFF" w:themeFill="background1"/>
        <w:spacing w:lineRule="auto" w:line="259" w:before="0" w:after="0"/>
        <w:ind w:left="851" w:hanging="480"/>
        <w:contextualSpacing/>
        <w:rPr>
          <w:rFonts w:ascii="Aptos" w:hAnsi="Aptos" w:eastAsia="Aptos" w:cs="Aptos"/>
          <w:color w:val="000000" w:themeColor="text1"/>
        </w:rPr>
      </w:pPr>
      <w:r>
        <w:rPr>
          <w:rFonts w:eastAsia="Aptos" w:cs="Aptos"/>
          <w:b/>
          <w:bCs/>
          <w:color w:val="000000" w:themeColor="text1"/>
          <w:lang w:val="en-IN"/>
        </w:rPr>
        <w:t>Configure /etc/crypttab and /etc/fstab for boot-time mounting if needed.</w:t>
      </w:r>
    </w:p>
    <w:p>
      <w:pPr>
        <w:pStyle w:val="Norma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 Data in Transit – TLS Setup:</w:t>
      </w:r>
    </w:p>
    <w:p>
      <w:pPr>
        <w:pStyle w:val="ListParagraph"/>
        <w:numPr>
          <w:ilvl w:val="0"/>
          <w:numId w:val="309"/>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b/>
          <w:bCs/>
          <w:color w:val="000000" w:themeColor="text1"/>
          <w:lang w:val="en-IN"/>
        </w:rPr>
        <w:t>Install openssl and stunnel4.</w:t>
      </w:r>
    </w:p>
    <w:p>
      <w:pPr>
        <w:pStyle w:val="ListParagraph"/>
        <w:numPr>
          <w:ilvl w:val="0"/>
          <w:numId w:val="309"/>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b/>
          <w:bCs/>
          <w:color w:val="000000" w:themeColor="text1"/>
          <w:lang w:val="en-IN"/>
        </w:rPr>
        <w:t>Generate a self-signed certificate and key pair.</w:t>
      </w:r>
    </w:p>
    <w:p>
      <w:pPr>
        <w:pStyle w:val="ListParagraph"/>
        <w:numPr>
          <w:ilvl w:val="0"/>
          <w:numId w:val="309"/>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b/>
          <w:bCs/>
          <w:color w:val="000000" w:themeColor="text1"/>
          <w:lang w:val="en-IN"/>
        </w:rPr>
        <w:t>Configure stunnel to use TLS 1.2/1.3 only.</w:t>
      </w:r>
    </w:p>
    <w:p>
      <w:pPr>
        <w:pStyle w:val="ListParagraph"/>
        <w:numPr>
          <w:ilvl w:val="0"/>
          <w:numId w:val="309"/>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b/>
          <w:bCs/>
          <w:color w:val="000000" w:themeColor="text1"/>
          <w:lang w:val="en-IN"/>
        </w:rPr>
        <w:t>Update /etc/ssl/openssl.cnf to disable older protocols:</w:t>
      </w:r>
    </w:p>
    <w:p>
      <w:pPr>
        <w:pStyle w:val="ListParagraph"/>
        <w:numPr>
          <w:ilvl w:val="0"/>
          <w:numId w:val="309"/>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b/>
          <w:bCs/>
          <w:color w:val="000000" w:themeColor="text1"/>
          <w:lang w:val="en-IN"/>
        </w:rPr>
        <w:t>Restart relevant services to apply changes.</w:t>
      </w:r>
    </w:p>
    <w:p>
      <w:pPr>
        <w:pStyle w:val="ListParagraph"/>
        <w:numPr>
          <w:ilvl w:val="0"/>
          <w:numId w:val="309"/>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b/>
          <w:bCs/>
          <w:color w:val="000000" w:themeColor="text1"/>
          <w:lang w:val="en-IN"/>
        </w:rPr>
        <w:t>For SSH, configure /etc/ssh/sshd_config to enforce Protocol 2, disable root and password login, and allow only public key authentication.</w:t>
      </w:r>
    </w:p>
    <w:p>
      <w:pPr>
        <w:pStyle w:val="2"/>
        <w:widowControl/>
        <w:spacing w:before="40" w:after="0"/>
        <w:rPr/>
      </w:pPr>
      <w:bookmarkStart w:id="188" w:name="_Toc207723338"/>
      <w:r>
        <w:rPr>
          <w:rFonts w:eastAsia="Aptos Display" w:cs="Aptos Display"/>
          <w:color w:val="1F3864"/>
        </w:rPr>
        <w:t>CR 4.2 – Information Persistence</w:t>
      </w:r>
      <w:bookmarkEnd w:id="188"/>
      <w:r>
        <w:rPr>
          <w:rFonts w:eastAsia="Aptos Display" w:cs="Aptos Display"/>
          <w:color w:val="1F3864"/>
        </w:rPr>
        <w:t xml:space="preserve"> </w:t>
      </w:r>
      <w:r>
        <w:rPr/>
        <w:t xml:space="preserve"> </w:t>
      </w:r>
    </w:p>
    <w:p>
      <w:pPr>
        <w:pStyle w:val="Normal"/>
        <w:widowControl/>
        <w:spacing w:lineRule="auto" w:line="240" w:before="0" w:after="0"/>
        <w:jc w:val="both"/>
        <w:rPr/>
      </w:pPr>
      <w:r>
        <w:rPr>
          <w:color w:val="0D0D0D" w:themeColor="text1" w:themeTint="f2"/>
        </w:rPr>
        <w:t>Information persistence ensures that all information with explicit read authorization is securely erased from components being decommissioned or released from active service, as required by IEC 62443-4-2 CR 4.2.</w:t>
      </w:r>
    </w:p>
    <w:p>
      <w:pPr>
        <w:pStyle w:val="3"/>
        <w:widowControl/>
        <w:rPr>
          <w:rFonts w:ascii="Aptos" w:hAnsi="Aptos" w:eastAsia="Aptos" w:cs="Aptos"/>
        </w:rPr>
      </w:pPr>
      <w:bookmarkStart w:id="189" w:name="_Toc207723339"/>
      <w:r>
        <w:rPr>
          <w:rFonts w:eastAsia="Aptos" w:cs="Aptos"/>
        </w:rPr>
        <w:t>Statement</w:t>
      </w:r>
      <w:bookmarkEnd w:id="189"/>
    </w:p>
    <w:p>
      <w:pPr>
        <w:pStyle w:val="NormalWeb"/>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color w:val="0D0D0D" w:themeColor="text1" w:themeTint="f2"/>
        </w:rPr>
        <w:t>This document demonstrates compliance with IEC 62443-4-2 CR 4.2 Information Persistence requirements by using built-in functions of the Ubuntu 22.04 LTS operating system. The aim is to ensure that all information, for which explicit read authorization is supported—including sensitive files, configuration data, application artifacts, authentication credentials, and volatile memory—is securely erased from components being decommissioned or released from active service.</w:t>
      </w:r>
    </w:p>
    <w:p>
      <w:pPr>
        <w:pStyle w:val="3"/>
        <w:widowControl/>
        <w:rPr>
          <w:rFonts w:ascii="Aptos" w:hAnsi="Aptos" w:eastAsia="Aptos" w:cs="Aptos"/>
        </w:rPr>
      </w:pPr>
      <w:bookmarkStart w:id="190" w:name="_Toc207723340"/>
      <w:r>
        <w:rPr>
          <w:rFonts w:eastAsia="Aptos" w:cs="Aptos"/>
        </w:rPr>
        <w:t>Evidence</w:t>
      </w:r>
      <w:bookmarkEnd w:id="190"/>
    </w:p>
    <w:p>
      <w:pPr>
        <w:pStyle w:val="NormalWeb"/>
        <w:spacing w:before="280" w:afterAutospacing="0" w:after="0"/>
        <w:jc w:val="both"/>
        <w:rPr>
          <w:rFonts w:ascii="Aptos" w:hAnsi="Aptos" w:eastAsia="新細明體" w:cs="Arial" w:asciiTheme="minorHAnsi" w:cstheme="minorBidi" w:eastAsiaTheme="minorEastAsia" w:hAnsiTheme="minorHAnsi"/>
          <w:color w:val="0D0D0D" w:themeColor="text1" w:themeTint="f2"/>
        </w:rPr>
      </w:pPr>
      <w:r>
        <w:rPr>
          <w:rFonts w:eastAsia="新細明體" w:cs="Arial" w:ascii="Aptos" w:hAnsi="Aptos" w:asciiTheme="minorHAnsi" w:cstheme="minorBidi" w:eastAsiaTheme="minorEastAsia" w:hAnsiTheme="minorHAnsi"/>
          <w:color w:val="0D0D0D" w:themeColor="text1" w:themeTint="f2"/>
        </w:rPr>
        <w:t>To satisfy CR 4.2, Ubuntu 22.04 LTS provides mechanisms to:</w:t>
      </w:r>
    </w:p>
    <w:p>
      <w:pPr>
        <w:pStyle w:val="Normal"/>
        <w:widowControl/>
        <w:numPr>
          <w:ilvl w:val="0"/>
          <w:numId w:val="311"/>
        </w:numPr>
        <w:spacing w:lineRule="auto" w:line="240" w:beforeAutospacing="1" w:after="0"/>
        <w:rPr>
          <w:rFonts w:eastAsia="新細明體" w:cs="新細明體"/>
          <w:kern w:val="0"/>
          <w14:ligatures w14:val="none"/>
        </w:rPr>
      </w:pPr>
      <w:r>
        <w:rPr>
          <w:rFonts w:eastAsia="新細明體" w:cs="新細明體"/>
          <w:kern w:val="0"/>
          <w14:ligatures w14:val="none"/>
        </w:rPr>
        <w:t>Securely delete files and directories</w:t>
      </w:r>
    </w:p>
    <w:p>
      <w:pPr>
        <w:pStyle w:val="Normal"/>
        <w:widowControl/>
        <w:numPr>
          <w:ilvl w:val="0"/>
          <w:numId w:val="311"/>
        </w:numPr>
        <w:spacing w:lineRule="auto" w:line="240" w:before="0" w:after="0"/>
        <w:rPr>
          <w:rFonts w:eastAsia="新細明體" w:cs="新細明體"/>
          <w:kern w:val="0"/>
          <w14:ligatures w14:val="none"/>
        </w:rPr>
      </w:pPr>
      <w:r>
        <w:rPr>
          <w:rFonts w:eastAsia="新細明體" w:cs="新細明體"/>
          <w:kern w:val="0"/>
          <w14:ligatures w14:val="none"/>
        </w:rPr>
        <w:t>Wipe free disk space</w:t>
      </w:r>
    </w:p>
    <w:p>
      <w:pPr>
        <w:pStyle w:val="Normal"/>
        <w:widowControl/>
        <w:numPr>
          <w:ilvl w:val="0"/>
          <w:numId w:val="311"/>
        </w:numPr>
        <w:spacing w:lineRule="auto" w:line="240" w:before="0" w:after="0"/>
        <w:rPr>
          <w:rFonts w:eastAsia="新細明體" w:cs="新細明體"/>
          <w:kern w:val="0"/>
          <w14:ligatures w14:val="none"/>
        </w:rPr>
      </w:pPr>
      <w:r>
        <w:rPr>
          <w:rFonts w:eastAsia="新細明體" w:cs="新細明體"/>
          <w:kern w:val="0"/>
          <w14:ligatures w14:val="none"/>
        </w:rPr>
        <w:t>Clear volatile memory (RAM/shared memory)</w:t>
      </w:r>
    </w:p>
    <w:p>
      <w:pPr>
        <w:pStyle w:val="Normal"/>
        <w:widowControl/>
        <w:numPr>
          <w:ilvl w:val="0"/>
          <w:numId w:val="311"/>
        </w:numPr>
        <w:spacing w:lineRule="auto" w:line="240" w:before="0" w:after="0"/>
        <w:rPr>
          <w:rFonts w:eastAsia="新細明體" w:cs="新細明體"/>
          <w:kern w:val="0"/>
          <w14:ligatures w14:val="none"/>
        </w:rPr>
      </w:pPr>
      <w:r>
        <w:rPr>
          <w:rFonts w:eastAsia="新細明體" w:cs="新細明體"/>
          <w:kern w:val="0"/>
          <w14:ligatures w14:val="none"/>
        </w:rPr>
        <w:t>Remove application-specific and residual sensitive data (e.g., logs, certificates)</w:t>
      </w:r>
    </w:p>
    <w:p>
      <w:pPr>
        <w:pStyle w:val="Normal"/>
        <w:widowControl/>
        <w:numPr>
          <w:ilvl w:val="0"/>
          <w:numId w:val="311"/>
        </w:numPr>
        <w:spacing w:lineRule="auto" w:line="240" w:before="0" w:afterAutospacing="1"/>
        <w:rPr>
          <w:rFonts w:eastAsia="新細明體" w:cs="新細明體"/>
          <w:kern w:val="0"/>
          <w14:ligatures w14:val="none"/>
        </w:rPr>
      </w:pPr>
      <w:r>
        <w:rPr>
          <w:rFonts w:eastAsia="新細明體" w:cs="新細明體"/>
          <w:kern w:val="0"/>
          <w14:ligatures w14:val="none"/>
        </w:rPr>
        <w:t>Avoid swap usage entirely (in this system) to prevent data persistence</w:t>
      </w:r>
    </w:p>
    <w:p>
      <w:pPr>
        <w:pStyle w:val="NormalWeb"/>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rPr>
        <w:t>These actions ensure that no recoverable or residual data remains on the system once a component is retired or repurposed. The following steps show how these measures are implemented.</w:t>
      </w:r>
    </w:p>
    <w:p>
      <w:pPr>
        <w:pStyle w:val="3"/>
        <w:widowControl/>
        <w:rPr>
          <w:rFonts w:ascii="Aptos" w:hAnsi="Aptos" w:eastAsia="Aptos" w:cs="Aptos"/>
        </w:rPr>
      </w:pPr>
      <w:bookmarkStart w:id="191" w:name="_Toc207723341"/>
      <w:r>
        <w:rPr>
          <w:rFonts w:eastAsia="Aptos" w:cs="Aptos"/>
        </w:rPr>
        <w:t>Detailed Setting Steps</w:t>
      </w:r>
      <w:bookmarkEnd w:id="191"/>
    </w:p>
    <w:p>
      <w:pPr>
        <w:pStyle w:val="Normal"/>
        <w:spacing w:lineRule="auto" w:line="259" w:before="16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w:t>
      </w:r>
      <w:r>
        <w:rPr/>
        <w:t xml:space="preserve"> </w:t>
      </w:r>
      <w:r>
        <w:rPr>
          <w:rFonts w:eastAsia="Aptos" w:cs="Aptos"/>
          <w:color w:val="0F4761" w:themeColor="accent1" w:themeShade="bf"/>
          <w:sz w:val="28"/>
          <w:szCs w:val="28"/>
          <w:lang w:val="en-IN"/>
        </w:rPr>
        <w:t>Secure Erase of Files, Directories, and Free Space</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Install secure-delete tools:</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update</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install secure-delete</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Securely erase files:</w:t>
      </w:r>
    </w:p>
    <w:p>
      <w:pPr>
        <w:pStyle w:val="Normal"/>
        <w:shd w:val="clear" w:color="auto" w:fill="FFFFFF" w:themeFill="background1"/>
        <w:spacing w:lineRule="atLeast" w:line="0" w:before="0" w:after="0"/>
        <w:ind w:left="708" w:hanging="0"/>
        <w:rPr>
          <w:rFonts w:ascii="Consolas" w:hAnsi="Consolas"/>
        </w:rPr>
      </w:pPr>
      <w:r>
        <w:rPr>
          <w:rFonts w:ascii="Consolas" w:hAnsi="Consolas"/>
        </w:rPr>
        <w:t>srm sensitive_file.txt</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Securely erase directories:</w:t>
      </w:r>
    </w:p>
    <w:p>
      <w:pPr>
        <w:pStyle w:val="Normal"/>
        <w:shd w:val="clear" w:color="auto" w:fill="FFFFFF" w:themeFill="background1"/>
        <w:spacing w:lineRule="atLeast" w:line="0" w:before="0" w:after="0"/>
        <w:ind w:left="708" w:hanging="0"/>
        <w:rPr>
          <w:rFonts w:ascii="Consolas" w:hAnsi="Consolas"/>
        </w:rPr>
      </w:pPr>
      <w:r>
        <w:rPr>
          <w:rFonts w:ascii="Consolas" w:hAnsi="Consolas"/>
        </w:rPr>
        <w:t>srm -r sensitive_directory/</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Securely wipe free disk space:</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sfill -v /mnt/encrypted</w:t>
      </w:r>
    </w:p>
    <w:p>
      <w:pPr>
        <w:pStyle w:val="Normal"/>
        <w:spacing w:lineRule="auto" w:line="259" w:before="16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 Swap Space Handling</w:t>
      </w:r>
    </w:p>
    <w:p>
      <w:pPr>
        <w:pStyle w:val="Normal"/>
        <w:shd w:val="clear" w:color="auto" w:fill="FFFFFF" w:themeFill="background1"/>
        <w:spacing w:lineRule="auto" w:line="240" w:beforeAutospacing="1" w:afterAutospacing="1"/>
        <w:ind w:left="566" w:hanging="0"/>
        <w:rPr/>
      </w:pPr>
      <w:r>
        <w:rPr/>
        <w:t>This system is intentionally configured without active swap partitions or swap files to minimize disk-based memory persistence risks.</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Verify no swap is in use</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swapon --summary</w:t>
      </w:r>
    </w:p>
    <w:p>
      <w:pPr>
        <w:pStyle w:val="Normal"/>
        <w:shd w:val="clear" w:color="auto" w:fill="FFFFFF" w:themeFill="background1"/>
        <w:spacing w:lineRule="auto" w:line="240" w:beforeAutospacing="1" w:afterAutospacing="1"/>
        <w:ind w:left="566" w:hanging="0"/>
        <w:rPr/>
      </w:pPr>
      <w:r>
        <w:rPr/>
        <w:t>As there is no swap configured, no secure erasure of swap space is necessary. Volatile memory is addressed in Step 4.</w:t>
      </w:r>
    </w:p>
    <w:p>
      <w:pPr>
        <w:pStyle w:val="Normal"/>
        <w:spacing w:lineRule="auto" w:line="259" w:before="16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 Verification of Secure Erase</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Attempt file recovery (expect failure):</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install extundelete</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extundelete /dev/sda1 --restore-all</w:t>
      </w:r>
    </w:p>
    <w:p>
      <w:pPr>
        <w:pStyle w:val="Normal"/>
        <w:shd w:val="clear" w:color="auto" w:fill="FFFFFF" w:themeFill="background1"/>
        <w:spacing w:lineRule="auto" w:line="360" w:before="0" w:after="0"/>
        <w:ind w:left="482" w:hanging="0"/>
        <w:rPr>
          <w:rFonts w:ascii="Aptos" w:hAnsi="Aptos" w:eastAsia="Aptos" w:cs="Aptos"/>
          <w:color w:val="000000" w:themeColor="text1"/>
        </w:rPr>
      </w:pPr>
      <w:r>
        <w:rPr>
          <w:rFonts w:eastAsia="Aptos" w:cs="Aptos"/>
          <w:b/>
          <w:bCs/>
          <w:color w:val="000000" w:themeColor="text1"/>
          <w:lang w:val="en-IN"/>
        </w:rPr>
        <w:t>Check disk space for residual content:</w:t>
      </w:r>
      <w:r>
        <w:rPr>
          <w:rFonts w:eastAsia="Aptos" w:cs="Aptos"/>
          <w:color w:val="000000" w:themeColor="text1"/>
          <w:lang w:val="en-IN"/>
        </w:rPr>
        <w:t xml:space="preserve"> </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dd if=/dev/sda1 bs=1M count=100 | hexdump -C</w:t>
      </w:r>
    </w:p>
    <w:p>
      <w:pPr>
        <w:pStyle w:val="Normal"/>
        <w:shd w:val="clear" w:color="auto" w:fill="FFFFFF" w:themeFill="background1"/>
        <w:spacing w:lineRule="auto" w:line="240" w:beforeAutospacing="1" w:afterAutospacing="1"/>
        <w:ind w:left="566" w:hanging="0"/>
        <w:rPr/>
      </w:pPr>
      <w:r>
        <w:rPr/>
        <w:t>These steps confirm files are unrecoverable after erasure.</w:t>
      </w:r>
    </w:p>
    <w:p>
      <w:pPr>
        <w:pStyle w:val="Normal"/>
        <w:shd w:val="clear" w:color="auto" w:fill="FFFFFF" w:themeFill="background1"/>
        <w:spacing w:lineRule="auto" w:line="259" w:before="0" w:after="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4. Erase Volatile Memory</w:t>
      </w:r>
    </w:p>
    <w:p>
      <w:pPr>
        <w:pStyle w:val="Normal"/>
        <w:shd w:val="clear" w:color="auto" w:fill="FFFFFF" w:themeFill="background1"/>
        <w:spacing w:lineRule="atLeast" w:line="0" w:before="0" w:after="0"/>
        <w:ind w:left="425" w:hanging="0"/>
        <w:rPr>
          <w:rFonts w:ascii="Aptos" w:hAnsi="Aptos" w:eastAsia="Aptos" w:cs="Aptos"/>
          <w:b/>
          <w:b/>
          <w:bCs/>
          <w:color w:val="000000" w:themeColor="text1"/>
          <w:lang w:val="en-IN"/>
        </w:rPr>
      </w:pPr>
      <w:r>
        <w:rPr>
          <w:rFonts w:eastAsia="Aptos" w:cs="Aptos"/>
          <w:b/>
          <w:bCs/>
          <w:color w:val="000000" w:themeColor="text1"/>
          <w:lang w:val="en-IN"/>
        </w:rPr>
        <w:t>Install and run memory stress test to overwrite RAM:</w:t>
      </w:r>
    </w:p>
    <w:p>
      <w:pPr>
        <w:pStyle w:val="Normal"/>
        <w:shd w:val="clear" w:color="auto" w:fill="FFFFFF" w:themeFill="background1"/>
        <w:spacing w:lineRule="atLeast" w:line="0" w:before="0" w:after="0"/>
        <w:ind w:left="708" w:hanging="0"/>
        <w:rPr>
          <w:rFonts w:ascii="Consolas" w:hAnsi="Consolas" w:eastAsia="Aptos" w:cs="Aptos"/>
          <w:bCs/>
          <w:color w:val="000000" w:themeColor="text1"/>
          <w:lang w:val="en-IN"/>
        </w:rPr>
      </w:pPr>
      <w:r>
        <w:rPr>
          <w:rFonts w:eastAsia="Aptos" w:cs="Aptos" w:ascii="Consolas" w:hAnsi="Consolas"/>
          <w:bCs/>
          <w:color w:val="000000" w:themeColor="text1"/>
          <w:lang w:val="en-IN"/>
        </w:rPr>
        <w:t>sudo apt install memtester</w:t>
      </w:r>
    </w:p>
    <w:p>
      <w:pPr>
        <w:pStyle w:val="Normal"/>
        <w:shd w:val="clear" w:color="auto" w:fill="FFFFFF" w:themeFill="background1"/>
        <w:spacing w:lineRule="atLeast" w:line="0" w:before="0" w:after="0"/>
        <w:ind w:left="708" w:hanging="0"/>
        <w:rPr>
          <w:rFonts w:ascii="Consolas" w:hAnsi="Consolas" w:eastAsia="Aptos" w:cs="Aptos"/>
          <w:color w:val="000000" w:themeColor="text1"/>
        </w:rPr>
      </w:pPr>
      <w:r>
        <w:rPr>
          <w:rFonts w:eastAsia="Aptos" w:cs="Aptos" w:ascii="Consolas" w:hAnsi="Consolas"/>
          <w:bCs/>
          <w:color w:val="000000" w:themeColor="text1"/>
          <w:lang w:val="en-IN"/>
        </w:rPr>
        <w:t>sudo memtester 1024 5</w:t>
      </w:r>
      <w:r>
        <w:rPr>
          <w:rFonts w:eastAsia="Aptos" w:cs="Aptos" w:ascii="Consolas" w:hAnsi="Consolas"/>
          <w:color w:val="000000" w:themeColor="text1"/>
          <w:lang w:val="en-IN"/>
        </w:rPr>
        <w:t xml:space="preserve"> </w:t>
      </w:r>
    </w:p>
    <w:p>
      <w:pPr>
        <w:pStyle w:val="Normal"/>
        <w:shd w:val="clear" w:color="auto" w:fill="FFFFFF" w:themeFill="background1"/>
        <w:spacing w:lineRule="atLeast" w:line="0" w:before="0" w:after="0"/>
        <w:ind w:left="425" w:hanging="0"/>
        <w:rPr>
          <w:rFonts w:ascii="Aptos" w:hAnsi="Aptos" w:eastAsia="Aptos" w:cs="Aptos"/>
          <w:b/>
          <w:b/>
          <w:bCs/>
          <w:color w:val="000000" w:themeColor="text1"/>
          <w:lang w:val="en-IN"/>
        </w:rPr>
      </w:pPr>
      <w:r>
        <w:rPr>
          <w:rFonts w:eastAsia="Aptos" w:cs="Aptos"/>
          <w:b/>
          <w:bCs/>
          <w:color w:val="000000" w:themeColor="text1"/>
          <w:lang w:val="en-IN"/>
        </w:rPr>
        <w:t>Clear shared memory space:</w:t>
      </w:r>
    </w:p>
    <w:p>
      <w:pPr>
        <w:pStyle w:val="Normal"/>
        <w:shd w:val="clear" w:color="auto" w:fill="FFFFFF" w:themeFill="background1"/>
        <w:spacing w:lineRule="atLeast" w:line="0" w:before="0" w:after="0"/>
        <w:ind w:left="708" w:hanging="0"/>
        <w:rPr>
          <w:rFonts w:ascii="Consolas" w:hAnsi="Consolas" w:eastAsia="Aptos" w:cs="Aptos"/>
          <w:bCs/>
          <w:color w:val="000000" w:themeColor="text1"/>
          <w:lang w:val="en-IN"/>
        </w:rPr>
      </w:pPr>
      <w:r>
        <w:rPr>
          <w:rFonts w:eastAsia="Aptos" w:cs="Aptos" w:ascii="Consolas" w:hAnsi="Consolas"/>
          <w:bCs/>
          <w:color w:val="000000" w:themeColor="text1"/>
          <w:lang w:val="en-IN"/>
        </w:rPr>
        <w:t>sudo sysctl -w kernel.shmmax=0</w:t>
      </w:r>
    </w:p>
    <w:p>
      <w:pPr>
        <w:pStyle w:val="Normal"/>
        <w:shd w:val="clear" w:color="auto" w:fill="FFFFFF" w:themeFill="background1"/>
        <w:spacing w:lineRule="atLeast" w:line="0" w:before="0" w:after="0"/>
        <w:ind w:left="708" w:hanging="0"/>
        <w:rPr>
          <w:rFonts w:ascii="Consolas" w:hAnsi="Consolas" w:cs="Aptos"/>
          <w:bCs/>
          <w:color w:val="000000" w:themeColor="text1"/>
          <w:lang w:val="en-IN"/>
        </w:rPr>
      </w:pPr>
      <w:r>
        <w:rPr>
          <w:rFonts w:eastAsia="Aptos" w:cs="Aptos" w:ascii="Consolas" w:hAnsi="Consolas"/>
          <w:bCs/>
          <w:color w:val="000000" w:themeColor="text1"/>
          <w:lang w:val="en-IN"/>
        </w:rPr>
        <w:t>sudo sysctl -w kernel.shmmax=33554432</w:t>
      </w:r>
    </w:p>
    <w:p>
      <w:pPr>
        <w:pStyle w:val="Normal"/>
        <w:shd w:val="clear" w:color="auto" w:fill="FFFFFF" w:themeFill="background1"/>
        <w:spacing w:lineRule="auto" w:line="259" w:before="0" w:after="0"/>
        <w:rPr>
          <w:rFonts w:ascii="Aptos" w:hAnsi="Aptos" w:eastAsia="Aptos" w:cs="Aptos"/>
          <w:color w:val="0F4761" w:themeColor="accent1" w:themeShade="bf"/>
          <w:sz w:val="28"/>
          <w:szCs w:val="28"/>
          <w:lang w:val="en-IN"/>
        </w:rPr>
      </w:pPr>
      <w:r>
        <w:rPr>
          <w:rFonts w:eastAsia="Aptos" w:cs="Aptos"/>
          <w:color w:val="0F4761" w:themeColor="accent1" w:themeShade="bf"/>
          <w:sz w:val="28"/>
          <w:szCs w:val="28"/>
          <w:lang w:val="en-IN"/>
        </w:rPr>
        <w:t>5. Secure Erase of Other Sensitive Information</w:t>
      </w:r>
    </w:p>
    <w:p>
      <w:pPr>
        <w:pStyle w:val="Normal"/>
        <w:shd w:val="clear" w:color="auto" w:fill="FFFFFF" w:themeFill="background1"/>
        <w:spacing w:lineRule="auto" w:line="360" w:before="0" w:after="0"/>
        <w:ind w:left="425" w:hanging="0"/>
        <w:rPr>
          <w:b/>
          <w:b/>
        </w:rPr>
      </w:pPr>
      <w:r>
        <w:rPr>
          <w:b/>
        </w:rPr>
        <w:t>Shell History</w:t>
      </w:r>
    </w:p>
    <w:p>
      <w:pPr>
        <w:pStyle w:val="Normal"/>
        <w:shd w:val="clear" w:color="auto" w:fill="FFFFFF" w:themeFill="background1"/>
        <w:spacing w:lineRule="atLeast" w:line="0" w:before="0" w:after="0"/>
        <w:ind w:left="708" w:hanging="0"/>
        <w:rPr>
          <w:rFonts w:ascii="Consolas" w:hAnsi="Consolas"/>
        </w:rPr>
      </w:pPr>
      <w:r>
        <w:rPr>
          <w:rFonts w:ascii="Consolas" w:hAnsi="Consolas"/>
        </w:rPr>
        <w:t>cat /dev/null &gt; ~/.bash_history &amp;&amp; history -c</w:t>
      </w:r>
    </w:p>
    <w:p>
      <w:pPr>
        <w:pStyle w:val="Normal"/>
        <w:shd w:val="clear" w:color="auto" w:fill="FFFFFF" w:themeFill="background1"/>
        <w:spacing w:lineRule="auto" w:line="360" w:before="0" w:after="0"/>
        <w:ind w:left="425" w:hanging="0"/>
        <w:rPr>
          <w:b/>
          <w:b/>
        </w:rPr>
      </w:pPr>
      <w:r>
        <w:rPr>
          <w:b/>
        </w:rPr>
        <w:t>Logs and Caches:</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rm -rf /var/log/*</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rm -rf /var/cache/*</w:t>
      </w:r>
    </w:p>
    <w:p>
      <w:pPr>
        <w:pStyle w:val="Normal"/>
        <w:shd w:val="clear" w:color="auto" w:fill="FFFFFF" w:themeFill="background1"/>
        <w:spacing w:lineRule="auto" w:line="360" w:before="0" w:after="0"/>
        <w:ind w:left="425" w:hanging="0"/>
        <w:rPr>
          <w:b/>
          <w:b/>
        </w:rPr>
      </w:pPr>
      <w:r>
        <w:rPr>
          <w:b/>
        </w:rPr>
        <w:t>SSH Keys and System Certificates:</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rm -rf /home/user/.ssh/</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rm -rf /etc/ssl/private/</w:t>
      </w:r>
    </w:p>
    <w:p>
      <w:pPr>
        <w:pStyle w:val="Normal"/>
        <w:shd w:val="clear" w:color="auto" w:fill="FFFFFF" w:themeFill="background1"/>
        <w:spacing w:lineRule="auto" w:line="240" w:beforeAutospacing="1" w:afterAutospacing="1"/>
        <w:ind w:left="566" w:hanging="0"/>
        <w:rPr/>
      </w:pPr>
      <w:r>
        <w:rPr>
          <w:b/>
        </w:rPr>
        <w:t>Note</w:t>
      </w:r>
      <w:r>
        <w:rPr/>
        <w:t>: This system is not equipped with Wi-Fi interfaces; therefore, no wireless network credentials (e.g., WPA keys) or NetworkManager profiles exist under /etc/NetworkManager/.</w:t>
      </w:r>
    </w:p>
    <w:p>
      <w:pPr>
        <w:pStyle w:val="Normal"/>
        <w:shd w:val="clear" w:color="auto" w:fill="FFFFFF" w:themeFill="background1"/>
        <w:spacing w:lineRule="auto" w:line="360" w:before="0" w:after="0"/>
        <w:ind w:left="425" w:hanging="0"/>
        <w:rPr>
          <w:b/>
          <w:b/>
        </w:rPr>
      </w:pPr>
      <w:r>
        <w:rPr>
          <w:b/>
        </w:rPr>
        <w:t>Remove Unused Applications:</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purge &lt;package_name&gt;</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apt autoremove</w:t>
      </w:r>
    </w:p>
    <w:p>
      <w:pPr>
        <w:pStyle w:val="Normal"/>
        <w:shd w:val="clear" w:color="auto" w:fill="FFFFFF" w:themeFill="background1"/>
        <w:spacing w:lineRule="auto" w:line="360" w:before="0" w:after="0"/>
        <w:ind w:left="425" w:hanging="0"/>
        <w:rPr>
          <w:rFonts w:ascii="Consolas" w:hAnsi="Consolas" w:cs="Aptos"/>
          <w:b/>
          <w:b/>
          <w:bCs/>
          <w:color w:val="000000" w:themeColor="text1"/>
          <w:lang w:val="en-IN"/>
        </w:rPr>
      </w:pPr>
      <w:r>
        <w:rPr>
          <w:b/>
        </w:rPr>
        <w:t>Delete Full User Directory (when decommissioning):</w:t>
      </w:r>
    </w:p>
    <w:p>
      <w:pPr>
        <w:pStyle w:val="Normal"/>
        <w:shd w:val="clear" w:color="auto" w:fill="FFFFFF" w:themeFill="background1"/>
        <w:spacing w:lineRule="atLeast" w:line="0" w:before="0" w:after="0"/>
        <w:ind w:left="708" w:hanging="0"/>
        <w:rPr>
          <w:rFonts w:ascii="Consolas" w:hAnsi="Consolas"/>
        </w:rPr>
      </w:pPr>
      <w:r>
        <w:rPr>
          <w:rFonts w:ascii="Consolas" w:hAnsi="Consolas"/>
        </w:rPr>
        <w:t>sudo srm -r /home/&lt;user&gt;</w:t>
      </w:r>
    </w:p>
    <w:p>
      <w:pPr>
        <w:pStyle w:val="2"/>
        <w:widowControl/>
        <w:rPr/>
      </w:pPr>
      <w:bookmarkStart w:id="192" w:name="_Toc207723342"/>
      <w:r>
        <w:rPr/>
        <w:t>CR 4.3 – Use of Cryptography</w:t>
      </w:r>
      <w:bookmarkEnd w:id="192"/>
    </w:p>
    <w:p>
      <w:pPr>
        <w:pStyle w:val="3"/>
        <w:widowControl/>
        <w:rPr>
          <w:rFonts w:ascii="Aptos" w:hAnsi="Aptos" w:eastAsia="Aptos" w:cs="Aptos"/>
          <w:ins w:id="2278" w:author="Winston.Huang" w:date="2025-05-19T16:07:00Z"/>
        </w:rPr>
      </w:pPr>
      <w:bookmarkStart w:id="193" w:name="_Toc207723343"/>
      <w:r>
        <w:rPr>
          <w:rFonts w:eastAsia="Aptos" w:cs="Aptos"/>
        </w:rPr>
        <w:t>Statement</w:t>
      </w:r>
      <w:bookmarkEnd w:id="193"/>
    </w:p>
    <w:p>
      <w:pPr>
        <w:pStyle w:val="14"/>
        <w:spacing w:lineRule="auto" w:line="240"/>
        <w:rPr/>
      </w:pPr>
      <w:r>
        <w:rPr/>
        <w:t xml:space="preserve">The system enforces cryptographic mechanisms to ensure the confidentiality, integrity, and authenticity of sensitive information during storage, transmission, and execution. The system uses </w:t>
      </w:r>
      <w:r>
        <w:rPr>
          <w:rStyle w:val="Notionenablehover"/>
          <w:b/>
          <w:bCs/>
        </w:rPr>
        <w:t>OpenSSL 3.x</w:t>
      </w:r>
      <w:r>
        <w:rPr/>
        <w:t xml:space="preserve"> for cryptographic functions, supporting modern cryptographic algorithms like </w:t>
      </w:r>
      <w:r>
        <w:rPr>
          <w:rStyle w:val="Notionenablehover"/>
          <w:b/>
          <w:bCs/>
        </w:rPr>
        <w:t>AES-256</w:t>
      </w:r>
      <w:r>
        <w:rPr/>
        <w:t xml:space="preserve">, </w:t>
      </w:r>
      <w:r>
        <w:rPr>
          <w:rStyle w:val="Notionenablehover"/>
          <w:b/>
          <w:bCs/>
        </w:rPr>
        <w:t>RSA-4096</w:t>
      </w:r>
      <w:r>
        <w:rPr/>
        <w:t xml:space="preserve">, </w:t>
      </w:r>
      <w:r>
        <w:rPr>
          <w:rStyle w:val="Notionenablehover"/>
          <w:b/>
          <w:bCs/>
        </w:rPr>
        <w:t>ECDSA</w:t>
      </w:r>
      <w:r>
        <w:rPr/>
        <w:t xml:space="preserve">, and </w:t>
      </w:r>
      <w:r>
        <w:rPr>
          <w:rStyle w:val="Notionenablehover"/>
          <w:b/>
          <w:bCs/>
        </w:rPr>
        <w:t>SHA-256</w:t>
      </w:r>
      <w:r>
        <w:rPr/>
        <w:t xml:space="preserve"> for secure communications, including </w:t>
      </w:r>
      <w:r>
        <w:rPr>
          <w:rStyle w:val="Notionenablehover"/>
          <w:b/>
          <w:bCs/>
        </w:rPr>
        <w:t>TLS 1.3</w:t>
      </w:r>
      <w:r>
        <w:rPr/>
        <w:t xml:space="preserve"> encryption.</w:t>
      </w:r>
    </w:p>
    <w:p>
      <w:pPr>
        <w:pStyle w:val="Normal"/>
        <w:widowControl/>
        <w:spacing w:lineRule="auto" w:line="240"/>
        <w:rPr/>
      </w:pPr>
      <w:r>
        <w:rPr/>
        <w:t xml:space="preserve">Network communication is protected by </w:t>
      </w:r>
      <w:r>
        <w:rPr>
          <w:rStyle w:val="Notionenablehover"/>
          <w:b/>
          <w:bCs/>
        </w:rPr>
        <w:t>TLS 1.3</w:t>
      </w:r>
      <w:r>
        <w:rPr/>
        <w:t>, supporting strong encryption algorithms like:</w:t>
      </w:r>
    </w:p>
    <w:p>
      <w:pPr>
        <w:pStyle w:val="ListParagraph"/>
        <w:widowControl/>
        <w:numPr>
          <w:ilvl w:val="0"/>
          <w:numId w:val="335"/>
        </w:numPr>
        <w:spacing w:lineRule="auto" w:line="240"/>
        <w:rPr>
          <w:rFonts w:eastAsia="新細明體" w:cs="新細明體"/>
          <w:kern w:val="0"/>
          <w14:ligatures w14:val="none"/>
        </w:rPr>
      </w:pPr>
      <w:r>
        <w:rPr>
          <w:rFonts w:eastAsia="新細明體" w:cs="新細明體" w:ascii="Consolas" w:hAnsi="Consolas"/>
          <w:color w:val="EB5757"/>
          <w:kern w:val="0"/>
          <w:sz w:val="20"/>
          <w:szCs w:val="20"/>
          <w14:ligatures w14:val="none"/>
        </w:rPr>
        <w:t xml:space="preserve">TLS_AES_256_GCM_SHA384 </w:t>
      </w:r>
      <w:r>
        <w:rPr/>
        <w:t xml:space="preserve">in line with </w:t>
      </w:r>
      <w:r>
        <w:rPr>
          <w:rStyle w:val="Notionenablehover"/>
          <w:b/>
          <w:bCs/>
        </w:rPr>
        <w:t>SOGIS Agreed Cryptographic Mechanisms v1.3</w:t>
      </w:r>
      <w:r>
        <w:rPr/>
        <w:t>. This standard ensures cryptographic security for TLS communication.</w:t>
      </w:r>
    </w:p>
    <w:p>
      <w:pPr>
        <w:pStyle w:val="14"/>
        <w:rPr>
          <w:del w:id="2280" w:author="Winston.Huang" w:date="2025-05-19T16:07:00Z"/>
        </w:rPr>
      </w:pPr>
      <w:del w:id="2279" w:author="Winston.Huang" w:date="2025-05-19T16:07:00Z">
        <w:r>
          <w:rPr/>
        </w:r>
      </w:del>
    </w:p>
    <w:p>
      <w:pPr>
        <w:pStyle w:val="14"/>
        <w:pPrChange w:id="0" w:author="William.Kao" w:date="2025-05-22T17:09:00Z">
          <w:pPr>
            <w:spacing w:lineRule="auto" w:line="240" w:before="0" w:after="0"/>
          </w:pPr>
        </w:pPrChange>
        <w:rPr>
          <w:del w:id="2283" w:author="Winston.Huang" w:date="2025-05-19T16:06:00Z"/>
        </w:rPr>
      </w:pPr>
      <w:del w:id="2281" w:author="Winston.Huang" w:date="2025-05-19T16:06:00Z">
        <w:r>
          <w:rPr/>
          <w:delText xml:space="preserve">To comply with </w:delText>
        </w:r>
      </w:del>
      <w:del w:id="2282" w:author="Winston.Huang" w:date="2025-05-19T16:06:00Z">
        <w:r>
          <w:rPr/>
          <w:delText>IEC 62443-4-2 CR 4.3 (Use of Cryptography) and related requirements for overall system security, the following configurations and services should be implemented in Ubuntu 22.04 to ensure robust protection, integrity, and availability of the system:</w:delText>
        </w:r>
      </w:del>
    </w:p>
    <w:p>
      <w:pPr>
        <w:pStyle w:val="14"/>
        <w:pPrChange w:id="0" w:author="William.Kao" w:date="2025-05-22T17:09:00Z">
          <w:pPr>
            <w:pStyle w:val="ListParagraph"/>
          </w:pPr>
        </w:pPrChange>
        <w:rPr>
          <w:del w:id="2284" w:author="Winston.Huang" w:date="2025-05-19T16:06:00Z"/>
        </w:rPr>
      </w:pPr>
      <w:r>
        <w:rPr/>
      </w:r>
    </w:p>
    <w:p>
      <w:pPr>
        <w:pStyle w:val="14"/>
        <w:pPrChange w:id="0" w:author="William.Kao" w:date="2025-05-22T17:09:00Z">
          <w:pPr>
            <w:pStyle w:val="ListParagraph"/>
            <w:contextualSpacing/>
            <w:spacing w:before="240" w:after="240"/>
          </w:pPr>
        </w:pPrChange>
        <w:rPr>
          <w:rFonts w:eastAsia="Aptos" w:cs="Aptos"/>
          <w:del w:id="2285" w:author="Winston.Huang" w:date="2025-05-19T16:06:00Z"/>
        </w:rPr>
      </w:pPr>
      <w:r>
        <w:rPr>
          <w:rFonts w:eastAsia="Aptos" w:cs="Aptos"/>
          <w:b/>
          <w:bCs/>
        </w:rPr>
        <w:t>SSH (Secure Shell)</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86" w:author="Winston.Huang" w:date="2025-05-19T16:06:00Z"/>
        </w:rPr>
      </w:pPr>
      <w:r>
        <w:rPr>
          <w:rFonts w:eastAsia="Aptos" w:cs="Aptos"/>
          <w:b/>
          <w:bCs/>
        </w:rPr>
        <w:t>SSH</w:t>
      </w:r>
      <w:r>
        <w:rPr>
          <w:rFonts w:eastAsia="Aptos" w:cs="Aptos"/>
        </w:rPr>
        <w:t xml:space="preserve"> is used for secure remote access, using cryptographic protocols to authenticate users and encrypt all communications between clients and servers. This ensures session confidentiality and integrity, preventing eavesdropping or man-in-the-middle attacks.</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87" w:author="Winston.Huang" w:date="2025-05-19T16:06:00Z"/>
        </w:rPr>
      </w:pPr>
      <w:r>
        <w:rPr>
          <w:rFonts w:eastAsia="Aptos" w:cs="Aptos"/>
        </w:rPr>
        <w:t xml:space="preserve">Ensure SSH connections are only allowed with </w:t>
      </w:r>
      <w:r>
        <w:rPr>
          <w:rFonts w:eastAsia="Aptos" w:cs="Aptos"/>
          <w:b/>
          <w:bCs/>
        </w:rPr>
        <w:t>SSH keys</w:t>
      </w:r>
      <w:r>
        <w:rPr>
          <w:rFonts w:eastAsia="Aptos" w:cs="Aptos"/>
        </w:rPr>
        <w:t xml:space="preserve"> rather than passwords. Use strong encryption algorithms like </w:t>
      </w:r>
      <w:r>
        <w:rPr>
          <w:rFonts w:eastAsia="Aptos" w:cs="Aptos"/>
          <w:b/>
          <w:bCs/>
        </w:rPr>
        <w:t>AES</w:t>
      </w:r>
      <w:r>
        <w:rPr>
          <w:rFonts w:eastAsia="Aptos" w:cs="Aptos"/>
        </w:rPr>
        <w:t xml:space="preserve"> for encrypting data in transit and </w:t>
      </w:r>
      <w:r>
        <w:rPr>
          <w:rFonts w:eastAsia="Aptos" w:cs="Aptos"/>
          <w:b/>
          <w:bCs/>
        </w:rPr>
        <w:t>RSA-4096</w:t>
      </w:r>
      <w:r>
        <w:rPr>
          <w:rFonts w:eastAsia="Aptos" w:cs="Aptos"/>
        </w:rPr>
        <w:t xml:space="preserve"> or </w:t>
      </w:r>
      <w:r>
        <w:rPr>
          <w:rFonts w:eastAsia="Aptos" w:cs="Aptos"/>
          <w:b/>
          <w:bCs/>
        </w:rPr>
        <w:t>ED25519</w:t>
      </w:r>
      <w:r>
        <w:rPr>
          <w:rFonts w:eastAsia="Aptos" w:cs="Aptos"/>
        </w:rPr>
        <w:t xml:space="preserve"> keys for authentication.</w:t>
      </w:r>
    </w:p>
    <w:p>
      <w:pPr>
        <w:pStyle w:val="14"/>
        <w:pPrChange w:id="0" w:author="William.Kao" w:date="2025-05-22T17:09:00Z">
          <w:pPr>
            <w:pStyle w:val="ListParagraph"/>
            <w:contextualSpacing/>
            <w:spacing w:before="240" w:after="240"/>
          </w:pPr>
        </w:pPrChange>
        <w:rPr>
          <w:rFonts w:eastAsia="Aptos" w:cs="Aptos"/>
          <w:del w:id="2288" w:author="Winston.Huang" w:date="2025-05-19T16:06:00Z"/>
        </w:rPr>
      </w:pPr>
      <w:r>
        <w:rPr>
          <w:rFonts w:eastAsia="Aptos" w:cs="Aptos"/>
          <w:b/>
          <w:bCs/>
        </w:rPr>
        <w:t>NTS (Network Time Security)</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89" w:author="Winston.Huang" w:date="2025-05-19T16:06:00Z"/>
        </w:rPr>
      </w:pPr>
      <w:r>
        <w:rPr>
          <w:rFonts w:eastAsia="Aptos" w:cs="Aptos"/>
          <w:b/>
          <w:bCs/>
        </w:rPr>
        <w:t>NTS</w:t>
      </w:r>
      <w:r>
        <w:rPr>
          <w:rFonts w:eastAsia="Aptos" w:cs="Aptos"/>
        </w:rPr>
        <w:t xml:space="preserve"> is a protocol used to secure </w:t>
      </w:r>
      <w:r>
        <w:rPr>
          <w:rFonts w:eastAsia="Aptos" w:cs="Aptos"/>
          <w:b/>
          <w:bCs/>
        </w:rPr>
        <w:t>NTP (Network Time Protocol)</w:t>
      </w:r>
      <w:r>
        <w:rPr>
          <w:rFonts w:eastAsia="Aptos" w:cs="Aptos"/>
        </w:rPr>
        <w:t>, ensuring the integrity and authenticity of time synchronization. Cryptographic signing and validation of timestamps are essential for ensuring that system time isn't tampered with, which is important for log integrity, secure transactions, and certificate validation.</w:t>
      </w:r>
    </w:p>
    <w:p>
      <w:pPr>
        <w:pStyle w:val="14"/>
        <w:pPrChange w:id="0" w:author="William.Kao" w:date="2025-05-22T17:09:00Z">
          <w:pPr>
            <w:pStyle w:val="ListParagraph"/>
            <w:contextualSpacing/>
            <w:spacing w:before="240" w:after="240"/>
          </w:pPr>
        </w:pPrChange>
        <w:rPr>
          <w:rFonts w:eastAsia="Aptos" w:cs="Aptos"/>
          <w:del w:id="2290" w:author="Winston.Huang" w:date="2025-05-19T16:06:00Z"/>
        </w:rPr>
      </w:pPr>
      <w:r>
        <w:rPr>
          <w:rFonts w:eastAsia="Aptos" w:cs="Aptos"/>
          <w:b/>
          <w:bCs/>
        </w:rPr>
        <w:t>TLS 1.3</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91" w:author="Winston.Huang" w:date="2025-05-19T16:06:00Z"/>
        </w:rPr>
      </w:pPr>
      <w:r>
        <w:rPr>
          <w:rFonts w:eastAsia="Aptos" w:cs="Aptos"/>
        </w:rPr>
        <w:t xml:space="preserve">Adopt </w:t>
      </w:r>
      <w:r>
        <w:rPr>
          <w:rFonts w:eastAsia="Aptos" w:cs="Aptos"/>
          <w:b/>
          <w:bCs/>
        </w:rPr>
        <w:t>TLS 1.3</w:t>
      </w:r>
      <w:r>
        <w:rPr>
          <w:rFonts w:eastAsia="Aptos" w:cs="Aptos"/>
        </w:rPr>
        <w:t xml:space="preserve"> to secure network communications. TLS provides encrypted channels, safeguarding the confidentiality and integrity of data transmitted over networks (e.g., web traffic, remote services). Ensure TLS 1.2 and earlier versions are disabled to avoid deprecated and vulnerable protocols.</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92" w:author="Winston.Huang" w:date="2025-05-19T16:06:00Z"/>
        </w:rPr>
      </w:pPr>
      <w:r>
        <w:rPr>
          <w:rFonts w:eastAsia="Aptos" w:cs="Aptos"/>
        </w:rPr>
        <w:t xml:space="preserve">Use strong cryptographic suites (e.g., </w:t>
      </w:r>
      <w:r>
        <w:rPr>
          <w:rFonts w:eastAsia="Aptos" w:cs="Aptos"/>
          <w:b/>
          <w:bCs/>
        </w:rPr>
        <w:t>AES-256</w:t>
      </w:r>
      <w:r>
        <w:rPr>
          <w:rFonts w:eastAsia="Aptos" w:cs="Aptos"/>
        </w:rPr>
        <w:t xml:space="preserve"> and </w:t>
      </w:r>
      <w:r>
        <w:rPr>
          <w:rFonts w:eastAsia="Aptos" w:cs="Aptos"/>
          <w:b/>
          <w:bCs/>
        </w:rPr>
        <w:t>SHA-256</w:t>
      </w:r>
      <w:r>
        <w:rPr>
          <w:rFonts w:eastAsia="Aptos" w:cs="Aptos"/>
        </w:rPr>
        <w:t>) for encryption and message integrity, as recommended by IEC 62443 for secure communication channels.</w:t>
      </w:r>
    </w:p>
    <w:p>
      <w:pPr>
        <w:pStyle w:val="14"/>
        <w:pPrChange w:id="0" w:author="William.Kao" w:date="2025-05-22T17:09:00Z">
          <w:pPr>
            <w:pStyle w:val="ListParagraph"/>
            <w:contextualSpacing/>
            <w:spacing w:before="240" w:after="240"/>
          </w:pPr>
        </w:pPrChange>
        <w:rPr>
          <w:rFonts w:eastAsia="Aptos" w:cs="Aptos"/>
          <w:del w:id="2293" w:author="Winston.Huang" w:date="2025-05-19T16:06:00Z"/>
        </w:rPr>
      </w:pPr>
      <w:r>
        <w:rPr>
          <w:rFonts w:eastAsia="Aptos" w:cs="Aptos"/>
          <w:b/>
          <w:bCs/>
        </w:rPr>
        <w:t>SHA-256 for Cryptographic Hashing</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94" w:author="Winston.Huang" w:date="2025-05-19T16:06:00Z"/>
        </w:rPr>
      </w:pPr>
      <w:r>
        <w:rPr>
          <w:rFonts w:eastAsia="Aptos" w:cs="Aptos"/>
        </w:rPr>
        <w:t xml:space="preserve">Utilize </w:t>
      </w:r>
      <w:r>
        <w:rPr>
          <w:rFonts w:eastAsia="Aptos" w:cs="Aptos"/>
          <w:b/>
          <w:bCs/>
        </w:rPr>
        <w:t>SHA-256</w:t>
      </w:r>
      <w:r>
        <w:rPr>
          <w:rFonts w:eastAsia="Aptos" w:cs="Aptos"/>
        </w:rPr>
        <w:t xml:space="preserve"> as the cryptographic hash function for ensuring data integrity, particularly in verifying the integrity of software packages, digital signatures, and certificates. SHA-256 provides resistance against collision attacks, ensuring the authenticity of signed data and messages.</w:t>
      </w:r>
    </w:p>
    <w:p>
      <w:pPr>
        <w:pStyle w:val="14"/>
        <w:pPrChange w:id="0" w:author="William.Kao" w:date="2025-05-22T17:09:00Z">
          <w:pPr>
            <w:pStyle w:val="ListParagraph"/>
            <w:contextualSpacing/>
            <w:spacing w:before="240" w:after="240"/>
          </w:pPr>
        </w:pPrChange>
        <w:rPr>
          <w:rFonts w:eastAsia="Aptos" w:cs="Aptos"/>
          <w:del w:id="2295" w:author="Winston.Huang" w:date="2025-05-19T16:06:00Z"/>
        </w:rPr>
      </w:pPr>
      <w:r>
        <w:rPr>
          <w:rFonts w:eastAsia="Aptos" w:cs="Aptos"/>
          <w:b/>
          <w:bCs/>
        </w:rPr>
        <w:t>APT Service</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96" w:author="Winston.Huang" w:date="2025-05-19T16:06:00Z"/>
        </w:rPr>
      </w:pPr>
      <w:r>
        <w:rPr>
          <w:rFonts w:eastAsia="Aptos" w:cs="Aptos"/>
        </w:rPr>
        <w:t xml:space="preserve">For managing software and updates securely, </w:t>
      </w:r>
      <w:r>
        <w:rPr>
          <w:rFonts w:eastAsia="Aptos" w:cs="Aptos"/>
          <w:b/>
          <w:bCs/>
        </w:rPr>
        <w:t>APT</w:t>
      </w:r>
      <w:r>
        <w:rPr>
          <w:rFonts w:eastAsia="Aptos" w:cs="Aptos"/>
        </w:rPr>
        <w:t xml:space="preserve"> (Advanced Package Tool) in Ubuntu 22.04 ensures that package installations and updates come from trusted sources. This process relies on </w:t>
      </w:r>
      <w:r>
        <w:rPr>
          <w:rFonts w:eastAsia="Aptos" w:cs="Aptos"/>
          <w:b/>
          <w:bCs/>
        </w:rPr>
        <w:t>GPG signatures</w:t>
      </w:r>
      <w:r>
        <w:rPr>
          <w:rFonts w:eastAsia="Aptos" w:cs="Aptos"/>
        </w:rPr>
        <w:t xml:space="preserve"> to verify the authenticity of packages, using cryptographic methods to prevent tampering or malicious code insertion.</w:t>
      </w:r>
    </w:p>
    <w:p>
      <w:pPr>
        <w:pStyle w:val="14"/>
        <w:pPrChange w:id="0" w:author="William.Kao" w:date="2025-05-22T17:09:00Z">
          <w:pPr>
            <w:pStyle w:val="ListParagraph"/>
            <w:contextualSpacing/>
            <w:spacing w:before="240" w:after="240"/>
          </w:pPr>
        </w:pPrChange>
        <w:rPr>
          <w:rFonts w:eastAsia="Aptos" w:cs="Aptos"/>
          <w:del w:id="2297" w:author="Winston.Huang" w:date="2025-05-19T16:06:00Z"/>
        </w:rPr>
      </w:pPr>
      <w:r>
        <w:rPr>
          <w:rFonts w:eastAsia="Aptos" w:cs="Aptos"/>
          <w:b/>
          <w:bCs/>
        </w:rPr>
        <w:t>ClamAV</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98" w:author="Winston.Huang" w:date="2025-05-19T16:06:00Z"/>
        </w:rPr>
      </w:pPr>
      <w:r>
        <w:rPr>
          <w:rFonts w:eastAsia="Aptos" w:cs="Aptos"/>
          <w:b/>
          <w:bCs/>
        </w:rPr>
        <w:t>ClamAV</w:t>
      </w:r>
      <w:r>
        <w:rPr>
          <w:rFonts w:eastAsia="Aptos" w:cs="Aptos"/>
        </w:rPr>
        <w:t xml:space="preserve"> can be used for malware protection, aligning with </w:t>
      </w:r>
      <w:r>
        <w:rPr>
          <w:rFonts w:eastAsia="Aptos" w:cs="Aptos"/>
          <w:b/>
          <w:bCs/>
        </w:rPr>
        <w:t>IEC 62443-4-2 CR 3.1 (Malware Protection)</w:t>
      </w:r>
      <w:r>
        <w:rPr>
          <w:rFonts w:eastAsia="Aptos" w:cs="Aptos"/>
        </w:rPr>
        <w:t>. While not a cryptographic tool, ClamAV scans the system for malware that could compromise cryptographic functions or system integrity, providing a vital layer of protection.</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299" w:author="Winston.Huang" w:date="2025-05-19T16:06:00Z"/>
        </w:rPr>
      </w:pPr>
      <w:r>
        <w:rPr>
          <w:rFonts w:eastAsia="Aptos" w:cs="Aptos"/>
        </w:rPr>
        <w:t>ClamAV helps ensure that no malicious software affects the cryptographic services provided by other mechanisms like SSH, NTS, or TLS.</w:t>
      </w:r>
    </w:p>
    <w:p>
      <w:pPr>
        <w:pStyle w:val="14"/>
        <w:pPrChange w:id="0" w:author="William.Kao" w:date="2025-05-22T17:09:00Z">
          <w:pPr>
            <w:pStyle w:val="ListParagraph"/>
            <w:contextualSpacing/>
            <w:spacing w:before="240" w:after="240"/>
          </w:pPr>
        </w:pPrChange>
        <w:rPr>
          <w:rFonts w:eastAsia="Aptos" w:cs="Aptos"/>
          <w:del w:id="2300" w:author="Winston.Huang" w:date="2025-05-19T16:06:00Z"/>
        </w:rPr>
      </w:pPr>
      <w:r>
        <w:rPr>
          <w:rFonts w:eastAsia="Aptos" w:cs="Aptos"/>
          <w:b/>
          <w:bCs/>
        </w:rPr>
        <w:t>APT Package Verification</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301" w:author="Winston.Huang" w:date="2025-05-19T16:06:00Z"/>
        </w:rPr>
      </w:pPr>
      <w:r>
        <w:rPr>
          <w:rFonts w:eastAsia="Aptos" w:cs="Aptos"/>
        </w:rPr>
        <w:t xml:space="preserve">The APT system checks the </w:t>
      </w:r>
      <w:r>
        <w:rPr>
          <w:rFonts w:eastAsia="Aptos" w:cs="Aptos"/>
          <w:b/>
          <w:bCs/>
        </w:rPr>
        <w:t>GPG signatures</w:t>
      </w:r>
      <w:r>
        <w:rPr>
          <w:rFonts w:eastAsia="Aptos" w:cs="Aptos"/>
        </w:rPr>
        <w:t xml:space="preserve"> of each package against a list of trusted keys to ensure software integrity and authenticity. This prevents unauthorized or tampered packages from being installed on the system, which is crucial for maintaining a secure and trusted environment.</w:t>
      </w:r>
    </w:p>
    <w:p>
      <w:pPr>
        <w:pStyle w:val="14"/>
        <w:pPrChange w:id="0" w:author="William.Kao" w:date="2025-05-22T17:09:00Z">
          <w:pPr>
            <w:pStyle w:val="ListParagraph"/>
            <w:contextualSpacing/>
            <w:spacing w:before="240" w:after="240"/>
          </w:pPr>
        </w:pPrChange>
        <w:rPr>
          <w:rFonts w:eastAsia="Aptos" w:cs="Aptos"/>
          <w:del w:id="2302" w:author="Winston.Huang" w:date="2025-05-19T16:06:00Z"/>
        </w:rPr>
      </w:pPr>
      <w:r>
        <w:rPr>
          <w:rFonts w:eastAsia="Aptos" w:cs="Aptos"/>
          <w:b/>
          <w:bCs/>
        </w:rPr>
        <w:t>Secure Boot</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303" w:author="Winston.Huang" w:date="2025-05-19T16:06:00Z"/>
        </w:rPr>
      </w:pPr>
      <w:r>
        <w:rPr>
          <w:rFonts w:eastAsia="Aptos" w:cs="Aptos"/>
        </w:rPr>
        <w:t xml:space="preserve">Implement </w:t>
      </w:r>
      <w:r>
        <w:rPr>
          <w:rFonts w:eastAsia="Aptos" w:cs="Aptos"/>
          <w:b/>
          <w:bCs/>
        </w:rPr>
        <w:t>Secure Boot</w:t>
      </w:r>
      <w:r>
        <w:rPr>
          <w:rFonts w:eastAsia="Aptos" w:cs="Aptos"/>
        </w:rPr>
        <w:t xml:space="preserve"> in the system's UEFI to ensure only trusted, signed software runs during the boot process. This involves using x509 certificates and public key cryptography to verify that all components in the boot chain (bootloader, kernel, etc.) have not been altered, preventing unauthorized code from being executed.</w:t>
      </w:r>
    </w:p>
    <w:p>
      <w:pPr>
        <w:pStyle w:val="14"/>
        <w:pPrChange w:id="0" w:author="William.Kao" w:date="2025-05-22T17:09:00Z">
          <w:pPr>
            <w:pStyle w:val="ListParagraph"/>
            <w:contextualSpacing/>
            <w:spacing w:before="240" w:after="240"/>
          </w:pPr>
        </w:pPrChange>
        <w:rPr>
          <w:rFonts w:eastAsia="Aptos" w:cs="Aptos"/>
          <w:del w:id="2304" w:author="Winston.Huang" w:date="2025-05-19T16:06:00Z"/>
        </w:rPr>
      </w:pPr>
      <w:r>
        <w:rPr>
          <w:rFonts w:eastAsia="Aptos" w:cs="Aptos"/>
          <w:b/>
          <w:bCs/>
        </w:rPr>
        <w:t>UEFI Secure Boot and Key Management</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305" w:author="Winston.Huang" w:date="2025-05-19T16:06:00Z"/>
        </w:rPr>
      </w:pPr>
      <w:r>
        <w:rPr>
          <w:rFonts w:eastAsia="Aptos" w:cs="Aptos"/>
        </w:rPr>
        <w:t xml:space="preserve">Utilize UEFI's </w:t>
      </w:r>
      <w:r>
        <w:rPr>
          <w:rFonts w:eastAsia="Aptos" w:cs="Aptos"/>
          <w:b/>
          <w:bCs/>
        </w:rPr>
        <w:t>PK</w:t>
      </w:r>
      <w:r>
        <w:rPr>
          <w:rFonts w:eastAsia="Aptos" w:cs="Aptos"/>
        </w:rPr>
        <w:t xml:space="preserve">, </w:t>
      </w:r>
      <w:r>
        <w:rPr>
          <w:rFonts w:eastAsia="Aptos" w:cs="Aptos"/>
          <w:b/>
          <w:bCs/>
        </w:rPr>
        <w:t>KEK</w:t>
      </w:r>
      <w:r>
        <w:rPr>
          <w:rFonts w:eastAsia="Aptos" w:cs="Aptos"/>
        </w:rPr>
        <w:t xml:space="preserve">, </w:t>
      </w:r>
      <w:r>
        <w:rPr>
          <w:rFonts w:eastAsia="Aptos" w:cs="Aptos"/>
          <w:b/>
          <w:bCs/>
        </w:rPr>
        <w:t>DB</w:t>
      </w:r>
      <w:r>
        <w:rPr>
          <w:rFonts w:eastAsia="Aptos" w:cs="Aptos"/>
        </w:rPr>
        <w:t xml:space="preserve">, and </w:t>
      </w:r>
      <w:r>
        <w:rPr>
          <w:rFonts w:eastAsia="Aptos" w:cs="Aptos"/>
          <w:b/>
          <w:bCs/>
        </w:rPr>
        <w:t>DBX</w:t>
      </w:r>
      <w:r>
        <w:rPr>
          <w:rFonts w:eastAsia="Aptos" w:cs="Aptos"/>
        </w:rPr>
        <w:t xml:space="preserve"> to manage the cryptographic keys for Secure Boot. Secure Boot ensures that the system only runs verified, trusted code during the boot process. These key databases are essential for maintaining a </w:t>
      </w:r>
      <w:r>
        <w:rPr>
          <w:rFonts w:eastAsia="Aptos" w:cs="Aptos"/>
          <w:b/>
          <w:bCs/>
        </w:rPr>
        <w:t>chain of trust</w:t>
      </w:r>
      <w:r>
        <w:rPr>
          <w:rFonts w:eastAsia="Aptos" w:cs="Aptos"/>
        </w:rPr>
        <w:t>, from the firmware to the operating system.</w:t>
      </w:r>
    </w:p>
    <w:p>
      <w:pPr>
        <w:pStyle w:val="14"/>
        <w:pPrChange w:id="0" w:author="William.Kao" w:date="2025-05-22T17:09:00Z">
          <w:pPr>
            <w:pStyle w:val="ListParagraph"/>
            <w:contextualSpacing/>
            <w:spacing w:before="240" w:after="240"/>
          </w:pPr>
        </w:pPrChange>
        <w:rPr>
          <w:rFonts w:eastAsia="Aptos" w:cs="Aptos"/>
          <w:del w:id="2306" w:author="Winston.Huang" w:date="2025-05-19T16:06:00Z"/>
        </w:rPr>
      </w:pPr>
      <w:r>
        <w:rPr>
          <w:rFonts w:eastAsia="Aptos" w:cs="Aptos"/>
          <w:b/>
          <w:bCs/>
        </w:rPr>
        <w:t>Chain of Trust</w:t>
      </w:r>
      <w:r>
        <w:rPr>
          <w:rFonts w:eastAsia="Aptos" w:cs="Aptos"/>
        </w:rPr>
        <w:t>:</w:t>
      </w:r>
    </w:p>
    <w:p>
      <w:pPr>
        <w:pStyle w:val="14"/>
        <w:pPrChange w:id="0" w:author="William.Kao" w:date="2025-05-22T17:09:00Z">
          <w:pPr>
            <w:pStyle w:val="ListParagraph"/>
            <w:numPr>
              <w:ilvl w:val="0"/>
              <w:numId w:val="82"/>
            </w:numPr>
            <w:ind w:left="1440" w:hanging="360"/>
            <w:contextualSpacing/>
            <w:spacing w:before="0" w:after="0"/>
          </w:pPr>
        </w:pPrChange>
        <w:rPr>
          <w:rFonts w:eastAsia="Aptos" w:cs="Aptos"/>
          <w:del w:id="2307" w:author="Winston.Huang" w:date="2025-05-19T16:06:00Z"/>
        </w:rPr>
      </w:pPr>
      <w:r>
        <w:rPr>
          <w:rFonts w:eastAsia="Aptos" w:cs="Aptos"/>
        </w:rPr>
        <w:t xml:space="preserve">Establish a </w:t>
      </w:r>
      <w:r>
        <w:rPr>
          <w:rFonts w:eastAsia="Aptos" w:cs="Aptos"/>
          <w:b/>
          <w:bCs/>
        </w:rPr>
        <w:t>chain of trust</w:t>
      </w:r>
      <w:r>
        <w:rPr>
          <w:rFonts w:eastAsia="Aptos" w:cs="Aptos"/>
        </w:rPr>
        <w:t xml:space="preserve"> starting with the root of trust in the system's firmware (via Secure Boot), which validates the bootloader, kernel, and other software components. This is achieved using </w:t>
      </w:r>
      <w:r>
        <w:rPr>
          <w:rFonts w:eastAsia="Aptos" w:cs="Aptos"/>
          <w:b/>
          <w:bCs/>
        </w:rPr>
        <w:t>x509 certificates</w:t>
      </w:r>
      <w:r>
        <w:rPr>
          <w:rFonts w:eastAsia="Aptos" w:cs="Aptos"/>
        </w:rPr>
        <w:t xml:space="preserve"> and public key infrastructure (PKI), ensuring that each stage in the boot process can cryptographically verify the next stage.</w:t>
      </w:r>
    </w:p>
    <w:p>
      <w:pPr>
        <w:pStyle w:val="14"/>
        <w:pPrChange w:id="0" w:author="William.Kao" w:date="2025-05-22T17:09:00Z">
          <w:pPr>
            <w:spacing w:lineRule="auto" w:line="259"/>
          </w:pPr>
        </w:pPrChange>
        <w:rPr>
          <w:color w:val="000000" w:themeColor="text1"/>
          <w:del w:id="2308" w:author="Winston.Huang" w:date="2025-05-19T16:06:00Z"/>
        </w:rPr>
      </w:pPr>
      <w:r>
        <w:rPr>
          <w:color w:val="000000" w:themeColor="text1"/>
        </w:rPr>
      </w:r>
    </w:p>
    <w:p>
      <w:pPr>
        <w:pStyle w:val="14"/>
        <w:rPr>
          <w:del w:id="2317" w:author="Winston.Huang" w:date="2025-09-03T10:56:00Z"/>
        </w:rPr>
      </w:pPr>
      <w:r>
        <w:rPr>
          <w:color w:val="000000" w:themeColor="text1"/>
        </w:rPr>
        <w:t>IEC 62443-4-2 CR4.3 USE OF CRYPTOGRAPHY: For this section, please refer to the document UID02 - [Ubuntu][Arm] Comprehensive Use of Cryptography in Ubuntu 22.04</w:t>
      </w:r>
      <w:del w:id="2309" w:author="Winston.Huang" w:date="2025-05-19T16:06:00Z">
        <w:r>
          <w:rPr>
            <w:color w:val="000000" w:themeColor="text1"/>
          </w:rPr>
          <w:delText>.</w:delText>
        </w:r>
      </w:del>
      <w:del w:id="2310" w:author="Winston.Huang" w:date="2025-09-03T10:56:00Z">
        <w:r>
          <w:rPr/>
          <w:delText xml:space="preserve">For data protection, the system uses </w:delText>
        </w:r>
      </w:del>
      <w:del w:id="2311" w:author="Winston.Huang" w:date="2025-09-03T10:56:00Z">
        <w:r>
          <w:rPr>
            <w:rStyle w:val="Notionenablehover"/>
            <w:b/>
            <w:bCs/>
          </w:rPr>
          <w:delText>eCryptfs</w:delText>
        </w:r>
      </w:del>
      <w:del w:id="2312" w:author="Winston.Huang" w:date="2025-09-03T10:56:00Z">
        <w:r>
          <w:rPr/>
          <w:delText xml:space="preserve"> and </w:delText>
        </w:r>
      </w:del>
      <w:del w:id="2313" w:author="Winston.Huang" w:date="2025-09-03T10:56:00Z">
        <w:r>
          <w:rPr>
            <w:rStyle w:val="Notionenablehover"/>
            <w:b/>
            <w:bCs/>
          </w:rPr>
          <w:delText>fscrypt</w:delText>
        </w:r>
      </w:del>
      <w:del w:id="2314" w:author="Winston.Huang" w:date="2025-09-03T10:56:00Z">
        <w:r>
          <w:rPr/>
          <w:delText xml:space="preserve"> for file-level encryption, both configured with AES-256 encryption to ensure strong data security. </w:delText>
        </w:r>
      </w:del>
      <w:del w:id="2315" w:author="Winston.Huang" w:date="2025-09-03T10:56:00Z">
        <w:r>
          <w:rPr>
            <w:rStyle w:val="Notionenablehover"/>
            <w:b/>
            <w:bCs/>
          </w:rPr>
          <w:delText>GNOME Keyring</w:delText>
        </w:r>
      </w:del>
      <w:del w:id="2316" w:author="Winston.Huang" w:date="2025-09-03T10:56:00Z">
        <w:r>
          <w:rPr/>
          <w:delText xml:space="preserve"> is used to securely store sensitive data such as passwords and keys, utilizing AES-256 for protection.</w:delText>
        </w:r>
      </w:del>
    </w:p>
    <w:p>
      <w:pPr>
        <w:pStyle w:val="14"/>
        <w:widowControl/>
        <w:spacing w:lineRule="auto" w:line="240"/>
        <w:rPr/>
      </w:pPr>
      <w:bookmarkStart w:id="194" w:name="_GoBack"/>
      <w:bookmarkEnd w:id="194"/>
      <w:r>
        <w:rPr>
          <w:rFonts w:eastAsia="新細明體" w:cs="新細明體"/>
          <w:kern w:val="0"/>
          <w14:ligatures w14:val="none"/>
        </w:rPr>
        <w:t xml:space="preserve">For SSH communications, the system uses secure algorithms as per the guidelines of </w:t>
      </w:r>
      <w:r>
        <w:rPr>
          <w:rFonts w:eastAsia="新細明體" w:cs="新細明體"/>
          <w:b/>
          <w:bCs/>
          <w:kern w:val="0"/>
          <w14:ligatures w14:val="none"/>
        </w:rPr>
        <w:t>BSI-TR-02102-4</w:t>
      </w:r>
      <w:r>
        <w:rPr>
          <w:rFonts w:eastAsia="新細明體" w:cs="新細明體"/>
          <w:kern w:val="0"/>
          <w14:ligatures w14:val="none"/>
        </w:rPr>
        <w:t xml:space="preserve">, prioritizing strong encryption, such as </w:t>
      </w:r>
      <w:r>
        <w:rPr>
          <w:rFonts w:eastAsia="新細明體" w:cs="新細明體"/>
          <w:color w:val="EB5757"/>
          <w:kern w:val="0"/>
          <w:sz w:val="20"/>
          <w:szCs w:val="20"/>
          <w14:ligatures w14:val="none"/>
        </w:rPr>
        <w:t xml:space="preserve">aes256-gcm@openssh.com </w:t>
      </w:r>
      <w:r>
        <w:rPr>
          <w:rFonts w:eastAsia="新細明體" w:cs="新細明體"/>
          <w:kern w:val="0"/>
          <w14:ligatures w14:val="none"/>
        </w:rPr>
        <w:t xml:space="preserve">and </w:t>
      </w:r>
      <w:r>
        <w:rPr>
          <w:rFonts w:eastAsia="新細明體" w:cs="新細明體"/>
          <w:color w:val="EB5757"/>
          <w:kern w:val="0"/>
          <w:sz w:val="20"/>
          <w:szCs w:val="20"/>
          <w14:ligatures w14:val="none"/>
        </w:rPr>
        <w:t>curve25519-sha256</w:t>
      </w:r>
      <w:r>
        <w:rPr>
          <w:rFonts w:eastAsia="新細明體" w:cs="新細明體"/>
          <w:kern w:val="0"/>
          <w14:ligatures w14:val="none"/>
        </w:rPr>
        <w:t xml:space="preserve">. Additionally, </w:t>
      </w:r>
      <w:r>
        <w:rPr>
          <w:rFonts w:eastAsia="新細明體" w:cs="新細明體"/>
          <w:b/>
          <w:bCs/>
          <w:kern w:val="0"/>
          <w14:ligatures w14:val="none"/>
        </w:rPr>
        <w:t>IANA</w:t>
      </w:r>
      <w:r>
        <w:rPr>
          <w:rFonts w:eastAsia="新細明體" w:cs="新細明體"/>
          <w:kern w:val="0"/>
          <w14:ligatures w14:val="none"/>
        </w:rPr>
        <w:t xml:space="preserve"> is also used as a secondary reference for cryptographic mechanisms.</w:t>
      </w:r>
    </w:p>
    <w:p>
      <w:pPr>
        <w:pStyle w:val="14"/>
        <w:rPr/>
      </w:pPr>
      <w:r>
        <w:rPr/>
        <w:t xml:space="preserve">APT package integrity is maintained via </w:t>
      </w:r>
      <w:r>
        <w:rPr>
          <w:rStyle w:val="Notionenablehover"/>
          <w:b/>
          <w:bCs/>
        </w:rPr>
        <w:t>GPG signature verification</w:t>
      </w:r>
      <w:r>
        <w:rPr/>
        <w:t xml:space="preserve">, ensuring that only authentic and untampered software is installed. Additionally, </w:t>
      </w:r>
      <w:r>
        <w:rPr>
          <w:rStyle w:val="Notionenablehover"/>
          <w:b/>
          <w:bCs/>
        </w:rPr>
        <w:t>Network Time Security (NTS)</w:t>
      </w:r>
      <w:r>
        <w:rPr/>
        <w:t xml:space="preserve"> ensures the authenticity and integrity of time synchronization, which is critical for log accuracy and security operations.</w:t>
      </w:r>
    </w:p>
    <w:p>
      <w:pPr>
        <w:pStyle w:val="Normal"/>
        <w:widowControl/>
        <w:spacing w:lineRule="auto" w:line="240" w:beforeAutospacing="1" w:after="0"/>
        <w:rPr>
          <w:rFonts w:eastAsia="新細明體" w:cs="新細明體"/>
          <w:kern w:val="0"/>
          <w14:ligatures w14:val="none"/>
        </w:rPr>
      </w:pPr>
      <w:r>
        <w:rPr>
          <w:rFonts w:eastAsia="新細明體" w:cs="新細明體"/>
          <w:kern w:val="0"/>
          <w14:ligatures w14:val="none"/>
        </w:rPr>
        <w:t>References for Cipher Suites:</w:t>
      </w:r>
    </w:p>
    <w:p>
      <w:pPr>
        <w:pStyle w:val="Normal"/>
        <w:widowControl/>
        <w:numPr>
          <w:ilvl w:val="0"/>
          <w:numId w:val="317"/>
        </w:numPr>
        <w:spacing w:lineRule="auto" w:line="240" w:beforeAutospacing="1" w:after="0"/>
        <w:rPr>
          <w:rFonts w:ascii="新細明體" w:hAnsi="新細明體" w:eastAsia="新細明體" w:cs="新細明體"/>
          <w:kern w:val="0"/>
          <w14:ligatures w14:val="none"/>
        </w:rPr>
      </w:pPr>
      <w:r>
        <w:rPr/>
        <w:t xml:space="preserve">For </w:t>
      </w:r>
      <w:r>
        <w:rPr>
          <w:rStyle w:val="Notionenablehover"/>
          <w:b/>
          <w:bCs/>
        </w:rPr>
        <w:t>TLS Cipher Suites</w:t>
      </w:r>
      <w:r>
        <w:rPr/>
        <w:t xml:space="preserve">, the system follows </w:t>
      </w:r>
      <w:r>
        <w:rPr>
          <w:rStyle w:val="Notionenablehover"/>
          <w:b/>
          <w:bCs/>
        </w:rPr>
        <w:t>SOGIS Agreed Cryptographic Mechanisms v1.3 standards</w:t>
      </w:r>
      <w:r>
        <w:rPr/>
        <w:t xml:space="preserve">. </w:t>
      </w:r>
      <w:hyperlink r:id="rId35">
        <w:r>
          <w:rPr>
            <w:rStyle w:val="Linkannotationunknownblockid1743105548"/>
            <w:color w:val="0000FF"/>
            <w:u w:val="single"/>
          </w:rPr>
          <w:t>SOGIS Document</w:t>
        </w:r>
      </w:hyperlink>
    </w:p>
    <w:p>
      <w:pPr>
        <w:pStyle w:val="Normal"/>
        <w:widowControl/>
        <w:numPr>
          <w:ilvl w:val="0"/>
          <w:numId w:val="317"/>
        </w:numPr>
        <w:spacing w:lineRule="auto" w:line="240" w:before="0" w:afterAutospacing="1"/>
        <w:rPr>
          <w:rFonts w:ascii="新細明體" w:hAnsi="新細明體" w:eastAsia="新細明體" w:cs="新細明體"/>
          <w:kern w:val="0"/>
          <w14:ligatures w14:val="none"/>
        </w:rPr>
      </w:pPr>
      <w:r>
        <w:rPr/>
        <w:t xml:space="preserve">For </w:t>
      </w:r>
      <w:r>
        <w:rPr>
          <w:rStyle w:val="Notionenablehover"/>
          <w:b/>
          <w:bCs/>
        </w:rPr>
        <w:t>SSH Cipher Suites</w:t>
      </w:r>
      <w:r>
        <w:rPr/>
        <w:t xml:space="preserve">, the system prioritizes </w:t>
      </w:r>
      <w:r>
        <w:rPr>
          <w:rStyle w:val="Notionenablehover"/>
          <w:b/>
          <w:bCs/>
        </w:rPr>
        <w:t>BSI-TR-02102-4</w:t>
      </w:r>
      <w:r>
        <w:rPr/>
        <w:t xml:space="preserve"> guidelines. </w:t>
      </w:r>
      <w:hyperlink r:id="rId36">
        <w:r>
          <w:rPr>
            <w:rStyle w:val="Linkannotationunknownblockid1680868768"/>
            <w:color w:val="0000FF"/>
            <w:u w:val="single"/>
          </w:rPr>
          <w:t>BSI-TR-02102-4 Document</w:t>
        </w:r>
      </w:hyperlink>
      <w:r>
        <w:rPr/>
        <w:t>, with IANA as a secondary reference.</w:t>
      </w:r>
    </w:p>
    <w:p>
      <w:pPr>
        <w:pStyle w:val="14"/>
        <w:rPr>
          <w:color w:val="000000" w:themeColor="text1"/>
        </w:rPr>
      </w:pPr>
      <w:r>
        <w:rPr>
          <w:color w:val="000000" w:themeColor="text1"/>
        </w:rPr>
      </w:r>
    </w:p>
    <w:p>
      <w:pPr>
        <w:pStyle w:val="3"/>
        <w:widowControl/>
        <w:rPr>
          <w:rFonts w:ascii="Aptos" w:hAnsi="Aptos" w:eastAsia="Aptos" w:cs="Aptos"/>
        </w:rPr>
      </w:pPr>
      <w:bookmarkStart w:id="195" w:name="_Toc207723344"/>
      <w:r>
        <w:rPr>
          <w:rFonts w:eastAsia="Aptos" w:cs="Aptos"/>
        </w:rPr>
        <w:t>Evidence</w:t>
      </w:r>
      <w:bookmarkEnd w:id="195"/>
    </w:p>
    <w:p>
      <w:pPr>
        <w:pStyle w:val="ListParagraph"/>
        <w:numPr>
          <w:ilvl w:val="0"/>
          <w:numId w:val="316"/>
        </w:numPr>
        <w:spacing w:before="0" w:after="0"/>
        <w:contextualSpacing/>
        <w:rPr>
          <w:rFonts w:ascii="Aptos" w:hAnsi="Aptos" w:eastAsia="Aptos" w:cs="Aptos"/>
          <w:ins w:id="2318" w:author="Winston.Huang" w:date="2025-05-16T16:51:00Z"/>
        </w:rPr>
      </w:pPr>
      <w:r>
        <w:rPr/>
        <w:t xml:space="preserve">Please refer to </w:t>
      </w:r>
      <w:hyperlink w:anchor="_Development_Stage_Proof">
        <w:r>
          <w:rPr>
            <w:rStyle w:val="Internet"/>
          </w:rPr>
          <w:t>Development Stage Proof of RSA 3072 Usage</w:t>
        </w:r>
      </w:hyperlink>
      <w:r>
        <w:rPr/>
        <w:t xml:space="preserve"> </w:t>
      </w:r>
    </w:p>
    <w:p>
      <w:pPr>
        <w:pStyle w:val="NormalWeb"/>
        <w:numPr>
          <w:ilvl w:val="0"/>
          <w:numId w:val="316"/>
        </w:numPr>
        <w:shd w:val="clear" w:color="auto" w:fill="FFFFFF" w:themeFill="background1"/>
        <w:spacing w:lineRule="atLeast" w:line="0" w:beforeAutospacing="0" w:before="0" w:afterAutospacing="0" w:after="0"/>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OpenSSL Version and TLS 1.3 Cipher Suites</w:t>
      </w:r>
    </w:p>
    <w:p>
      <w:pPr>
        <w:pStyle w:val="NormalWeb"/>
        <w:numPr>
          <w:ilvl w:val="0"/>
          <w:numId w:val="316"/>
        </w:numPr>
        <w:shd w:val="clear" w:color="auto" w:fill="FFFFFF" w:themeFill="background1"/>
        <w:spacing w:lineRule="atLeast" w:line="0" w:beforeAutospacing="0" w:before="0" w:afterAutospacing="0" w:after="0"/>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SSH Configuration for Strong Encryption</w:t>
      </w:r>
    </w:p>
    <w:p>
      <w:pPr>
        <w:pStyle w:val="NormalWeb"/>
        <w:numPr>
          <w:ilvl w:val="0"/>
          <w:numId w:val="316"/>
        </w:numPr>
        <w:shd w:val="clear" w:color="auto" w:fill="FFFFFF" w:themeFill="background1"/>
        <w:spacing w:lineRule="atLeast" w:line="0" w:beforeAutospacing="0" w:before="0" w:afterAutospacing="0" w:after="0"/>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APT Package Manager Integrity</w:t>
      </w:r>
    </w:p>
    <w:p>
      <w:pPr>
        <w:pStyle w:val="NormalWeb"/>
        <w:numPr>
          <w:ilvl w:val="0"/>
          <w:numId w:val="316"/>
        </w:numPr>
        <w:shd w:val="clear" w:color="auto" w:fill="FFFFFF" w:themeFill="background1"/>
        <w:spacing w:lineRule="atLeast" w:line="0" w:beforeAutospacing="0" w:before="0" w:afterAutospacing="0" w:after="0"/>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Network Time Security Configuration</w:t>
      </w:r>
    </w:p>
    <w:p>
      <w:pPr>
        <w:pStyle w:val="NormalWeb"/>
        <w:numPr>
          <w:ilvl w:val="0"/>
          <w:numId w:val="316"/>
        </w:numPr>
        <w:shd w:val="clear" w:color="auto" w:fill="FFFFFF" w:themeFill="background1"/>
        <w:spacing w:lineRule="atLeast" w:line="0" w:beforeAutospacing="0" w:before="0" w:afterAutospacing="0" w:after="0"/>
        <w:rPr>
          <w:rFonts w:ascii="Aptos" w:hAnsi="Aptos" w:eastAsia="新細明體" w:cs="Arial" w:asciiTheme="minorHAnsi" w:cstheme="minorBidi" w:eastAsiaTheme="minorEastAsia" w:hAnsiTheme="minorHAnsi"/>
          <w:color w:val="000000" w:themeColor="text1"/>
        </w:rPr>
      </w:pPr>
      <w:r>
        <w:rPr>
          <w:rFonts w:eastAsia="新細明體" w:cs="Arial" w:ascii="Aptos" w:hAnsi="Aptos" w:asciiTheme="minorHAnsi" w:cstheme="minorBidi" w:eastAsiaTheme="minorEastAsia" w:hAnsiTheme="minorHAnsi"/>
          <w:color w:val="000000" w:themeColor="text1"/>
        </w:rPr>
        <w:t>eCryptfs and GNOME Keyring for Data Encryption</w:t>
      </w:r>
    </w:p>
    <w:p>
      <w:pPr>
        <w:pStyle w:val="NormalWeb"/>
        <w:shd w:val="clear" w:color="auto" w:fill="FFFFFF" w:themeFill="background1"/>
        <w:spacing w:lineRule="atLeast" w:line="0" w:beforeAutospacing="0" w:before="0" w:afterAutospacing="0" w:after="0"/>
        <w:rPr>
          <w:rFonts w:ascii="Aptos" w:hAnsi="Aptos" w:eastAsia="新細明體" w:cs="Arial" w:asciiTheme="minorHAnsi" w:cstheme="minorBidi" w:eastAsiaTheme="minorEastAsia" w:hAnsiTheme="minorHAnsi"/>
          <w:color w:val="000000" w:themeColor="text1"/>
        </w:rPr>
      </w:pPr>
      <w:r>
        <w:rPr>
          <w:rFonts w:eastAsia="新細明體" w:cs="Arial" w:cstheme="minorBidi" w:eastAsiaTheme="minorEastAsia" w:ascii="Aptos" w:hAnsi="Aptos"/>
          <w:color w:val="000000" w:themeColor="text1"/>
        </w:rPr>
      </w:r>
    </w:p>
    <w:p>
      <w:pPr>
        <w:pStyle w:val="3"/>
        <w:widowControl/>
        <w:rPr>
          <w:rFonts w:ascii="Aptos" w:hAnsi="Aptos" w:eastAsia="Aptos" w:cs="Aptos"/>
        </w:rPr>
      </w:pPr>
      <w:bookmarkStart w:id="196" w:name="_Toc207723345"/>
      <w:r>
        <w:rPr>
          <w:rFonts w:eastAsia="Aptos" w:cs="Aptos"/>
        </w:rPr>
        <w:t>Detailed Setting Steps</w:t>
      </w:r>
      <w:bookmarkEnd w:id="196"/>
    </w:p>
    <w:p>
      <w:pPr>
        <w:pStyle w:val="Normal"/>
        <w:widowControl/>
        <w:spacing w:lineRule="auto" w:line="240" w:before="0" w:after="0"/>
        <w:pPrChange w:id="0" w:author="Winston.Huang" w:date="2025-05-20T13:23:00Z">
          <w:pPr>
            <w:widowControl/>
            <w:spacing w:lineRule="auto" w:line="259" w:before="160" w:after="0"/>
          </w:pPr>
        </w:pPrChange>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 xml:space="preserve">1. Configure TLS 1.3: </w:t>
      </w:r>
      <w:del w:id="2319" w:author="Winston.Huang" w:date="2025-05-19T17:00:00Z">
        <w:r>
          <w:rPr>
            <w:rFonts w:eastAsia="Aptos" w:cs="Aptos"/>
            <w:color w:val="0F4761" w:themeColor="accent1" w:themeShade="bf"/>
            <w:sz w:val="28"/>
            <w:szCs w:val="28"/>
            <w:lang w:val="en-IN"/>
          </w:rPr>
          <w:delText>Network Configuration with Netplan</w:delText>
        </w:r>
      </w:del>
    </w:p>
    <w:p>
      <w:pPr>
        <w:pStyle w:val="Normal"/>
        <w:widowControl/>
        <w:spacing w:lineRule="auto" w:line="240" w:before="0" w:after="0"/>
        <w:ind w:left="283" w:hanging="0"/>
        <w:rPr>
          <w:rFonts w:cs="Calibri"/>
          <w:lang w:val="en-IN"/>
        </w:rPr>
      </w:pPr>
      <w:r>
        <w:rPr>
          <w:rFonts w:cs="Calibri"/>
          <w:lang w:val="en-IN"/>
        </w:rPr>
        <w:t>To ensure that the system supports TLS 1.3, you need to verify the OpenSSL configuration and ensure that the appropriate cipher suites are enabled.</w:t>
      </w:r>
    </w:p>
    <w:p>
      <w:pPr>
        <w:pStyle w:val="ListParagraph"/>
        <w:widowControl/>
        <w:numPr>
          <w:ilvl w:val="0"/>
          <w:numId w:val="320"/>
        </w:numPr>
        <w:spacing w:lineRule="auto" w:line="240" w:before="0" w:after="0"/>
        <w:ind w:left="567" w:hanging="284"/>
        <w:contextualSpacing/>
        <w:rPr>
          <w:rFonts w:cs="Calibri"/>
          <w:lang w:val="en-IN"/>
        </w:rPr>
      </w:pPr>
      <w:r>
        <w:rPr/>
        <w:t>Check OpenSSL version:</w:t>
      </w:r>
    </w:p>
    <w:p>
      <w:pPr>
        <w:pStyle w:val="ListParagraph"/>
        <w:widowControl/>
        <w:spacing w:lineRule="auto" w:line="240" w:before="0" w:after="0"/>
        <w:ind w:left="763" w:hanging="0"/>
        <w:contextualSpacing/>
        <w:rPr/>
      </w:pPr>
      <w:r>
        <w:rPr>
          <w:rFonts w:cs="Calibri" w:ascii="Consolas" w:hAnsi="Consolas"/>
          <w:sz w:val="20"/>
          <w:szCs w:val="20"/>
          <w:lang w:val="en-IN"/>
        </w:rPr>
        <w:t>openssl version</w:t>
      </w:r>
    </w:p>
    <w:p>
      <w:pPr>
        <w:pStyle w:val="Normal"/>
        <w:widowControl/>
        <w:spacing w:lineRule="auto" w:line="240" w:before="0" w:after="0"/>
        <w:ind w:left="567" w:hanging="0"/>
        <w:rPr>
          <w:rFonts w:cs="Calibri"/>
          <w:lang w:val="en-IN"/>
        </w:rPr>
      </w:pPr>
      <w:r>
        <w:rPr/>
        <w:t>Ensure that OpenSSL 1.1.1 or above is installed.</w:t>
      </w:r>
    </w:p>
    <w:p>
      <w:pPr>
        <w:pStyle w:val="ListParagraph"/>
        <w:widowControl/>
        <w:numPr>
          <w:ilvl w:val="0"/>
          <w:numId w:val="320"/>
        </w:numPr>
        <w:spacing w:lineRule="auto" w:line="240" w:before="0" w:after="0"/>
        <w:ind w:left="567" w:hanging="284"/>
        <w:contextualSpacing/>
        <w:rPr>
          <w:rFonts w:cs="Calibri"/>
          <w:lang w:val="en-IN"/>
        </w:rPr>
      </w:pPr>
      <w:r>
        <w:rPr/>
        <w:t>OpenSSL Cipher Suite Restrictions:</w:t>
      </w:r>
    </w:p>
    <w:p>
      <w:pPr>
        <w:pStyle w:val="Normal"/>
        <w:widowControl/>
        <w:spacing w:lineRule="auto" w:line="240" w:before="0" w:after="0"/>
        <w:ind w:left="567" w:right="-240" w:hanging="0"/>
        <w:rPr/>
      </w:pPr>
      <w:r>
        <w:rPr/>
        <w:t>Confirm the following contents of [system_default_sect] in /etc/ssl/openssl.cnf:</w:t>
      </w:r>
    </w:p>
    <w:p>
      <w:pPr>
        <w:pStyle w:val="Normal"/>
        <w:widowControl/>
        <w:spacing w:lineRule="auto" w:line="240" w:before="0" w:after="0"/>
        <w:ind w:left="567" w:hanging="0"/>
        <w:rPr>
          <w:rFonts w:ascii="Consolas" w:hAnsi="Consolas" w:cs="Calibri"/>
          <w:ins w:id="2320" w:author="Winston.Huang" w:date="2025-05-19T17:02:00Z"/>
          <w:sz w:val="20"/>
          <w:szCs w:val="20"/>
        </w:rPr>
      </w:pPr>
      <w:r>
        <w:rPr/>
        <w:drawing>
          <wp:inline distT="0" distB="0" distL="0" distR="0">
            <wp:extent cx="5248275" cy="704215"/>
            <wp:effectExtent l="0" t="0" r="0" b="0"/>
            <wp:docPr id="20" name="图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像4" descr=""/>
                    <pic:cNvPicPr>
                      <a:picLocks noChangeAspect="1" noChangeArrowheads="1"/>
                    </pic:cNvPicPr>
                  </pic:nvPicPr>
                  <pic:blipFill>
                    <a:blip r:embed="rId37"/>
                    <a:stretch>
                      <a:fillRect/>
                    </a:stretch>
                  </pic:blipFill>
                  <pic:spPr bwMode="auto">
                    <a:xfrm>
                      <a:off x="0" y="0"/>
                      <a:ext cx="5248275" cy="704215"/>
                    </a:xfrm>
                    <a:prstGeom prst="rect">
                      <a:avLst/>
                    </a:prstGeom>
                  </pic:spPr>
                </pic:pic>
              </a:graphicData>
            </a:graphic>
          </wp:inline>
        </w:drawing>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324" w:author="Winston.Huang" w:date="2025-05-19T17:01:00Z"/>
        </w:rPr>
      </w:pPr>
      <w:del w:id="2321" w:author="Winston.Huang" w:date="2025-05-19T17:01:00Z">
        <w:r>
          <w:rPr>
            <w:rFonts w:ascii="Aptos" w:hAnsi="Aptos" w:cs="Aptos" w:eastAsia="Aptos"/>
            <w:b/>
            <w:bCs/>
            <w:color w:val="000000" w:themeColor="text1"/>
            <w:lang w:val="en-IN"/>
          </w:rPr>
          <w:delText xml:space="preserve">         </w:delText>
        </w:r>
      </w:del>
      <w:del w:id="2322" w:author="Winston.Huang" w:date="2025-05-19T17:01:00Z">
        <w:r>
          <w:rPr>
            <w:rFonts w:eastAsia="Aptos" w:cs="Aptos"/>
            <w:b/>
            <w:bCs/>
            <w:color w:val="000000" w:themeColor="text1"/>
            <w:lang w:val="en-IN"/>
          </w:rPr>
          <w:delText>Install Required Packages</w:delText>
        </w:r>
      </w:del>
      <w:del w:id="2323" w:author="Winston.Huang" w:date="2025-05-19T17:01:00Z">
        <w:r>
          <w:rPr>
            <w:rFonts w:eastAsia="Aptos" w:cs="Aptos"/>
            <w:color w:val="000000" w:themeColor="text1"/>
            <w:lang w:val="en-IN"/>
          </w:rPr>
          <w:delText>:</w:delText>
        </w:r>
      </w:del>
    </w:p>
    <w:p>
      <w:pPr>
        <w:pStyle w:val="ListParagraph"/>
        <w:widowControl/>
        <w:numPr>
          <w:ilvl w:val="1"/>
          <w:numId w:val="7"/>
        </w:numPr>
        <w:shd w:val="clear" w:color="auto" w:fill="FFFFFF" w:themeFill="background1"/>
        <w:spacing w:lineRule="auto" w:line="240" w:before="0" w:after="0"/>
        <w:contextualSpacing/>
        <w:pPrChange w:id="0" w:author="Winston.Huang" w:date="2025-05-20T13:23:00Z">
          <w:pPr>
            <w:pStyle w:val="ListParagraph"/>
            <w:numPr>
              <w:ilvl w:val="0"/>
              <w:numId w:val="303"/>
            </w:numPr>
            <w:widowControl/>
            <w:ind w:left="1440" w:hanging="360"/>
            <w:contextualSpacing/>
            <w:spacing w:lineRule="auto" w:line="259" w:before="240" w:after="240"/>
            <w:shd w:val="clear" w:color="auto" w:fill="FFFFFF" w:themeFill="background1"/>
          </w:pPr>
        </w:pPrChange>
        <w:rPr>
          <w:rFonts w:ascii="Aptos" w:hAnsi="Aptos" w:eastAsia="Aptos" w:cs="Aptos"/>
          <w:b/>
          <w:b/>
          <w:bCs/>
          <w:color w:val="000000" w:themeColor="text1"/>
          <w:lang w:val="en-IN"/>
          <w:del w:id="2331" w:author="Winston.Huang" w:date="2025-05-19T17:01:00Z"/>
        </w:rPr>
      </w:pPr>
      <w:del w:id="2325" w:author="Winston.Huang" w:date="2025-05-19T17:01:00Z">
        <w:r>
          <w:rPr>
            <w:rFonts w:ascii="Aptos" w:hAnsi="Aptos" w:cs="Aptos" w:eastAsia="Aptos"/>
            <w:color w:val="000000" w:themeColor="text1"/>
            <w:lang w:val="en-IN"/>
          </w:rPr>
          <w:delText xml:space="preserve"> </w:delText>
        </w:r>
      </w:del>
      <w:del w:id="2326" w:author="Winston.Huang" w:date="2025-05-19T17:01:00Z">
        <w:r>
          <w:rPr>
            <w:rFonts w:eastAsia="Aptos" w:cs="Aptos"/>
            <w:color w:val="000000" w:themeColor="text1"/>
            <w:lang w:val="en-IN"/>
          </w:rPr>
          <w:delText xml:space="preserve">Ensure </w:delText>
        </w:r>
      </w:del>
      <w:del w:id="2327" w:author="Winston.Huang" w:date="2025-05-19T17:01:00Z">
        <w:r>
          <w:rPr>
            <w:rFonts w:eastAsia="Aptos" w:cs="Aptos"/>
            <w:b/>
            <w:bCs/>
            <w:color w:val="000000" w:themeColor="text1"/>
            <w:lang w:val="en-IN"/>
          </w:rPr>
          <w:delText>netplan</w:delText>
        </w:r>
      </w:del>
      <w:del w:id="2328" w:author="Winston.Huang" w:date="2025-05-19T17:01:00Z">
        <w:r>
          <w:rPr>
            <w:rFonts w:eastAsia="Aptos" w:cs="Aptos"/>
            <w:color w:val="000000" w:themeColor="text1"/>
            <w:lang w:val="en-IN"/>
          </w:rPr>
          <w:delText xml:space="preserve"> and </w:delText>
        </w:r>
      </w:del>
      <w:del w:id="2329" w:author="Winston.Huang" w:date="2025-05-19T17:01:00Z">
        <w:r>
          <w:rPr>
            <w:rFonts w:eastAsia="Aptos" w:cs="Aptos"/>
            <w:b/>
            <w:bCs/>
            <w:color w:val="000000" w:themeColor="text1"/>
            <w:lang w:val="en-IN"/>
          </w:rPr>
          <w:delText>ufw</w:delText>
        </w:r>
      </w:del>
      <w:del w:id="2330" w:author="Winston.Huang" w:date="2025-05-19T17:01:00Z">
        <w:r>
          <w:rPr>
            <w:rFonts w:eastAsia="Aptos" w:cs="Aptos"/>
            <w:color w:val="000000" w:themeColor="text1"/>
            <w:lang w:val="en-IN"/>
          </w:rPr>
          <w:delText xml:space="preserve"> are installed.</w:delText>
        </w:r>
      </w:del>
    </w:p>
    <w:p>
      <w:pPr>
        <w:pStyle w:val="ListParagraph"/>
        <w:widowControl/>
        <w:numPr>
          <w:ilvl w:val="1"/>
          <w:numId w:val="7"/>
        </w:numPr>
        <w:shd w:val="clear" w:color="auto" w:fill="FFFFFF" w:themeFill="background1"/>
        <w:spacing w:lineRule="auto" w:line="240" w:before="0" w:after="0"/>
        <w:contextualSpacing/>
        <w:pPrChange w:id="0" w:author="Winston.Huang" w:date="2025-05-20T13:23:00Z">
          <w:pPr>
            <w:pStyle w:val="ListParagraph"/>
            <w:numPr>
              <w:ilvl w:val="0"/>
              <w:numId w:val="303"/>
            </w:numPr>
            <w:widowControl/>
            <w:ind w:left="1440" w:hanging="360"/>
            <w:contextualSpacing/>
            <w:spacing w:lineRule="auto" w:line="259" w:before="240" w:after="240"/>
            <w:shd w:val="clear" w:color="auto" w:fill="FFFFFF" w:themeFill="background1"/>
          </w:pPr>
        </w:pPrChange>
        <w:rPr>
          <w:rFonts w:ascii="Aptos" w:hAnsi="Aptos" w:eastAsia="Aptos" w:cs="Aptos"/>
          <w:color w:val="000000" w:themeColor="text1"/>
          <w:del w:id="2332" w:author="Winston.Huang" w:date="2025-05-19T17:01:00Z"/>
        </w:rPr>
      </w:pPr>
      <w:r>
        <w:rPr>
          <w:rFonts w:eastAsia="Aptos" w:cs="Aptos"/>
          <w:color w:val="000000" w:themeColor="text1"/>
          <w:lang w:val="en-IN"/>
        </w:rPr>
        <w:t>Now install the Netplan package by using apt</w:t>
      </w:r>
      <w:r>
        <w:rPr>
          <w:rFonts w:eastAsia="Aptos" w:cs="Aptos"/>
          <w:b/>
          <w:bCs/>
          <w:color w:val="000000" w:themeColor="text1"/>
          <w:lang w:val="en-IN"/>
        </w:rPr>
        <w:t xml:space="preserve"> update </w:t>
      </w:r>
      <w:r>
        <w:rPr>
          <w:rFonts w:eastAsia="Aptos" w:cs="Aptos"/>
          <w:color w:val="000000" w:themeColor="text1"/>
          <w:lang w:val="en-IN"/>
        </w:rPr>
        <w:t>and</w:t>
      </w:r>
      <w:r>
        <w:rPr/>
        <w:br/>
      </w:r>
      <w:r>
        <w:rPr>
          <w:rFonts w:eastAsia="Aptos" w:cs="Aptos"/>
          <w:b/>
          <w:bCs/>
          <w:color w:val="000000" w:themeColor="text1"/>
          <w:lang w:val="en-IN"/>
        </w:rPr>
        <w:t xml:space="preserve">   apt install netplan.io ufw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333"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Configure Network Interfaces</w:t>
      </w:r>
      <w:r>
        <w:rPr>
          <w:rFonts w:eastAsia="Aptos" w:cs="Aptos"/>
          <w:color w:val="000000" w:themeColor="text1"/>
          <w:lang w:val="en-IN"/>
        </w:rPr>
        <w:t>:</w:t>
      </w:r>
    </w:p>
    <w:p>
      <w:pPr>
        <w:pStyle w:val="ListParagraph"/>
        <w:widowControl/>
        <w:numPr>
          <w:ilvl w:val="1"/>
          <w:numId w:val="6"/>
        </w:numPr>
        <w:shd w:val="clear" w:color="auto" w:fill="FFFFFF" w:themeFill="background1"/>
        <w:spacing w:lineRule="auto" w:line="240" w:before="0" w:after="0"/>
        <w:contextualSpacing/>
        <w:pPrChange w:id="0" w:author="Winston.Huang" w:date="2025-05-20T13:23:00Z">
          <w:pPr>
            <w:pStyle w:val="ListParagraph"/>
            <w:numPr>
              <w:ilvl w:val="0"/>
              <w:numId w:val="302"/>
            </w:numPr>
            <w:widowControl/>
            <w:ind w:left="1440" w:hanging="360"/>
            <w:contextualSpacing/>
            <w:spacing w:lineRule="auto" w:line="259" w:before="240" w:after="240"/>
            <w:shd w:val="clear" w:color="auto" w:fill="FFFFFF" w:themeFill="background1"/>
          </w:pPr>
        </w:pPrChange>
        <w:rPr>
          <w:rFonts w:ascii="Aptos" w:hAnsi="Aptos" w:eastAsia="Aptos" w:cs="Aptos"/>
          <w:color w:val="000000" w:themeColor="text1"/>
          <w:del w:id="2334" w:author="Winston.Huang" w:date="2025-05-19T17:01:00Z"/>
        </w:rPr>
      </w:pPr>
      <w:r>
        <w:rPr>
          <w:rFonts w:eastAsia="Aptos" w:cs="Aptos"/>
          <w:color w:val="000000" w:themeColor="text1"/>
          <w:lang w:val="en-IN"/>
        </w:rPr>
        <w:t xml:space="preserve">Edit the netplan configuration file, typically located at </w:t>
      </w:r>
      <w:r>
        <w:rPr>
          <w:rFonts w:eastAsia="Aptos" w:cs="Aptos"/>
          <w:b/>
          <w:bCs/>
          <w:color w:val="000000" w:themeColor="text1"/>
          <w:lang w:val="en-IN"/>
        </w:rPr>
        <w:t>/etc/netplan/01-netcfg.yaml</w:t>
      </w:r>
      <w:r>
        <w:rPr>
          <w:rFonts w:eastAsia="Aptos" w:cs="Aptos"/>
          <w:color w:val="000000" w:themeColor="text1"/>
          <w:lang w:val="en-IN"/>
        </w:rPr>
        <w:t>.</w:t>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0"/>
            <w:shd w:val="clear" w:color="auto" w:fill="FFFFFF" w:themeFill="background1"/>
          </w:pPr>
        </w:pPrChange>
        <w:rPr>
          <w:del w:id="2335"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network:</w:t>
      </w:r>
      <w:r>
        <w:rPr/>
        <w:br/>
      </w:r>
      <w:r>
        <w:rPr>
          <w:rFonts w:eastAsia="Aptos" w:cs="Aptos"/>
          <w:b/>
          <w:bCs/>
          <w:color w:val="000000" w:themeColor="text1"/>
          <w:lang w:val="en-IN"/>
        </w:rPr>
        <w:t xml:space="preserve">                  version: 2</w:t>
      </w:r>
      <w:r>
        <w:rPr/>
        <w:br/>
      </w:r>
      <w:r>
        <w:rPr>
          <w:rFonts w:eastAsia="Aptos" w:cs="Aptos"/>
          <w:b/>
          <w:bCs/>
          <w:color w:val="000000" w:themeColor="text1"/>
          <w:lang w:val="en-IN"/>
        </w:rPr>
        <w:t xml:space="preserve">                  ethernets:</w:t>
      </w:r>
      <w:r>
        <w:rPr/>
        <w:br/>
      </w:r>
      <w:r>
        <w:rPr>
          <w:rFonts w:eastAsia="Aptos" w:cs="Aptos"/>
          <w:b/>
          <w:bCs/>
          <w:color w:val="000000" w:themeColor="text1"/>
          <w:lang w:val="en-IN"/>
        </w:rPr>
        <w:t xml:space="preserve">                  eth0:</w:t>
      </w:r>
      <w:r>
        <w:rPr/>
        <w:br/>
      </w:r>
      <w:r>
        <w:rPr>
          <w:rFonts w:eastAsia="Aptos" w:cs="Aptos"/>
          <w:b/>
          <w:bCs/>
          <w:color w:val="000000" w:themeColor="text1"/>
          <w:lang w:val="en-IN"/>
        </w:rPr>
        <w:t xml:space="preserve">                  dhcp4: no</w:t>
      </w:r>
      <w:r>
        <w:rPr/>
        <w:br/>
      </w:r>
      <w:r>
        <w:rPr>
          <w:rFonts w:eastAsia="Aptos" w:cs="Aptos"/>
          <w:b/>
          <w:bCs/>
          <w:color w:val="000000" w:themeColor="text1"/>
          <w:lang w:val="en-IN"/>
        </w:rPr>
        <w:t xml:space="preserve">                  addresses: [192.168.1.2/24]</w:t>
      </w:r>
      <w:r>
        <w:rPr/>
        <w:br/>
      </w:r>
      <w:r>
        <w:rPr>
          <w:rFonts w:eastAsia="Aptos" w:cs="Aptos"/>
          <w:b/>
          <w:bCs/>
          <w:color w:val="000000" w:themeColor="text1"/>
          <w:lang w:val="en-IN"/>
        </w:rPr>
        <w:t xml:space="preserve">                  gateway4: 192.168.1.1</w:t>
      </w:r>
      <w:r>
        <w:rPr/>
        <w:br/>
      </w:r>
      <w:r>
        <w:rPr>
          <w:rFonts w:eastAsia="Aptos" w:cs="Aptos"/>
          <w:b/>
          <w:bCs/>
          <w:color w:val="000000" w:themeColor="text1"/>
          <w:lang w:val="en-IN"/>
        </w:rPr>
        <w:t xml:space="preserve">                  nameservers:</w:t>
      </w:r>
      <w:r>
        <w:rPr/>
        <w:br/>
      </w:r>
      <w:r>
        <w:rPr>
          <w:rFonts w:eastAsia="Aptos" w:cs="Aptos"/>
          <w:b/>
          <w:bCs/>
          <w:color w:val="000000" w:themeColor="text1"/>
          <w:lang w:val="en-IN"/>
        </w:rPr>
        <w:t xml:space="preserve">                  addresses: [8.8.8.8, 8.8.4.4]</w:t>
      </w:r>
      <w:r>
        <w:rPr/>
        <w:br/>
      </w:r>
      <w:r>
        <w:rPr>
          <w:rFonts w:eastAsia="Aptos" w:cs="Aptos"/>
          <w:b/>
          <w:bCs/>
          <w:color w:val="000000" w:themeColor="text1"/>
          <w:lang w:val="en-IN"/>
        </w:rPr>
        <w:t xml:space="preserve">                  eth1:</w:t>
      </w:r>
      <w:r>
        <w:rPr/>
        <w:br/>
      </w:r>
      <w:r>
        <w:rPr>
          <w:rFonts w:eastAsia="Aptos" w:cs="Aptos"/>
          <w:b/>
          <w:bCs/>
          <w:color w:val="000000" w:themeColor="text1"/>
          <w:lang w:val="en-IN"/>
        </w:rPr>
        <w:t xml:space="preserve">                  dhcp4: no</w:t>
      </w:r>
      <w:r>
        <w:rPr/>
        <w:br/>
      </w:r>
      <w:r>
        <w:rPr>
          <w:rFonts w:eastAsia="Aptos" w:cs="Aptos"/>
          <w:b/>
          <w:bCs/>
          <w:color w:val="000000" w:themeColor="text1"/>
          <w:lang w:val="en-IN"/>
        </w:rPr>
        <w:t xml:space="preserve">                  addresses: [10.0.0.2/24]</w:t>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0"/>
            <w:shd w:val="clear" w:color="auto" w:fill="FFFFFF" w:themeFill="background1"/>
          </w:pPr>
        </w:pPrChange>
        <w:rPr>
          <w:rFonts w:ascii="Aptos" w:hAnsi="Aptos" w:eastAsia="Aptos" w:cs="Aptos"/>
          <w:b/>
          <w:b/>
          <w:bCs/>
          <w:color w:val="000000" w:themeColor="text1"/>
          <w:del w:id="2336"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Apply the configuration:</w:t>
      </w:r>
    </w:p>
    <w:p>
      <w:pPr>
        <w:pStyle w:val="ListParagraph"/>
        <w:widowControl/>
        <w:numPr>
          <w:ilvl w:val="1"/>
          <w:numId w:val="5"/>
        </w:numPr>
        <w:shd w:val="clear" w:color="auto" w:fill="FFFFFF" w:themeFill="background1"/>
        <w:spacing w:lineRule="auto" w:line="240" w:before="0" w:after="0"/>
        <w:contextualSpacing/>
        <w:pPrChange w:id="0" w:author="Winston.Huang" w:date="2025-05-20T13:23:00Z">
          <w:pPr>
            <w:pStyle w:val="ListParagraph"/>
            <w:numPr>
              <w:ilvl w:val="0"/>
              <w:numId w:val="301"/>
            </w:numPr>
            <w:widowControl/>
            <w:ind w:left="1440" w:hanging="360"/>
            <w:contextualSpacing/>
            <w:spacing w:lineRule="auto" w:line="259" w:before="0" w:after="0"/>
            <w:shd w:val="clear" w:color="auto" w:fill="FFFFFF" w:themeFill="background1"/>
          </w:pPr>
        </w:pPrChange>
        <w:rPr>
          <w:rFonts w:ascii="Aptos" w:hAnsi="Aptos" w:eastAsia="Aptos" w:cs="Aptos"/>
          <w:b/>
          <w:b/>
          <w:bCs/>
          <w:color w:val="000000" w:themeColor="text1"/>
          <w:lang w:val="en-IN"/>
          <w:del w:id="2337" w:author="Winston.Huang" w:date="2025-05-19T17:01:00Z"/>
        </w:rPr>
      </w:pPr>
      <w:r>
        <w:rPr>
          <w:rFonts w:eastAsia="Aptos" w:cs="Aptos"/>
          <w:color w:val="000000" w:themeColor="text1"/>
          <w:lang w:val="en-IN"/>
        </w:rPr>
        <w:t xml:space="preserve">Now apply the configuration by using </w:t>
      </w:r>
      <w:r>
        <w:rPr>
          <w:rFonts w:eastAsia="Aptos" w:cs="Aptos"/>
          <w:b/>
          <w:bCs/>
          <w:color w:val="000000" w:themeColor="text1"/>
          <w:lang w:val="en-IN"/>
        </w:rPr>
        <w:t xml:space="preserve">netplan apply </w:t>
      </w:r>
      <w:r>
        <w:rPr>
          <w:rFonts w:eastAsia="Aptos" w:cs="Aptos"/>
          <w:color w:val="000000" w:themeColor="text1"/>
          <w:lang w:val="en-IN"/>
        </w:rPr>
        <w:t xml:space="preserve">command with </w:t>
      </w:r>
      <w:r>
        <w:rPr>
          <w:rFonts w:eastAsia="Aptos" w:cs="Aptos"/>
          <w:b/>
          <w:bCs/>
          <w:color w:val="000000" w:themeColor="text1"/>
          <w:lang w:val="en-IN"/>
        </w:rPr>
        <w:t>sudo</w:t>
      </w:r>
      <w:r>
        <w:rPr>
          <w:rFonts w:eastAsia="Aptos" w:cs="Aptos"/>
          <w:color w:val="000000" w:themeColor="text1"/>
          <w:lang w:val="en-IN"/>
        </w:rPr>
        <w:t xml:space="preserve"> privileges.</w:t>
      </w:r>
      <w:r>
        <w:rPr/>
        <w:br/>
      </w:r>
    </w:p>
    <w:p>
      <w:pPr>
        <w:pStyle w:val="Normal"/>
        <w:widowControl/>
        <w:shd w:val="clear" w:color="auto" w:fill="FFFFFF" w:themeFill="background1"/>
        <w:spacing w:lineRule="auto" w:line="240" w:before="0" w:after="0"/>
        <w:pPrChange w:id="0" w:author="Winston.Huang" w:date="2025-05-20T13:23:00Z">
          <w:pPr>
            <w:widowControl/>
            <w:spacing w:lineRule="auto" w:line="259" w:before="0" w:after="0"/>
            <w:shd w:val="clear" w:color="auto" w:fill="FFFFFF" w:themeFill="background1"/>
          </w:pPr>
        </w:pPrChange>
        <w:rPr>
          <w:color w:val="0F4761" w:themeColor="accent1" w:themeShade="bf"/>
          <w:sz w:val="28"/>
          <w:szCs w:val="28"/>
        </w:rPr>
      </w:pPr>
      <w:r>
        <w:rPr>
          <w:color w:val="0F4761" w:themeColor="accent1" w:themeShade="bf"/>
          <w:sz w:val="28"/>
          <w:szCs w:val="28"/>
          <w:lang w:val="en-IN"/>
        </w:rPr>
        <w:t xml:space="preserve">2. SSH Configuration for Strong Encryption: </w:t>
      </w:r>
      <w:del w:id="2338" w:author="Winston.Huang" w:date="2025-05-19T17:01:00Z">
        <w:r>
          <w:rPr>
            <w:color w:val="0F4761" w:themeColor="accent1" w:themeShade="bf"/>
            <w:sz w:val="28"/>
            <w:szCs w:val="28"/>
            <w:lang w:val="en-IN"/>
          </w:rPr>
          <w:delText>Setting Up Firewalls with UFW</w:delText>
        </w:r>
      </w:del>
    </w:p>
    <w:p>
      <w:pPr>
        <w:pStyle w:val="Normal"/>
        <w:widowControl/>
        <w:spacing w:lineRule="auto" w:line="240" w:before="0" w:after="0"/>
        <w:ind w:left="283" w:hanging="0"/>
        <w:rPr>
          <w:rFonts w:cs="Calibri"/>
          <w:lang w:val="en-IN"/>
          <w:ins w:id="2339" w:author="Winston.Huang" w:date="2025-05-19T17:02:00Z"/>
        </w:rPr>
      </w:pPr>
      <w:r>
        <w:rPr>
          <w:rFonts w:cs="Calibri"/>
          <w:lang w:val="en-IN"/>
        </w:rPr>
        <w:t>Edit /etc/ssh/sshd_config to enforce strong encryption algorithms and disable weak ones.</w:t>
      </w:r>
    </w:p>
    <w:p>
      <w:pPr>
        <w:pStyle w:val="ListParagraph"/>
        <w:widowControl/>
        <w:numPr>
          <w:ilvl w:val="0"/>
          <w:numId w:val="319"/>
        </w:numPr>
        <w:spacing w:lineRule="auto" w:line="240" w:before="0" w:after="0"/>
        <w:ind w:left="567" w:hanging="284"/>
        <w:contextualSpacing/>
        <w:rPr>
          <w:rFonts w:cs="Calibri"/>
          <w:lang w:val="en-IN"/>
        </w:rPr>
      </w:pPr>
      <w:r>
        <w:rPr/>
        <w:t>Modify the SSH configuration to include strong ciphers, key exchange algorithms, and MACs:</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Ciphers aes256-gcm@openssh.com</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KexAlgorithms curve25519-sha256, diffie-hellman-group14-sha256</w:t>
      </w:r>
    </w:p>
    <w:p>
      <w:pPr>
        <w:pStyle w:val="ListParagraph"/>
        <w:widowControl/>
        <w:spacing w:lineRule="auto" w:line="240" w:before="0" w:after="0"/>
        <w:ind w:left="763" w:hanging="0"/>
        <w:contextualSpacing/>
        <w:rPr>
          <w:rFonts w:ascii="Consolas" w:hAnsi="Consolas" w:cs="Calibri"/>
          <w:sz w:val="20"/>
          <w:szCs w:val="20"/>
        </w:rPr>
      </w:pPr>
      <w:r>
        <w:rPr>
          <w:rFonts w:cs="Calibri" w:ascii="Consolas" w:hAnsi="Consolas"/>
          <w:sz w:val="20"/>
          <w:szCs w:val="20"/>
          <w:lang w:val="en-IN"/>
        </w:rPr>
        <w:t>MACs hmac-sha2-256-etm@openssh.com</w:t>
      </w:r>
    </w:p>
    <w:p>
      <w:pPr>
        <w:pStyle w:val="ListParagraph"/>
        <w:widowControl/>
        <w:numPr>
          <w:ilvl w:val="0"/>
          <w:numId w:val="319"/>
        </w:numPr>
        <w:spacing w:lineRule="auto" w:line="240" w:before="0" w:after="0"/>
        <w:ind w:left="567" w:hanging="284"/>
        <w:contextualSpacing/>
        <w:rPr>
          <w:rFonts w:cs="Calibri"/>
          <w:lang w:val="en-IN"/>
          <w:ins w:id="2340" w:author="Winston.Huang" w:date="2025-05-19T17:02:00Z"/>
        </w:rPr>
      </w:pPr>
      <w:r>
        <w:rPr/>
        <w:t>Restart SSH service to apply changes:</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sudo systemctl restart sshd</w:t>
      </w:r>
    </w:p>
    <w:p>
      <w:pPr>
        <w:pStyle w:val="ListParagraph"/>
        <w:widowControl/>
        <w:numPr>
          <w:ilvl w:val="0"/>
          <w:numId w:val="319"/>
        </w:numPr>
        <w:spacing w:lineRule="auto" w:line="240" w:before="0" w:after="0"/>
        <w:ind w:left="567" w:hanging="284"/>
        <w:contextualSpacing/>
        <w:rPr>
          <w:rFonts w:cs="Calibri"/>
          <w:lang w:val="en-IN"/>
          <w:ins w:id="2341" w:author="Winston.Huang" w:date="2025-05-19T17:02:00Z"/>
        </w:rPr>
      </w:pPr>
      <w:r>
        <w:rPr/>
        <w:t>Verify SSH Supported Algorithms:</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ssh -Q cipher  # aes256-gcm@openssh.com</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ssh -Q kex  # curve25519-sha256, diffie-hellman-group14-sha256</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ssh -Q mac  # hmac-sha2-256-etm@openssh.com</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345" w:author="Winston.Huang" w:date="2025-05-19T17:01:00Z"/>
        </w:rPr>
      </w:pPr>
      <w:del w:id="2342" w:author="Winston.Huang" w:date="2025-05-19T17:01:00Z">
        <w:r>
          <w:rPr>
            <w:rFonts w:ascii="Aptos" w:hAnsi="Aptos" w:cs="Aptos" w:eastAsia="Aptos"/>
            <w:b/>
            <w:bCs/>
            <w:color w:val="000000" w:themeColor="text1"/>
            <w:lang w:val="en-IN"/>
          </w:rPr>
          <w:delText xml:space="preserve">       </w:delText>
        </w:r>
      </w:del>
      <w:del w:id="2343" w:author="Winston.Huang" w:date="2025-05-19T17:01:00Z">
        <w:r>
          <w:rPr>
            <w:rFonts w:eastAsia="Aptos" w:cs="Aptos"/>
            <w:b/>
            <w:bCs/>
            <w:color w:val="000000" w:themeColor="text1"/>
            <w:lang w:val="en-IN"/>
          </w:rPr>
          <w:delText>Enable UFW</w:delText>
        </w:r>
      </w:del>
      <w:del w:id="2344" w:author="Winston.Huang" w:date="2025-05-19T17:01:00Z">
        <w:r>
          <w:rPr>
            <w:rFonts w:eastAsia="Aptos" w:cs="Aptos"/>
            <w:color w:val="000000" w:themeColor="text1"/>
            <w:lang w:val="en-IN"/>
          </w:rPr>
          <w:delText>:</w:delText>
        </w:r>
      </w:del>
    </w:p>
    <w:p>
      <w:pPr>
        <w:pStyle w:val="ListParagraph"/>
        <w:widowControl/>
        <w:numPr>
          <w:ilvl w:val="1"/>
          <w:numId w:val="4"/>
        </w:numPr>
        <w:shd w:val="clear" w:color="auto" w:fill="FFFFFF" w:themeFill="background1"/>
        <w:spacing w:lineRule="auto" w:line="240" w:before="0" w:after="0"/>
        <w:contextualSpacing/>
        <w:pPrChange w:id="0" w:author="Winston.Huang" w:date="2025-05-20T13:23:00Z">
          <w:pPr>
            <w:pStyle w:val="ListParagraph"/>
            <w:numPr>
              <w:ilvl w:val="0"/>
              <w:numId w:val="300"/>
            </w:numPr>
            <w:widowControl/>
            <w:ind w:left="1440" w:hanging="360"/>
            <w:contextualSpacing/>
            <w:spacing w:lineRule="auto" w:line="259" w:before="0" w:after="0"/>
            <w:shd w:val="clear" w:color="auto" w:fill="FFFFFF" w:themeFill="background1"/>
          </w:pPr>
        </w:pPrChange>
        <w:rPr>
          <w:rFonts w:ascii="Aptos" w:hAnsi="Aptos" w:eastAsia="Aptos" w:cs="Aptos"/>
          <w:color w:val="000000" w:themeColor="text1"/>
          <w:del w:id="2346" w:author="Winston.Huang" w:date="2025-05-19T17:01:00Z"/>
        </w:rPr>
      </w:pPr>
      <w:r>
        <w:rPr>
          <w:rFonts w:eastAsia="Aptos" w:cs="Aptos"/>
          <w:color w:val="000000" w:themeColor="text1"/>
          <w:lang w:val="en-IN"/>
        </w:rPr>
        <w:t xml:space="preserve">Now enable the UFW by using </w:t>
      </w:r>
      <w:r>
        <w:rPr>
          <w:rFonts w:eastAsia="Aptos" w:cs="Aptos"/>
          <w:b/>
          <w:bCs/>
          <w:color w:val="000000" w:themeColor="text1"/>
          <w:lang w:val="en-IN"/>
        </w:rPr>
        <w:t xml:space="preserve">ufw enable </w:t>
      </w:r>
      <w:r>
        <w:rPr>
          <w:rFonts w:eastAsia="Aptos" w:cs="Aptos"/>
          <w:color w:val="000000" w:themeColor="text1"/>
          <w:lang w:val="en-IN"/>
        </w:rPr>
        <w:t xml:space="preserve">command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Normal"/>
        <w:widowControl/>
        <w:shd w:val="clear" w:color="auto" w:fill="FFFFFF" w:themeFill="background1"/>
        <w:spacing w:lineRule="auto" w:line="240" w:before="0" w:after="0"/>
        <w:pPrChange w:id="0" w:author="Winston.Huang" w:date="2025-05-20T13:23:00Z">
          <w:pPr>
            <w:widowControl/>
            <w:spacing w:lineRule="auto" w:line="259" w:before="0" w:after="0"/>
            <w:shd w:val="clear" w:color="auto" w:fill="FFFFFF" w:themeFill="background1"/>
          </w:pPr>
        </w:pPrChange>
        <w:rPr>
          <w:rFonts w:ascii="Aptos" w:hAnsi="Aptos" w:eastAsia="Aptos" w:cs="Aptos"/>
          <w:color w:val="000000" w:themeColor="text1"/>
          <w:del w:id="2347"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Allow Specific Traffic</w:t>
      </w:r>
      <w:r>
        <w:rPr>
          <w:rFonts w:eastAsia="Aptos" w:cs="Aptos"/>
          <w:color w:val="000000" w:themeColor="text1"/>
          <w:lang w:val="en-IN"/>
        </w:rPr>
        <w:t xml:space="preserve">: </w:t>
      </w:r>
    </w:p>
    <w:p>
      <w:pPr>
        <w:pStyle w:val="ListParagraph"/>
        <w:widowControl/>
        <w:numPr>
          <w:ilvl w:val="1"/>
          <w:numId w:val="3"/>
        </w:numPr>
        <w:shd w:val="clear" w:color="auto" w:fill="FFFFFF" w:themeFill="background1"/>
        <w:spacing w:lineRule="auto" w:line="240" w:before="0" w:after="0"/>
        <w:contextualSpacing/>
        <w:pPrChange w:id="0" w:author="Winston.Huang" w:date="2025-05-20T13:23:00Z">
          <w:pPr>
            <w:pStyle w:val="ListParagraph"/>
            <w:numPr>
              <w:ilvl w:val="0"/>
              <w:numId w:val="299"/>
            </w:numPr>
            <w:widowControl/>
            <w:ind w:left="1440" w:hanging="360"/>
            <w:contextualSpacing/>
            <w:spacing w:lineRule="auto" w:line="259" w:before="0" w:after="0"/>
            <w:shd w:val="clear" w:color="auto" w:fill="FFFFFF" w:themeFill="background1"/>
          </w:pPr>
        </w:pPrChange>
        <w:rPr>
          <w:rFonts w:ascii="Aptos" w:hAnsi="Aptos" w:eastAsia="Aptos" w:cs="Aptos"/>
          <w:color w:val="000000" w:themeColor="text1"/>
          <w:del w:id="2348" w:author="Winston.Huang" w:date="2025-05-19T17:01:00Z"/>
        </w:rPr>
      </w:pPr>
      <w:r>
        <w:rPr>
          <w:rFonts w:eastAsia="Aptos" w:cs="Aptos"/>
          <w:color w:val="000000" w:themeColor="text1"/>
          <w:lang w:val="en-IN"/>
        </w:rPr>
        <w:t>Allow traffic only from trusted networks and services.</w:t>
      </w:r>
    </w:p>
    <w:p>
      <w:pPr>
        <w:pStyle w:val="ListParagraph"/>
        <w:widowControl/>
        <w:numPr>
          <w:ilvl w:val="1"/>
          <w:numId w:val="3"/>
        </w:numPr>
        <w:shd w:val="clear" w:color="auto" w:fill="FFFFFF" w:themeFill="background1"/>
        <w:spacing w:lineRule="auto" w:line="240" w:before="0" w:after="0"/>
        <w:contextualSpacing/>
        <w:pPrChange w:id="0" w:author="Winston.Huang" w:date="2025-05-20T13:23:00Z">
          <w:pPr>
            <w:pStyle w:val="ListParagraph"/>
            <w:numPr>
              <w:ilvl w:val="0"/>
              <w:numId w:val="299"/>
            </w:numPr>
            <w:widowControl/>
            <w:ind w:left="1440" w:hanging="360"/>
            <w:contextualSpacing/>
            <w:spacing w:lineRule="auto" w:line="259" w:before="0" w:after="0"/>
            <w:shd w:val="clear" w:color="auto" w:fill="FFFFFF" w:themeFill="background1"/>
          </w:pPr>
        </w:pPrChange>
        <w:rPr>
          <w:rFonts w:ascii="Aptos" w:hAnsi="Aptos" w:eastAsia="Aptos" w:cs="Aptos"/>
          <w:color w:val="000000" w:themeColor="text1"/>
          <w:lang w:val="en-IN"/>
          <w:del w:id="2349" w:author="Winston.Huang" w:date="2025-05-19T17:01:00Z"/>
        </w:rPr>
      </w:pPr>
      <w:r>
        <w:rPr>
          <w:rFonts w:eastAsia="Aptos" w:cs="Aptos"/>
          <w:color w:val="000000" w:themeColor="text1"/>
          <w:lang w:val="en-IN"/>
        </w:rPr>
        <w:t>Now by using ufw</w:t>
      </w:r>
      <w:r>
        <w:rPr>
          <w:rFonts w:eastAsia="Aptos" w:cs="Aptos"/>
          <w:b/>
          <w:bCs/>
          <w:color w:val="000000" w:themeColor="text1"/>
          <w:lang w:val="en-IN"/>
        </w:rPr>
        <w:t xml:space="preserve"> allow from 192.168.1.0/24 to any port 22 </w:t>
      </w:r>
      <w:r>
        <w:rPr>
          <w:rFonts w:eastAsia="Aptos" w:cs="Aptos"/>
          <w:color w:val="000000" w:themeColor="text1"/>
          <w:lang w:val="en-IN"/>
        </w:rPr>
        <w:t xml:space="preserve">and </w:t>
      </w:r>
      <w:r>
        <w:rPr>
          <w:rFonts w:eastAsia="Aptos" w:cs="Aptos"/>
          <w:b/>
          <w:bCs/>
          <w:color w:val="000000" w:themeColor="text1"/>
          <w:lang w:val="en-IN"/>
        </w:rPr>
        <w:t xml:space="preserve">ufw allow from 10.0.0.0/24 to any port 80 </w:t>
      </w:r>
      <w:r>
        <w:rPr>
          <w:rFonts w:eastAsia="Aptos" w:cs="Aptos"/>
          <w:color w:val="000000" w:themeColor="text1"/>
          <w:lang w:val="en-IN"/>
        </w:rPr>
        <w:t xml:space="preserve">commands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350"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Deny All Other Traffic</w:t>
      </w:r>
      <w:r>
        <w:rPr>
          <w:rFonts w:eastAsia="Aptos" w:cs="Aptos"/>
          <w:color w:val="000000" w:themeColor="text1"/>
          <w:lang w:val="en-IN"/>
        </w:rPr>
        <w:t xml:space="preserve">: </w:t>
      </w:r>
    </w:p>
    <w:p>
      <w:pPr>
        <w:pStyle w:val="ListParagraph"/>
        <w:widowControl/>
        <w:numPr>
          <w:ilvl w:val="1"/>
          <w:numId w:val="2"/>
        </w:numPr>
        <w:shd w:val="clear" w:color="auto" w:fill="FFFFFF" w:themeFill="background1"/>
        <w:spacing w:lineRule="auto" w:line="240" w:before="0" w:after="0"/>
        <w:contextualSpacing/>
        <w:pPrChange w:id="0" w:author="Winston.Huang" w:date="2025-05-20T13:23:00Z">
          <w:pPr>
            <w:pStyle w:val="ListParagraph"/>
            <w:numPr>
              <w:ilvl w:val="0"/>
              <w:numId w:val="298"/>
            </w:numPr>
            <w:widowControl/>
            <w:ind w:left="1440" w:hanging="360"/>
            <w:contextualSpacing/>
            <w:spacing w:lineRule="auto" w:line="259" w:before="240" w:after="240"/>
            <w:shd w:val="clear" w:color="auto" w:fill="FFFFFF" w:themeFill="background1"/>
          </w:pPr>
        </w:pPrChange>
        <w:rPr>
          <w:rFonts w:ascii="Aptos" w:hAnsi="Aptos" w:eastAsia="Aptos" w:cs="Aptos"/>
          <w:color w:val="000000" w:themeColor="text1"/>
          <w:del w:id="2351" w:author="Winston.Huang" w:date="2025-05-19T17:01:00Z"/>
        </w:rPr>
      </w:pPr>
      <w:r>
        <w:rPr>
          <w:rFonts w:eastAsia="Aptos" w:cs="Aptos"/>
          <w:color w:val="000000" w:themeColor="text1"/>
          <w:lang w:val="en-IN"/>
        </w:rPr>
        <w:t>Set default policies to deny incoming traffic</w:t>
      </w:r>
    </w:p>
    <w:p>
      <w:pPr>
        <w:pStyle w:val="ListParagraph"/>
        <w:widowControl/>
        <w:numPr>
          <w:ilvl w:val="1"/>
          <w:numId w:val="2"/>
        </w:numPr>
        <w:shd w:val="clear" w:color="auto" w:fill="FFFFFF" w:themeFill="background1"/>
        <w:spacing w:lineRule="auto" w:line="240" w:before="0" w:after="0"/>
        <w:contextualSpacing/>
        <w:pPrChange w:id="0" w:author="Winston.Huang" w:date="2025-05-20T13:23:00Z">
          <w:pPr>
            <w:pStyle w:val="ListParagraph"/>
            <w:numPr>
              <w:ilvl w:val="0"/>
              <w:numId w:val="298"/>
            </w:numPr>
            <w:widowControl/>
            <w:ind w:left="1440" w:hanging="360"/>
            <w:contextualSpacing/>
            <w:spacing w:lineRule="auto" w:line="259" w:before="240" w:after="240"/>
            <w:shd w:val="clear" w:color="auto" w:fill="FFFFFF" w:themeFill="background1"/>
          </w:pPr>
        </w:pPrChange>
        <w:rPr>
          <w:rFonts w:ascii="Aptos" w:hAnsi="Aptos" w:eastAsia="Aptos" w:cs="Aptos"/>
          <w:b/>
          <w:b/>
          <w:bCs/>
          <w:color w:val="000000" w:themeColor="text1"/>
          <w:lang w:val="en-IN"/>
          <w:del w:id="2352" w:author="Winston.Huang" w:date="2025-05-19T17:01:00Z"/>
        </w:rPr>
      </w:pPr>
      <w:r>
        <w:rPr>
          <w:rFonts w:eastAsia="Aptos" w:cs="Aptos"/>
          <w:color w:val="000000" w:themeColor="text1"/>
          <w:lang w:val="en-IN"/>
        </w:rPr>
        <w:t xml:space="preserve">Now by using </w:t>
      </w:r>
      <w:r>
        <w:rPr>
          <w:rFonts w:eastAsia="Aptos" w:cs="Aptos"/>
          <w:b/>
          <w:bCs/>
          <w:color w:val="000000" w:themeColor="text1"/>
          <w:lang w:val="en-IN"/>
        </w:rPr>
        <w:t xml:space="preserve">ufw default deny incoming </w:t>
      </w:r>
      <w:r>
        <w:rPr>
          <w:rFonts w:eastAsia="Aptos" w:cs="Aptos"/>
          <w:color w:val="000000" w:themeColor="text1"/>
          <w:lang w:val="en-IN"/>
        </w:rPr>
        <w:t>and</w:t>
      </w:r>
      <w:r>
        <w:rPr/>
        <w:br/>
      </w:r>
      <w:r>
        <w:rPr>
          <w:rFonts w:eastAsia="Aptos" w:cs="Aptos"/>
          <w:b/>
          <w:bCs/>
          <w:color w:val="000000" w:themeColor="text1"/>
          <w:lang w:val="en-IN"/>
        </w:rPr>
        <w:t xml:space="preserve"> ufw default allow outgoing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40" w:before="0" w:after="0"/>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353"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Enable Logging</w:t>
      </w:r>
      <w:r>
        <w:rPr>
          <w:rFonts w:eastAsia="Aptos" w:cs="Aptos"/>
          <w:color w:val="000000" w:themeColor="text1"/>
          <w:lang w:val="en-IN"/>
        </w:rPr>
        <w:t>:</w:t>
      </w:r>
    </w:p>
    <w:p>
      <w:pPr>
        <w:pStyle w:val="Normal"/>
        <w:widowControl/>
        <w:numPr>
          <w:ilvl w:val="1"/>
          <w:numId w:val="1"/>
        </w:numPr>
        <w:shd w:val="clear" w:color="auto" w:fill="FFFFFF" w:themeFill="background1"/>
        <w:spacing w:lineRule="auto" w:line="240" w:before="0" w:after="0"/>
        <w:contextualSpacing/>
        <w:pPrChange w:id="0" w:author="Winston.Huang" w:date="2025-05-20T13:23:00Z">
          <w:pPr>
            <w:pStyle w:val="ListParagraph"/>
            <w:numPr>
              <w:ilvl w:val="0"/>
              <w:numId w:val="296"/>
            </w:numPr>
            <w:widowControl/>
            <w:ind w:left="1440" w:hanging="360"/>
            <w:contextualSpacing/>
            <w:spacing w:lineRule="auto" w:line="259" w:before="0" w:after="0"/>
            <w:shd w:val="clear" w:color="auto" w:fill="FFFFFF" w:themeFill="background1"/>
          </w:pPr>
        </w:pPrChange>
        <w:rPr>
          <w:rFonts w:ascii="Aptos" w:hAnsi="Aptos" w:eastAsia="Aptos" w:cs="Aptos"/>
          <w:b/>
          <w:b/>
          <w:bCs/>
          <w:color w:val="000000" w:themeColor="text1"/>
          <w:lang w:val="en-IN"/>
          <w:del w:id="2354" w:author="Winston.Huang" w:date="2025-05-19T17:01:00Z"/>
        </w:rPr>
      </w:pPr>
      <w:r>
        <w:rPr>
          <w:rFonts w:eastAsia="Aptos" w:cs="Aptos"/>
          <w:color w:val="000000" w:themeColor="text1"/>
          <w:lang w:val="en-IN"/>
        </w:rPr>
        <w:t>Now enable the logging by using</w:t>
      </w:r>
      <w:r>
        <w:rPr>
          <w:rFonts w:eastAsia="Aptos" w:cs="Aptos"/>
          <w:b/>
          <w:bCs/>
          <w:color w:val="000000" w:themeColor="text1"/>
          <w:lang w:val="en-IN"/>
        </w:rPr>
        <w:t xml:space="preserve"> ufw logging on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40" w:before="0" w:after="0"/>
        <w:rPr/>
      </w:pPr>
      <w:r>
        <w:rPr>
          <w:rFonts w:eastAsia="Calibri" w:cs="Calibri" w:ascii="Calibri" w:hAnsi="Calibri"/>
          <w:color w:val="0F4761" w:themeColor="accent1" w:themeShade="bf"/>
          <w:sz w:val="28"/>
          <w:szCs w:val="28"/>
          <w:lang w:val="en-IN"/>
        </w:rPr>
        <w:t xml:space="preserve">3. </w:t>
      </w:r>
      <w:del w:id="2355" w:author="Winston.Huang" w:date="2025-05-19T17:01:00Z">
        <w:r>
          <w:rPr>
            <w:color w:val="0F4761" w:themeColor="accent1" w:themeShade="bf"/>
            <w:sz w:val="28"/>
            <w:szCs w:val="28"/>
            <w:lang w:val="en-IN"/>
          </w:rPr>
          <w:delText>Advanced Segmentation with IPTables</w:delText>
        </w:r>
      </w:del>
      <w:r>
        <w:rPr>
          <w:color w:val="0F4761" w:themeColor="accent1" w:themeShade="bf"/>
          <w:sz w:val="28"/>
          <w:szCs w:val="28"/>
          <w:lang w:val="en-IN"/>
        </w:rPr>
        <w:t>Verify APT Package Integrity:</w:t>
      </w:r>
    </w:p>
    <w:p>
      <w:pPr>
        <w:pStyle w:val="ListParagraph"/>
        <w:widowControl/>
        <w:numPr>
          <w:ilvl w:val="0"/>
          <w:numId w:val="321"/>
        </w:numPr>
        <w:spacing w:lineRule="auto" w:line="240" w:before="0" w:after="0"/>
        <w:ind w:left="567" w:hanging="284"/>
        <w:contextualSpacing/>
        <w:rPr>
          <w:rFonts w:cs="Calibri"/>
          <w:lang w:val="en-IN"/>
        </w:rPr>
      </w:pPr>
      <w:r>
        <w:rPr/>
        <w:t>Check the list of GPG keys used by APT:</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sudo apt-key list</w:t>
      </w:r>
    </w:p>
    <w:p>
      <w:pPr>
        <w:pStyle w:val="ListParagraph"/>
        <w:widowControl/>
        <w:numPr>
          <w:ilvl w:val="0"/>
          <w:numId w:val="321"/>
        </w:numPr>
        <w:spacing w:lineRule="auto" w:line="240" w:before="0" w:after="0"/>
        <w:ind w:left="567" w:hanging="284"/>
        <w:contextualSpacing/>
        <w:rPr>
          <w:rFonts w:cs="Calibri"/>
          <w:lang w:val="en-IN"/>
        </w:rPr>
      </w:pPr>
      <w:r>
        <w:rPr/>
        <w:t>Update and upgrade the system, which will verify the authenticity of the packages:</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sudo apt update &amp;&amp; sudo apt upgrade</w:t>
      </w:r>
    </w:p>
    <w:p>
      <w:pPr>
        <w:pStyle w:val="Normal"/>
        <w:widowControl/>
        <w:spacing w:lineRule="auto" w:line="240" w:before="0" w:after="0"/>
        <w:pPrChange w:id="0" w:author="Winston.Huang" w:date="2025-05-20T13:23:00Z">
          <w:pPr>
            <w:widowControl/>
            <w:spacing w:lineRule="auto" w:line="259" w:before="160" w:after="0"/>
          </w:pPr>
        </w:pPrChange>
        <w:rPr>
          <w:rFonts w:ascii="Calibri" w:hAnsi="Calibri" w:cs="Calibri"/>
          <w:color w:val="0F4761" w:themeColor="accent1" w:themeShade="bf"/>
          <w:sz w:val="28"/>
          <w:szCs w:val="28"/>
          <w:lang w:val="en-IN"/>
          <w:ins w:id="2358" w:author="Winston.Huang" w:date="2025-05-19T17:01:00Z"/>
        </w:rPr>
      </w:pPr>
      <w:ins w:id="2356" w:author="Winston.Huang" w:date="2025-05-19T17:01:00Z">
        <w:r>
          <w:rPr>
            <w:rFonts w:cs="Calibri" w:ascii="Calibri" w:hAnsi="Calibri"/>
            <w:color w:val="0F4761" w:themeColor="accent1" w:themeShade="bf"/>
            <w:sz w:val="28"/>
            <w:szCs w:val="28"/>
            <w:lang w:val="en-IN"/>
          </w:rPr>
          <w:t>4.</w:t>
        </w:r>
      </w:ins>
      <w:ins w:id="2357" w:author="Winston.Huang" w:date="2025-05-19T17:02:00Z">
        <w:r>
          <w:rPr>
            <w:rFonts w:cs="Calibri" w:ascii="Calibri" w:hAnsi="Calibri"/>
            <w:color w:val="0F4761" w:themeColor="accent1" w:themeShade="bf"/>
            <w:sz w:val="28"/>
            <w:szCs w:val="28"/>
            <w:lang w:val="en-IN"/>
          </w:rPr>
          <w:t xml:space="preserve"> </w:t>
        </w:r>
      </w:ins>
      <w:r>
        <w:rPr>
          <w:rFonts w:cs="Calibri" w:ascii="Calibri" w:hAnsi="Calibri"/>
          <w:color w:val="0F4761" w:themeColor="accent1" w:themeShade="bf"/>
          <w:sz w:val="28"/>
          <w:szCs w:val="28"/>
          <w:lang w:val="en-IN"/>
        </w:rPr>
        <w:t>Enable Network Time Security (NTS):</w:t>
      </w:r>
    </w:p>
    <w:p>
      <w:pPr>
        <w:pStyle w:val="Normal"/>
        <w:widowControl/>
        <w:spacing w:lineRule="auto" w:line="240" w:before="0" w:after="0"/>
        <w:ind w:left="283" w:hanging="0"/>
        <w:rPr>
          <w:rFonts w:cs="Calibri"/>
          <w:lang w:val="en-IN"/>
        </w:rPr>
      </w:pPr>
      <w:r>
        <w:rPr>
          <w:rFonts w:cs="Calibri"/>
          <w:lang w:val="en-IN"/>
        </w:rPr>
        <w:t>Edit /etc/chrony/chrony.conf to enable NTS for time synchronization:</w:t>
      </w:r>
    </w:p>
    <w:p>
      <w:pPr>
        <w:pStyle w:val="ListParagraph"/>
        <w:widowControl/>
        <w:numPr>
          <w:ilvl w:val="0"/>
          <w:numId w:val="318"/>
        </w:numPr>
        <w:spacing w:lineRule="auto" w:line="240" w:before="0" w:after="0"/>
        <w:ind w:left="567" w:hanging="284"/>
        <w:contextualSpacing/>
        <w:rPr/>
      </w:pPr>
      <w:r>
        <w:rPr/>
        <w:t>Configure chrony to use NTS-enabled NTP servers:</w:t>
      </w:r>
    </w:p>
    <w:p>
      <w:pPr>
        <w:pStyle w:val="ListParagraph"/>
        <w:widowControl/>
        <w:spacing w:lineRule="auto" w:line="240" w:before="0" w:after="0"/>
        <w:ind w:left="763" w:hanging="0"/>
        <w:contextualSpacing/>
        <w:rPr>
          <w:rFonts w:ascii="Consolas" w:hAnsi="Consolas" w:cs="Calibri"/>
          <w:sz w:val="20"/>
          <w:szCs w:val="20"/>
          <w:lang w:val="en-IN"/>
        </w:rPr>
      </w:pPr>
      <w:r>
        <w:rPr/>
        <w:drawing>
          <wp:inline distT="0" distB="0" distL="0" distR="0">
            <wp:extent cx="5248275" cy="2087245"/>
            <wp:effectExtent l="0" t="0" r="0" b="0"/>
            <wp:docPr id="21" name="圖片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6" descr=""/>
                    <pic:cNvPicPr>
                      <a:picLocks noChangeAspect="1" noChangeArrowheads="1"/>
                    </pic:cNvPicPr>
                  </pic:nvPicPr>
                  <pic:blipFill>
                    <a:blip r:embed="rId38"/>
                    <a:stretch>
                      <a:fillRect/>
                    </a:stretch>
                  </pic:blipFill>
                  <pic:spPr bwMode="auto">
                    <a:xfrm>
                      <a:off x="0" y="0"/>
                      <a:ext cx="5248275" cy="2087245"/>
                    </a:xfrm>
                    <a:prstGeom prst="rect">
                      <a:avLst/>
                    </a:prstGeom>
                  </pic:spPr>
                </pic:pic>
              </a:graphicData>
            </a:graphic>
          </wp:inline>
        </w:drawing>
      </w:r>
    </w:p>
    <w:p>
      <w:pPr>
        <w:pStyle w:val="ListParagraph"/>
        <w:widowControl/>
        <w:numPr>
          <w:ilvl w:val="0"/>
          <w:numId w:val="318"/>
        </w:numPr>
        <w:spacing w:lineRule="auto" w:line="240" w:before="0" w:after="0"/>
        <w:ind w:left="567" w:hanging="284"/>
        <w:contextualSpacing/>
        <w:rPr>
          <w:rFonts w:cs="Calibri"/>
          <w:lang w:val="en-IN"/>
          <w:ins w:id="2359" w:author="Winston.Huang" w:date="2025-05-19T17:02:00Z"/>
        </w:rPr>
      </w:pPr>
      <w:r>
        <w:rPr/>
        <w:t>Restart chrony service to apply changes:</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sudo systemctl restart chrony</w:t>
      </w:r>
    </w:p>
    <w:p>
      <w:pPr>
        <w:pStyle w:val="Normal"/>
        <w:widowControl/>
        <w:spacing w:lineRule="auto" w:line="240" w:before="0" w:after="0"/>
        <w:rPr>
          <w:rFonts w:ascii="Calibri" w:hAnsi="Calibri" w:cs="Calibri"/>
          <w:color w:val="0F4761" w:themeColor="accent1" w:themeShade="bf"/>
          <w:sz w:val="28"/>
          <w:szCs w:val="28"/>
          <w:lang w:val="en-IN"/>
        </w:rPr>
      </w:pPr>
      <w:ins w:id="2360" w:author="Winston.Huang" w:date="2025-05-19T17:02:00Z">
        <w:r>
          <w:rPr>
            <w:rFonts w:cs="Calibri" w:ascii="Calibri" w:hAnsi="Calibri"/>
            <w:color w:val="0F4761" w:themeColor="accent1" w:themeShade="bf"/>
            <w:sz w:val="28"/>
            <w:szCs w:val="28"/>
            <w:lang w:val="en-IN"/>
          </w:rPr>
          <w:t xml:space="preserve">5. </w:t>
        </w:r>
      </w:ins>
      <w:r>
        <w:rPr>
          <w:rFonts w:cs="Calibri" w:ascii="Calibri" w:hAnsi="Calibri"/>
          <w:color w:val="0F4761" w:themeColor="accent1" w:themeShade="bf"/>
          <w:sz w:val="28"/>
          <w:szCs w:val="28"/>
          <w:lang w:val="en-IN"/>
        </w:rPr>
        <w:t>Set Up Data Encryption:</w:t>
      </w:r>
    </w:p>
    <w:p>
      <w:pPr>
        <w:pStyle w:val="Normal"/>
        <w:widowControl/>
        <w:spacing w:lineRule="auto" w:line="240" w:before="0" w:after="0"/>
        <w:ind w:left="283" w:hanging="0"/>
        <w:rPr>
          <w:rFonts w:cs="Calibri"/>
          <w:lang w:val="en-IN"/>
          <w:ins w:id="2361" w:author="Winston.Huang" w:date="2025-05-19T17:02:00Z"/>
        </w:rPr>
      </w:pPr>
      <w:r>
        <w:rPr>
          <w:rFonts w:cs="Calibri"/>
          <w:lang w:val="en-IN"/>
        </w:rPr>
        <w:t>Ensure that eCryptfs and GNOME Keyring are properly configured to encrypt sensitive data.</w:t>
      </w:r>
    </w:p>
    <w:p>
      <w:pPr>
        <w:pStyle w:val="ListParagraph"/>
        <w:widowControl/>
        <w:numPr>
          <w:ilvl w:val="0"/>
          <w:numId w:val="322"/>
        </w:numPr>
        <w:spacing w:lineRule="auto" w:line="240" w:before="0" w:after="0"/>
        <w:ind w:left="567" w:hanging="284"/>
        <w:contextualSpacing/>
        <w:rPr/>
      </w:pPr>
      <w:r>
        <w:rPr/>
        <w:t>Install eCryptfs and fscrypt for file-level encryption:</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sudo apt install ecryptfs-utils fscrypt</w:t>
      </w:r>
    </w:p>
    <w:p>
      <w:pPr>
        <w:pStyle w:val="ListParagraph"/>
        <w:widowControl/>
        <w:numPr>
          <w:ilvl w:val="0"/>
          <w:numId w:val="322"/>
        </w:numPr>
        <w:spacing w:lineRule="auto" w:line="240" w:before="0" w:after="0"/>
        <w:ind w:left="567" w:hanging="284"/>
        <w:contextualSpacing/>
        <w:rPr>
          <w:rFonts w:cs="Calibri"/>
          <w:lang w:val="en-IN"/>
          <w:ins w:id="2362" w:author="Winston.Huang" w:date="2025-05-19T17:02:00Z"/>
        </w:rPr>
      </w:pPr>
      <w:r>
        <w:rPr/>
        <w:t>Set up GNOME Keyring for secure storage:</w:t>
      </w:r>
    </w:p>
    <w:p>
      <w:pPr>
        <w:pStyle w:val="ListParagraph"/>
        <w:widowControl/>
        <w:spacing w:lineRule="auto" w:line="240" w:before="0" w:after="0"/>
        <w:ind w:left="763" w:hanging="0"/>
        <w:contextualSpacing/>
        <w:rPr>
          <w:rFonts w:ascii="Consolas" w:hAnsi="Consolas" w:cs="Calibri"/>
          <w:sz w:val="20"/>
          <w:szCs w:val="20"/>
          <w:lang w:val="en-IN"/>
        </w:rPr>
      </w:pPr>
      <w:r>
        <w:rPr>
          <w:rFonts w:cs="Calibri" w:ascii="Consolas" w:hAnsi="Consolas"/>
          <w:sz w:val="20"/>
          <w:szCs w:val="20"/>
          <w:lang w:val="en-IN"/>
        </w:rPr>
        <w:t>sudo apt install gnome-keyring</w:t>
      </w:r>
    </w:p>
    <w:p>
      <w:pPr>
        <w:pStyle w:val="3"/>
        <w:widowControl/>
        <w:spacing w:lineRule="auto" w:line="259" w:before="480" w:after="0"/>
        <w:rPr>
          <w:rFonts w:ascii="Aptos" w:hAnsi="Aptos" w:eastAsia="Aptos" w:cs="Aptos"/>
          <w:color w:val="000000" w:themeColor="text1"/>
          <w:lang w:val="en-IN"/>
          <w:del w:id="2364" w:author="Winston.Huang" w:date="2025-05-19T10:41:00Z"/>
        </w:rPr>
      </w:pPr>
      <w:del w:id="2363" w:author="Winston.Huang" w:date="2025-05-19T10:41:00Z">
        <w:r>
          <w:rPr>
            <w:rFonts w:eastAsia="Aptos" w:cs="Aptos"/>
          </w:rPr>
          <w:delText>Detailed Setting Steps</w:delText>
        </w:r>
      </w:del>
    </w:p>
    <w:p>
      <w:pPr>
        <w:pStyle w:val="NormalWeb"/>
        <w:shd w:val="clear" w:color="auto" w:fill="FFFFFF" w:themeFill="background1"/>
        <w:spacing w:before="280" w:afterAutospacing="0" w:after="0"/>
        <w:rPr>
          <w:rFonts w:ascii="Segoe UI" w:hAnsi="Segoe UI" w:eastAsia="Segoe UI" w:cs="Segoe UI"/>
          <w:color w:val="000000" w:themeColor="text1"/>
          <w:sz w:val="21"/>
          <w:szCs w:val="21"/>
          <w:del w:id="2366" w:author="Winston.Huang" w:date="2025-05-19T10:41:00Z"/>
        </w:rPr>
      </w:pPr>
      <w:del w:id="2365" w:author="Winston.Huang" w:date="2025-05-19T10:41:00Z">
        <w:r>
          <w:rPr>
            <w:rFonts w:eastAsia="Aptos" w:cs="Aptos" w:ascii="Aptos" w:hAnsi="Aptos"/>
            <w:color w:val="000000" w:themeColor="text1"/>
          </w:rPr>
          <w:delText>TLS Cipher Suites must also comply with recommended security guidelines. The list of secure suites is as follows:</w:delText>
        </w:r>
      </w:del>
    </w:p>
    <w:p>
      <w:pPr>
        <w:pStyle w:val="Normal"/>
        <w:keepNext w:val="true"/>
        <w:keepLines/>
        <w:widowControl/>
        <w:shd w:val="clear" w:color="auto" w:fill="FFFFFF" w:themeFill="background1"/>
        <w:tabs>
          <w:tab w:val="clear" w:pos="480"/>
          <w:tab w:val="left" w:pos="720" w:leader="none"/>
        </w:tabs>
        <w:spacing w:lineRule="auto" w:line="240" w:beforeAutospacing="1" w:afterAutospacing="1"/>
        <w:ind w:left="720" w:hanging="360"/>
        <w:rPr>
          <w:rFonts w:ascii="Segoe UI" w:hAnsi="Segoe UI" w:eastAsia="Segoe UI" w:cs="Segoe UI"/>
          <w:color w:val="000000" w:themeColor="text1"/>
          <w:sz w:val="21"/>
          <w:szCs w:val="21"/>
          <w:del w:id="2368" w:author="Winston.Huang" w:date="2025-05-19T10:41:00Z"/>
        </w:rPr>
      </w:pPr>
      <w:del w:id="2367" w:author="Winston.Huang" w:date="2025-05-19T10:41:00Z">
        <w:r>
          <w:rPr/>
          <w:drawing>
            <wp:inline distT="0" distB="0" distL="0" distR="0">
              <wp:extent cx="5267325" cy="3295650"/>
              <wp:effectExtent l="0" t="0" r="0" b="0"/>
              <wp:docPr id="22" name="Picture 15556330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55633040" descr=""/>
                      <pic:cNvPicPr>
                        <a:picLocks noChangeAspect="1" noChangeArrowheads="1"/>
                      </pic:cNvPicPr>
                    </pic:nvPicPr>
                    <pic:blipFill>
                      <a:blip r:embed="rId39"/>
                      <a:stretch>
                        <a:fillRect/>
                      </a:stretch>
                    </pic:blipFill>
                    <pic:spPr bwMode="auto">
                      <a:xfrm>
                        <a:off x="0" y="0"/>
                        <a:ext cx="5267325" cy="3295650"/>
                      </a:xfrm>
                      <a:prstGeom prst="rect">
                        <a:avLst/>
                      </a:prstGeom>
                    </pic:spPr>
                  </pic:pic>
                </a:graphicData>
              </a:graphic>
            </wp:inline>
          </w:drawing>
        </w:r>
      </w:del>
    </w:p>
    <w:p>
      <w:pPr>
        <w:pStyle w:val="NormalWeb"/>
        <w:shd w:val="clear" w:color="auto" w:fill="FFFFFF" w:themeFill="background1"/>
        <w:spacing w:before="280" w:afterAutospacing="0" w:after="0"/>
        <w:rPr>
          <w:rFonts w:ascii="Aptos" w:hAnsi="Aptos" w:eastAsia="Aptos" w:cs="Aptos"/>
          <w:color w:val="000000" w:themeColor="text1"/>
          <w:del w:id="2370" w:author="Winston.Huang" w:date="2025-05-19T10:41:00Z"/>
        </w:rPr>
      </w:pPr>
      <w:del w:id="2369" w:author="Winston.Huang" w:date="2025-05-19T10:41:00Z">
        <w:r>
          <w:rPr>
            <w:rFonts w:eastAsia="Aptos" w:cs="Aptos" w:ascii="Aptos" w:hAnsi="Aptos"/>
            <w:color w:val="000000" w:themeColor="text1"/>
          </w:rPr>
        </w:r>
      </w:del>
    </w:p>
    <w:p>
      <w:pPr>
        <w:pStyle w:val="Normal"/>
        <w:keepNext w:val="true"/>
        <w:keepLines/>
        <w:rPr>
          <w:rFonts w:ascii="Aptos" w:hAnsi="Aptos" w:eastAsia="Aptos" w:cs="Aptos"/>
          <w:color w:val="000000" w:themeColor="text1"/>
          <w:sz w:val="21"/>
          <w:szCs w:val="21"/>
          <w:del w:id="2372" w:author="Winston.Huang" w:date="2025-05-19T10:41:00Z"/>
        </w:rPr>
      </w:pPr>
      <w:del w:id="2371" w:author="Winston.Huang" w:date="2025-05-19T10:41:00Z">
        <w:r>
          <w:rPr>
            <w:rFonts w:eastAsia="Aptos" w:cs="Aptos"/>
            <w:color w:val="000000" w:themeColor="text1"/>
            <w:sz w:val="21"/>
            <w:szCs w:val="21"/>
          </w:rPr>
        </w:r>
      </w:del>
    </w:p>
    <w:p>
      <w:pPr>
        <w:pStyle w:val="Normal"/>
        <w:keepNext w:val="true"/>
        <w:keepLines/>
        <w:widowControl/>
        <w:rPr>
          <w:del w:id="2374" w:author="Winston.Huang" w:date="2025-05-19T10:41:00Z"/>
        </w:rPr>
      </w:pPr>
      <w:del w:id="2373" w:author="Winston.Huang" w:date="2025-05-19T10:41:00Z">
        <w:r>
          <w:rPr/>
        </w:r>
      </w:del>
    </w:p>
    <w:p>
      <w:pPr>
        <w:pStyle w:val="Normal"/>
        <w:keepNext w:val="true"/>
        <w:keepLines/>
        <w:widowControl/>
        <w:rPr>
          <w:del w:id="2376" w:author="Winston.Huang" w:date="2025-05-19T10:41:00Z"/>
        </w:rPr>
      </w:pPr>
      <w:del w:id="2375" w:author="Winston.Huang" w:date="2025-05-19T10:41:00Z">
        <w:r>
          <w:rPr/>
        </w:r>
      </w:del>
    </w:p>
    <w:p>
      <w:pPr>
        <w:pStyle w:val="Normal"/>
        <w:keepNext w:val="true"/>
        <w:keepLines/>
        <w:widowControl/>
        <w:rPr>
          <w:del w:id="2378" w:author="Winston.Huang" w:date="2025-05-19T10:41:00Z"/>
        </w:rPr>
      </w:pPr>
      <w:del w:id="2377" w:author="Winston.Huang" w:date="2025-05-19T10:41:00Z">
        <w:r>
          <w:rPr/>
        </w:r>
      </w:del>
    </w:p>
    <w:p>
      <w:pPr>
        <w:pStyle w:val="Normal"/>
        <w:keepNext w:val="true"/>
        <w:keepLines/>
        <w:widowControl/>
        <w:rPr>
          <w:del w:id="2380" w:author="Winston.Huang" w:date="2025-05-19T10:41:00Z"/>
        </w:rPr>
      </w:pPr>
      <w:del w:id="2379" w:author="Winston.Huang" w:date="2025-05-19T10:41:00Z">
        <w:r>
          <w:rPr/>
        </w:r>
      </w:del>
    </w:p>
    <w:p>
      <w:pPr>
        <w:pStyle w:val="Normal"/>
        <w:keepNext w:val="true"/>
        <w:keepLines/>
        <w:widowControl/>
        <w:rPr>
          <w:del w:id="2382" w:author="Winston.Huang" w:date="2025-05-19T10:41:00Z"/>
        </w:rPr>
      </w:pPr>
      <w:del w:id="2381" w:author="Winston.Huang" w:date="2025-05-19T10:41:00Z">
        <w:r>
          <w:rPr/>
        </w:r>
      </w:del>
    </w:p>
    <w:p>
      <w:pPr>
        <w:pStyle w:val="Normal"/>
        <w:keepNext w:val="true"/>
        <w:keepLines/>
        <w:widowControl/>
        <w:rPr>
          <w:del w:id="2384" w:author="Winston.Huang" w:date="2025-05-19T10:41:00Z"/>
        </w:rPr>
      </w:pPr>
      <w:del w:id="2383" w:author="Winston.Huang" w:date="2025-05-19T10:41:00Z">
        <w:r>
          <w:rPr/>
        </w:r>
      </w:del>
    </w:p>
    <w:p>
      <w:pPr>
        <w:pStyle w:val="Normal"/>
        <w:keepNext w:val="true"/>
        <w:keepLines/>
        <w:widowControl/>
        <w:rPr>
          <w:del w:id="2386" w:author="Winston.Huang" w:date="2025-05-19T10:41:00Z"/>
        </w:rPr>
      </w:pPr>
      <w:del w:id="2385" w:author="Winston.Huang" w:date="2025-05-19T10:41:00Z">
        <w:r>
          <w:rPr/>
        </w:r>
      </w:del>
    </w:p>
    <w:p>
      <w:pPr>
        <w:pStyle w:val="Normal"/>
        <w:keepNext w:val="true"/>
        <w:keepLines/>
        <w:widowControl/>
        <w:rPr>
          <w:del w:id="2388" w:author="Winston.Huang" w:date="2025-05-19T10:41:00Z"/>
        </w:rPr>
      </w:pPr>
      <w:del w:id="2387" w:author="Winston.Huang" w:date="2025-05-19T10:41:00Z">
        <w:r>
          <w:rPr/>
        </w:r>
      </w:del>
    </w:p>
    <w:p>
      <w:pPr>
        <w:pStyle w:val="3"/>
        <w:widowControl/>
        <w:rPr>
          <w:lang w:val="en-IN"/>
        </w:rPr>
      </w:pPr>
      <w:bookmarkStart w:id="197" w:name="_Toc207723346"/>
      <w:r>
        <w:rPr/>
        <w:t>FR5 – Restricted data flow</w:t>
      </w:r>
      <w:bookmarkEnd w:id="197"/>
      <w:r>
        <w:rPr/>
        <w:t xml:space="preserve"> </w:t>
      </w:r>
    </w:p>
    <w:p>
      <w:pPr>
        <w:pStyle w:val="2"/>
        <w:widowControl/>
        <w:rPr/>
      </w:pPr>
      <w:bookmarkStart w:id="198" w:name="_Toc207723347"/>
      <w:r>
        <w:rPr/>
        <w:t>CR 5.1 – Network Segmentation</w:t>
      </w:r>
      <w:bookmarkEnd w:id="198"/>
    </w:p>
    <w:p>
      <w:pPr>
        <w:pStyle w:val="Normal"/>
        <w:widowControl/>
        <w:rPr/>
      </w:pPr>
      <w:r>
        <w:rPr>
          <w:color w:val="0D0D0D" w:themeColor="text1" w:themeTint="f2"/>
        </w:rPr>
        <w:t>Network segmentation supports a segmented network architecture to enhance security, reduce exposure, and ensure reliable system operations, as required by IEC 62443-4-2 CR 5.1.</w:t>
      </w:r>
    </w:p>
    <w:p>
      <w:pPr>
        <w:pStyle w:val="3"/>
        <w:widowControl/>
        <w:rPr>
          <w:rFonts w:ascii="Aptos" w:hAnsi="Aptos" w:eastAsia="Aptos" w:cs="Aptos"/>
        </w:rPr>
      </w:pPr>
      <w:bookmarkStart w:id="199" w:name="_Toc207723348"/>
      <w:r>
        <w:rPr>
          <w:rFonts w:eastAsia="Aptos" w:cs="Aptos"/>
        </w:rPr>
        <w:t>Statement</w:t>
      </w:r>
      <w:bookmarkEnd w:id="199"/>
    </w:p>
    <w:p>
      <w:pPr>
        <w:pStyle w:val="NormalWeb"/>
        <w:spacing w:before="280" w:afterAutospacing="0" w:after="0"/>
        <w:jc w:val="both"/>
        <w:rPr>
          <w:rFonts w:ascii="Aptos" w:hAnsi="Aptos" w:eastAsia="新細明體" w:cs="Arial" w:asciiTheme="minorHAnsi" w:cstheme="minorBidi" w:eastAsiaTheme="minorEastAsia" w:hAnsiTheme="minorHAnsi"/>
          <w:color w:val="0D0D0D" w:themeColor="text1" w:themeTint="f2"/>
        </w:rPr>
      </w:pPr>
      <w:r>
        <w:rPr>
          <w:rFonts w:eastAsia="新細明體" w:cs="Arial" w:ascii="Aptos" w:hAnsi="Aptos" w:asciiTheme="minorHAnsi" w:cstheme="minorBidi" w:eastAsiaTheme="minorEastAsia" w:hAnsiTheme="minorHAnsi"/>
          <w:color w:val="0D0D0D" w:themeColor="text1" w:themeTint="f2"/>
        </w:rPr>
        <w:t>The system enforces logical network segmentation through two Ethernet interfaces configured with both static and dynamic IP addresses, separating internal management and external cloud communication domains. A host-based firewall applies a default-deny policy, explicitly allowing only essential services such as SSH access from a trusted subnet and outbound communication for DNS, HTTP, HTTPS, and NTP. Non-essential services are disabled to reduce the attack surface, in alignment with the security objectives of IEC 62443-4-2 CR 5.1.</w:t>
      </w:r>
      <w:del w:id="2389" w:author="Winston.Huang" w:date="2025-05-19T16:53:00Z">
        <w:r>
          <w:rPr>
            <w:rFonts w:eastAsia="新細明體" w:cs="Arial" w:ascii="Aptos" w:hAnsi="Aptos" w:asciiTheme="minorHAnsi" w:cstheme="minorBidi" w:eastAsiaTheme="minorEastAsia" w:hAnsiTheme="minorHAnsi"/>
            <w:color w:val="0D0D0D" w:themeColor="text1" w:themeTint="f2"/>
          </w:rPr>
          <w:delText>This document demonstrates compliance with IEC 62443-4-2 CR 5.1 Network segmentation requirements by using built-in functions of the Ubuntu 22.04 operating system. The aim is to support a segmented network architecture to enhance security, reduce exposure, and ensure reliable system operations.</w:delText>
        </w:r>
      </w:del>
    </w:p>
    <w:p>
      <w:pPr>
        <w:pStyle w:val="3"/>
        <w:widowControl/>
        <w:rPr>
          <w:rFonts w:ascii="Aptos" w:hAnsi="Aptos" w:eastAsia="Aptos" w:cs="Aptos"/>
        </w:rPr>
      </w:pPr>
      <w:bookmarkStart w:id="200" w:name="_Toc207723349"/>
      <w:r>
        <w:rPr>
          <w:rFonts w:eastAsia="Aptos" w:cs="Aptos"/>
        </w:rPr>
        <w:t>Evidence</w:t>
      </w:r>
      <w:bookmarkEnd w:id="200"/>
    </w:p>
    <w:p>
      <w:pPr>
        <w:pStyle w:val="ListParagraph"/>
        <w:numPr>
          <w:ilvl w:val="0"/>
          <w:numId w:val="323"/>
        </w:numPr>
        <w:shd w:val="clear" w:color="auto" w:fill="FFFFFF" w:themeFill="background1"/>
        <w:spacing w:lineRule="auto" w:line="240" w:before="300" w:after="300"/>
        <w:ind w:left="284" w:hanging="284"/>
        <w:contextualSpacing/>
        <w:jc w:val="both"/>
        <w:rPr>
          <w:color w:val="0D0D0D" w:themeColor="text1" w:themeTint="f2"/>
        </w:rPr>
      </w:pPr>
      <w:ins w:id="2390" w:author="Winston.Huang" w:date="2025-05-19T16:58:00Z">
        <w:r>
          <w:rPr>
            <w:color w:val="0D0D0D" w:themeColor="text1" w:themeTint="f2"/>
          </w:rPr>
          <w:t>T</w:t>
        </w:r>
      </w:ins>
      <w:r>
        <w:rPr>
          <w:color w:val="0D0D0D" w:themeColor="text1" w:themeTint="f2"/>
        </w:rPr>
        <w:t>he device is equipped with two independent Ethernet interfaces. Each interface is assigned a static IP address and also configured to request a dynamic IP via DHCP. The static IPs are allocated to distinct network segments for internal and external communication, achieving logical segmentation aligned with system roles.</w:t>
      </w:r>
    </w:p>
    <w:p>
      <w:pPr>
        <w:pStyle w:val="ListParagraph"/>
        <w:numPr>
          <w:ilvl w:val="0"/>
          <w:numId w:val="323"/>
        </w:numPr>
        <w:shd w:val="clear" w:color="auto" w:fill="FFFFFF" w:themeFill="background1"/>
        <w:spacing w:lineRule="auto" w:line="240" w:before="300" w:after="300"/>
        <w:ind w:left="284" w:hanging="284"/>
        <w:contextualSpacing/>
        <w:jc w:val="both"/>
        <w:rPr>
          <w:color w:val="0D0D0D" w:themeColor="text1" w:themeTint="f2"/>
        </w:rPr>
      </w:pPr>
      <w:r>
        <w:rPr>
          <w:color w:val="0D0D0D" w:themeColor="text1" w:themeTint="f2"/>
        </w:rPr>
        <w:t>Network configuration is implemented using netplan, a declarative system networking tool. Verification of interface status confirms proper assignment and routing between segments, ensuring isolation between the cloud service path and internal administrative access.</w:t>
      </w:r>
    </w:p>
    <w:p>
      <w:pPr>
        <w:pStyle w:val="ListParagraph"/>
        <w:numPr>
          <w:ilvl w:val="0"/>
          <w:numId w:val="323"/>
        </w:numPr>
        <w:shd w:val="clear" w:color="auto" w:fill="FFFFFF" w:themeFill="background1"/>
        <w:spacing w:lineRule="auto" w:line="240" w:before="300" w:after="0"/>
        <w:ind w:left="284" w:hanging="284"/>
        <w:contextualSpacing/>
        <w:jc w:val="both"/>
        <w:rPr>
          <w:color w:val="0D0D0D" w:themeColor="text1" w:themeTint="f2"/>
        </w:rPr>
      </w:pPr>
      <w:r>
        <w:rPr>
          <w:color w:val="0D0D0D" w:themeColor="text1" w:themeTint="f2"/>
        </w:rPr>
        <w:t>A host-based firewall enforces a deny-by-default policy for both inbound and outbound traffic.</w:t>
      </w:r>
    </w:p>
    <w:p>
      <w:pPr>
        <w:pStyle w:val="ListParagraph"/>
        <w:shd w:val="clear" w:color="auto" w:fill="FFFFFF" w:themeFill="background1"/>
        <w:spacing w:lineRule="auto" w:line="240" w:before="0" w:after="0"/>
        <w:ind w:left="284" w:hanging="0"/>
        <w:contextualSpacing/>
        <w:jc w:val="both"/>
        <w:rPr/>
      </w:pPr>
      <w:r>
        <w:rPr/>
        <w:t>Explicit allowances are configured only for:</w:t>
      </w:r>
    </w:p>
    <w:p>
      <w:pPr>
        <w:pStyle w:val="ListParagraph"/>
        <w:numPr>
          <w:ilvl w:val="2"/>
          <w:numId w:val="323"/>
        </w:numPr>
        <w:shd w:val="clear" w:color="auto" w:fill="FFFFFF" w:themeFill="background1"/>
        <w:spacing w:lineRule="auto" w:line="240" w:before="0" w:after="0"/>
        <w:ind w:left="567" w:hanging="76"/>
        <w:contextualSpacing/>
        <w:jc w:val="both"/>
        <w:rPr>
          <w:color w:val="0D0D0D" w:themeColor="text1" w:themeTint="f2"/>
        </w:rPr>
      </w:pPr>
      <w:r>
        <w:rPr>
          <w:color w:val="0D0D0D" w:themeColor="text1" w:themeTint="f2"/>
        </w:rPr>
        <w:t>Inbound: SSH access (TCP 22) from a trusted subnet</w:t>
      </w:r>
    </w:p>
    <w:p>
      <w:pPr>
        <w:pStyle w:val="ListParagraph"/>
        <w:numPr>
          <w:ilvl w:val="2"/>
          <w:numId w:val="323"/>
        </w:numPr>
        <w:shd w:val="clear" w:color="auto" w:fill="FFFFFF" w:themeFill="background1"/>
        <w:spacing w:lineRule="auto" w:line="240" w:before="0" w:after="0"/>
        <w:ind w:left="567" w:hanging="76"/>
        <w:contextualSpacing/>
        <w:jc w:val="both"/>
        <w:rPr>
          <w:color w:val="0D0D0D" w:themeColor="text1" w:themeTint="f2"/>
        </w:rPr>
      </w:pPr>
      <w:r>
        <w:rPr>
          <w:color w:val="0D0D0D" w:themeColor="text1" w:themeTint="f2"/>
        </w:rPr>
        <w:t>Outbound: DNS (UDP 53), HTTP (TCP 80), HTTPS (TCP 443), and NTP (UDP 123)</w:t>
      </w:r>
    </w:p>
    <w:p>
      <w:pPr>
        <w:pStyle w:val="ListParagraph"/>
        <w:numPr>
          <w:ilvl w:val="0"/>
          <w:numId w:val="323"/>
        </w:numPr>
        <w:shd w:val="clear" w:color="auto" w:fill="FFFFFF" w:themeFill="background1"/>
        <w:spacing w:lineRule="auto" w:line="240" w:before="300" w:after="300"/>
        <w:ind w:left="284" w:hanging="284"/>
        <w:contextualSpacing/>
        <w:jc w:val="both"/>
        <w:rPr>
          <w:color w:val="0D0D0D" w:themeColor="text1" w:themeTint="f2"/>
        </w:rPr>
      </w:pPr>
      <w:r>
        <w:rPr>
          <w:color w:val="0D0D0D" w:themeColor="text1" w:themeTint="f2"/>
        </w:rPr>
        <w:t>Network service discovery and printing-related services (such as avahi-daemon and cups) are disabled and masked to ensure they do not run or expose additional network ports.</w:t>
      </w:r>
      <w:del w:id="2391" w:author="Winston.Huang" w:date="2025-05-19T16:58:00Z">
        <w:r>
          <w:rPr>
            <w:color w:val="0D0D0D" w:themeColor="text1" w:themeTint="f2"/>
          </w:rPr>
          <w:delText xml:space="preserve">Ubuntu 22.04 provides built-in tools and features to implement network segmentation. Using </w:delText>
        </w:r>
      </w:del>
      <w:del w:id="2392" w:author="Winston.Huang" w:date="2025-05-19T16:58:00Z">
        <w:r>
          <w:rPr>
            <w:b/>
            <w:bCs/>
            <w:color w:val="0D0D0D" w:themeColor="text1" w:themeTint="f2"/>
          </w:rPr>
          <w:delText>netplan</w:delText>
        </w:r>
      </w:del>
      <w:del w:id="2393" w:author="Winston.Huang" w:date="2025-05-19T16:58:00Z">
        <w:r>
          <w:rPr>
            <w:color w:val="0D0D0D" w:themeColor="text1" w:themeTint="f2"/>
          </w:rPr>
          <w:delText xml:space="preserve">, </w:delText>
        </w:r>
      </w:del>
      <w:del w:id="2394" w:author="Winston.Huang" w:date="2025-05-19T16:58:00Z">
        <w:r>
          <w:rPr>
            <w:b/>
            <w:bCs/>
            <w:color w:val="0D0D0D" w:themeColor="text1" w:themeTint="f2"/>
          </w:rPr>
          <w:delText>iptables</w:delText>
        </w:r>
      </w:del>
      <w:del w:id="2395" w:author="Winston.Huang" w:date="2025-05-19T16:58:00Z">
        <w:r>
          <w:rPr>
            <w:color w:val="0D0D0D" w:themeColor="text1" w:themeTint="f2"/>
          </w:rPr>
          <w:delText xml:space="preserve">, and </w:delText>
        </w:r>
      </w:del>
      <w:del w:id="2396" w:author="Winston.Huang" w:date="2025-05-19T16:58:00Z">
        <w:r>
          <w:rPr>
            <w:b/>
            <w:bCs/>
            <w:color w:val="0D0D0D" w:themeColor="text1" w:themeTint="f2"/>
          </w:rPr>
          <w:delText>ufw</w:delText>
        </w:r>
      </w:del>
      <w:del w:id="2397" w:author="Winston.Huang" w:date="2025-05-19T16:58:00Z">
        <w:r>
          <w:rPr>
            <w:color w:val="0D0D0D" w:themeColor="text1" w:themeTint="f2"/>
          </w:rPr>
          <w:delText>, the system can create and manage network zones, control traffic flow between segments, and enforce security policies. These measures align with the IEC 62443-4-2 CR 5.1 requirements, providing logical segmentation and criticality-based network protection.</w:delText>
        </w:r>
      </w:del>
    </w:p>
    <w:p>
      <w:pPr>
        <w:pStyle w:val="ListParagraph"/>
        <w:numPr>
          <w:ilvl w:val="0"/>
          <w:numId w:val="323"/>
        </w:numPr>
        <w:shd w:val="clear" w:color="auto" w:fill="FFFFFF" w:themeFill="background1"/>
        <w:spacing w:lineRule="auto" w:line="240" w:before="300" w:after="300"/>
        <w:ind w:left="284" w:hanging="284"/>
        <w:contextualSpacing/>
        <w:jc w:val="both"/>
        <w:rPr>
          <w:color w:val="000000" w:themeColor="text1"/>
        </w:rPr>
      </w:pPr>
      <w:r>
        <w:rPr>
          <w:color w:val="000000" w:themeColor="text1"/>
        </w:rPr>
        <w:t>The system has been verified to expose only the required ports. All other ports and services are confirmed inactive to ensure minimal exposure and compliance with the principle of least privilege.</w:t>
      </w:r>
    </w:p>
    <w:p>
      <w:pPr>
        <w:pStyle w:val="3"/>
        <w:widowControl/>
        <w:rPr>
          <w:rFonts w:ascii="Aptos" w:hAnsi="Aptos" w:eastAsia="Aptos" w:cs="Aptos"/>
        </w:rPr>
      </w:pPr>
      <w:bookmarkStart w:id="201" w:name="_Toc207723350"/>
      <w:r>
        <w:rPr>
          <w:rFonts w:eastAsia="Aptos" w:cs="Aptos"/>
        </w:rPr>
        <w:t>Detailed Setting Steps</w:t>
      </w:r>
      <w:bookmarkEnd w:id="201"/>
    </w:p>
    <w:p>
      <w:pPr>
        <w:pStyle w:val="Normal"/>
        <w:widowControl/>
        <w:spacing w:lineRule="auto" w:line="240" w:before="0" w:after="0"/>
        <w:ind w:left="283" w:hanging="283"/>
        <w:rPr>
          <w:rFonts w:ascii="Aptos" w:hAnsi="Aptos" w:cs="Aptos"/>
          <w:color w:val="0F4761" w:themeColor="accent1" w:themeShade="bf"/>
          <w:sz w:val="28"/>
          <w:szCs w:val="28"/>
          <w:lang w:val="en-IN"/>
        </w:rPr>
      </w:pPr>
      <w:r>
        <w:rPr>
          <w:rFonts w:eastAsia="Aptos" w:cs="Aptos"/>
          <w:color w:val="0F4761" w:themeColor="accent1" w:themeShade="bf"/>
          <w:sz w:val="28"/>
          <w:szCs w:val="28"/>
          <w:lang w:val="en-IN"/>
        </w:rPr>
        <w:t>1. Network Interface Assignment</w:t>
      </w:r>
      <w:del w:id="2398" w:author="Winston.Huang" w:date="2025-05-19T17:00:00Z">
        <w:r>
          <w:rPr>
            <w:rFonts w:eastAsia="Aptos" w:cs="Aptos"/>
            <w:color w:val="0F4761" w:themeColor="accent1" w:themeShade="bf"/>
            <w:sz w:val="28"/>
            <w:szCs w:val="28"/>
            <w:lang w:val="en-IN"/>
          </w:rPr>
          <w:delText>Network Configuration with Netplan</w:delText>
        </w:r>
      </w:del>
    </w:p>
    <w:p>
      <w:pPr>
        <w:pStyle w:val="Normal"/>
        <w:widowControl/>
        <w:numPr>
          <w:ilvl w:val="0"/>
          <w:numId w:val="324"/>
        </w:numPr>
        <w:spacing w:lineRule="auto" w:line="240" w:before="0" w:after="0"/>
        <w:rPr>
          <w:rFonts w:eastAsia="新細明體" w:cs="新細明體"/>
          <w:kern w:val="0"/>
          <w14:ligatures w14:val="none"/>
        </w:rPr>
      </w:pPr>
      <w:r>
        <w:rPr>
          <w:rFonts w:eastAsia="新細明體" w:cs="新細明體"/>
          <w:kern w:val="0"/>
          <w14:ligatures w14:val="none"/>
        </w:rPr>
        <w:t xml:space="preserve">Using </w:t>
      </w:r>
      <w:r>
        <w:rPr>
          <w:rFonts w:eastAsia="新細明體" w:cs="新細明體"/>
          <w:color w:val="EB5757"/>
          <w:kern w:val="0"/>
          <w:sz w:val="20"/>
          <w:szCs w:val="20"/>
          <w14:ligatures w14:val="none"/>
        </w:rPr>
        <w:t>netplan</w:t>
      </w:r>
      <w:r>
        <w:rPr>
          <w:rFonts w:eastAsia="新細明體" w:cs="新細明體"/>
          <w:kern w:val="0"/>
          <w14:ligatures w14:val="none"/>
        </w:rPr>
        <w:t>, the system defines two Ethernet interfaces.</w:t>
      </w:r>
    </w:p>
    <w:p>
      <w:pPr>
        <w:pStyle w:val="Normal"/>
        <w:widowControl/>
        <w:numPr>
          <w:ilvl w:val="0"/>
          <w:numId w:val="324"/>
        </w:numPr>
        <w:spacing w:lineRule="auto" w:line="240" w:before="0" w:after="0"/>
        <w:rPr>
          <w:rFonts w:eastAsia="新細明體" w:cs="新細明體"/>
          <w:kern w:val="0"/>
          <w14:ligatures w14:val="none"/>
        </w:rPr>
      </w:pPr>
      <w:r>
        <w:rPr>
          <w:rFonts w:eastAsia="新細明體" w:cs="新細明體"/>
          <w:kern w:val="0"/>
          <w14:ligatures w14:val="none"/>
        </w:rPr>
        <w:t>Each interface is configured with one static IP (on separate subnets) and enabled for DHCP.</w:t>
      </w:r>
    </w:p>
    <w:p>
      <w:pPr>
        <w:pStyle w:val="Normal"/>
        <w:widowControl/>
        <w:numPr>
          <w:ilvl w:val="0"/>
          <w:numId w:val="324"/>
        </w:numPr>
        <w:spacing w:lineRule="auto" w:line="240" w:before="0" w:after="0"/>
        <w:rPr>
          <w:rFonts w:eastAsia="新細明體" w:cs="新細明體"/>
          <w:kern w:val="0"/>
          <w14:ligatures w14:val="none"/>
        </w:rPr>
      </w:pPr>
      <w:r>
        <w:rPr>
          <w:rFonts w:eastAsia="新細明體" w:cs="新細明體"/>
          <w:kern w:val="0"/>
          <w14:ligatures w14:val="none"/>
        </w:rPr>
        <w:t>This ensures physical and logical segmentation between management and external communication zones.</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402" w:author="Winston.Huang" w:date="2025-05-19T17:01:00Z"/>
        </w:rPr>
      </w:pPr>
      <w:del w:id="2399" w:author="Winston.Huang" w:date="2025-05-19T17:01:00Z">
        <w:r>
          <w:rPr>
            <w:rFonts w:ascii="Aptos" w:hAnsi="Aptos" w:cs="Aptos" w:eastAsia="Aptos"/>
            <w:b/>
            <w:bCs/>
            <w:color w:val="000000" w:themeColor="text1"/>
            <w:lang w:val="en-IN"/>
          </w:rPr>
          <w:delText xml:space="preserve">         </w:delText>
        </w:r>
      </w:del>
      <w:del w:id="2400" w:author="Winston.Huang" w:date="2025-05-19T17:01:00Z">
        <w:r>
          <w:rPr>
            <w:rFonts w:eastAsia="Aptos" w:cs="Aptos"/>
            <w:b/>
            <w:bCs/>
            <w:color w:val="000000" w:themeColor="text1"/>
            <w:lang w:val="en-IN"/>
          </w:rPr>
          <w:delText>Install Required Packages</w:delText>
        </w:r>
      </w:del>
      <w:del w:id="2401" w:author="Winston.Huang" w:date="2025-05-19T17:01:00Z">
        <w:r>
          <w:rPr>
            <w:rFonts w:eastAsia="Aptos" w:cs="Aptos"/>
            <w:color w:val="000000" w:themeColor="text1"/>
            <w:lang w:val="en-IN"/>
          </w:rPr>
          <w:delText>:</w:delText>
        </w:r>
      </w:del>
    </w:p>
    <w:p>
      <w:pPr>
        <w:pStyle w:val="ListParagraph"/>
        <w:widowControl/>
        <w:numPr>
          <w:ilvl w:val="1"/>
          <w:numId w:val="303"/>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303"/>
            </w:numPr>
            <w:widowControl/>
            <w:ind w:left="1440" w:hanging="360"/>
            <w:contextualSpacing/>
            <w:spacing w:lineRule="auto" w:line="259" w:before="240" w:after="240"/>
            <w:shd w:val="clear" w:color="auto" w:fill="FFFFFF" w:themeFill="background1"/>
          </w:pPr>
        </w:pPrChange>
        <w:rPr>
          <w:rFonts w:ascii="Aptos" w:hAnsi="Aptos" w:eastAsia="Aptos" w:cs="Aptos"/>
          <w:b/>
          <w:b/>
          <w:bCs/>
          <w:color w:val="000000" w:themeColor="text1"/>
          <w:lang w:val="en-IN"/>
          <w:del w:id="2403" w:author="Winston.Huang" w:date="2025-05-19T17:01:00Z"/>
        </w:rPr>
      </w:pPr>
      <w:r>
        <w:rPr>
          <w:rFonts w:ascii="Aptos" w:hAnsi="Aptos" w:cs="Aptos" w:eastAsia="Aptos"/>
          <w:color w:val="000000" w:themeColor="text1"/>
          <w:lang w:val="en-IN"/>
        </w:rPr>
        <w:t xml:space="preserve"> </w:t>
      </w:r>
      <w:r>
        <w:rPr>
          <w:rFonts w:eastAsia="Aptos" w:cs="Aptos"/>
          <w:color w:val="000000" w:themeColor="text1"/>
          <w:lang w:val="en-IN"/>
        </w:rPr>
        <w:t xml:space="preserve">Ensure </w:t>
      </w:r>
      <w:r>
        <w:rPr>
          <w:rFonts w:eastAsia="Aptos" w:cs="Aptos"/>
          <w:b/>
          <w:bCs/>
          <w:color w:val="000000" w:themeColor="text1"/>
          <w:lang w:val="en-IN"/>
        </w:rPr>
        <w:t>netplan</w:t>
      </w:r>
      <w:r>
        <w:rPr>
          <w:rFonts w:eastAsia="Aptos" w:cs="Aptos"/>
          <w:color w:val="000000" w:themeColor="text1"/>
          <w:lang w:val="en-IN"/>
        </w:rPr>
        <w:t xml:space="preserve"> and </w:t>
      </w:r>
      <w:r>
        <w:rPr>
          <w:rFonts w:eastAsia="Aptos" w:cs="Aptos"/>
          <w:b/>
          <w:bCs/>
          <w:color w:val="000000" w:themeColor="text1"/>
          <w:lang w:val="en-IN"/>
        </w:rPr>
        <w:t>ufw</w:t>
      </w:r>
      <w:r>
        <w:rPr>
          <w:rFonts w:eastAsia="Aptos" w:cs="Aptos"/>
          <w:color w:val="000000" w:themeColor="text1"/>
          <w:lang w:val="en-IN"/>
        </w:rPr>
        <w:t xml:space="preserve"> are installed.</w:t>
      </w:r>
    </w:p>
    <w:p>
      <w:pPr>
        <w:pStyle w:val="ListParagraph"/>
        <w:widowControl/>
        <w:numPr>
          <w:ilvl w:val="1"/>
          <w:numId w:val="303"/>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303"/>
            </w:numPr>
            <w:widowControl/>
            <w:ind w:left="1440" w:hanging="360"/>
            <w:contextualSpacing/>
            <w:spacing w:lineRule="auto" w:line="259" w:before="240" w:after="240"/>
            <w:shd w:val="clear" w:color="auto" w:fill="FFFFFF" w:themeFill="background1"/>
          </w:pPr>
        </w:pPrChange>
        <w:rPr>
          <w:rFonts w:ascii="Aptos" w:hAnsi="Aptos" w:eastAsia="Aptos" w:cs="Aptos"/>
          <w:color w:val="000000" w:themeColor="text1"/>
          <w:del w:id="2404" w:author="Winston.Huang" w:date="2025-05-19T17:01:00Z"/>
        </w:rPr>
      </w:pPr>
      <w:r>
        <w:rPr>
          <w:rFonts w:eastAsia="Aptos" w:cs="Aptos"/>
          <w:color w:val="000000" w:themeColor="text1"/>
          <w:lang w:val="en-IN"/>
        </w:rPr>
        <w:t xml:space="preserve">Now install the </w:t>
      </w:r>
      <w:r>
        <w:rPr>
          <w:rFonts w:eastAsia="Aptos" w:cs="Aptos"/>
          <w:color w:val="000000" w:themeColor="text1"/>
          <w:lang w:val="en-IN"/>
        </w:rPr>
        <w:t>Netplan package by using apt</w:t>
      </w:r>
      <w:r>
        <w:rPr>
          <w:rFonts w:eastAsia="Aptos" w:cs="Aptos"/>
          <w:b/>
          <w:bCs/>
          <w:color w:val="000000" w:themeColor="text1"/>
          <w:lang w:val="en-IN"/>
        </w:rPr>
        <w:t xml:space="preserve"> update </w:t>
      </w:r>
      <w:r>
        <w:rPr>
          <w:rFonts w:eastAsia="Aptos" w:cs="Aptos"/>
          <w:color w:val="000000" w:themeColor="text1"/>
          <w:lang w:val="en-IN"/>
        </w:rPr>
        <w:t>and</w:t>
      </w:r>
      <w:r>
        <w:rPr/>
        <w:br/>
      </w:r>
      <w:r>
        <w:rPr>
          <w:rFonts w:eastAsia="Aptos" w:cs="Aptos"/>
          <w:b/>
          <w:bCs/>
          <w:color w:val="000000" w:themeColor="text1"/>
          <w:lang w:val="en-IN"/>
        </w:rPr>
        <w:t xml:space="preserve">   apt install netplan.io ufw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405" w:author="Winston.Huang" w:date="2025-05-19T17:01:00Z"/>
        </w:rPr>
      </w:pPr>
      <w:r>
        <w:rPr>
          <w:rFonts w:ascii="Aptos" w:hAnsi="Aptos" w:cs="Aptos" w:eastAsia="Aptos"/>
          <w:b/>
          <w:bCs/>
          <w:color w:val="000000" w:themeColor="text1"/>
          <w:lang w:val="en-IN"/>
        </w:rPr>
        <w:t xml:space="preserve">           </w:t>
      </w:r>
      <w:r>
        <w:rPr>
          <w:rFonts w:ascii="Aptos" w:hAnsi="Aptos" w:cs="Aptos" w:eastAsia="Aptos"/>
          <w:b/>
          <w:bCs/>
          <w:color w:val="000000" w:themeColor="text1"/>
          <w:lang w:val="en-IN"/>
        </w:rPr>
        <w:t xml:space="preserve"> </w:t>
      </w:r>
      <w:r>
        <w:rPr>
          <w:rFonts w:eastAsia="Aptos" w:cs="Aptos"/>
          <w:b/>
          <w:bCs/>
          <w:color w:val="000000" w:themeColor="text1"/>
          <w:lang w:val="en-IN"/>
        </w:rPr>
        <w:t>Configure Network Interfaces</w:t>
      </w:r>
      <w:r>
        <w:rPr>
          <w:rFonts w:eastAsia="Aptos" w:cs="Aptos"/>
          <w:color w:val="000000" w:themeColor="text1"/>
          <w:lang w:val="en-IN"/>
        </w:rPr>
        <w:t>:</w:t>
      </w:r>
    </w:p>
    <w:p>
      <w:pPr>
        <w:pStyle w:val="ListParagraph"/>
        <w:widowControl/>
        <w:numPr>
          <w:ilvl w:val="1"/>
          <w:numId w:val="302"/>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302"/>
            </w:numPr>
            <w:widowControl/>
            <w:ind w:left="1440" w:hanging="360"/>
            <w:contextualSpacing/>
            <w:spacing w:lineRule="auto" w:line="259" w:before="240" w:after="240"/>
            <w:shd w:val="clear" w:color="auto" w:fill="FFFFFF" w:themeFill="background1"/>
          </w:pPr>
        </w:pPrChange>
        <w:rPr>
          <w:rFonts w:ascii="Aptos" w:hAnsi="Aptos" w:eastAsia="Aptos" w:cs="Aptos"/>
          <w:color w:val="000000" w:themeColor="text1"/>
          <w:del w:id="2406" w:author="Winston.Huang" w:date="2025-05-19T17:01:00Z"/>
        </w:rPr>
      </w:pPr>
      <w:r>
        <w:rPr>
          <w:rFonts w:eastAsia="Aptos" w:cs="Aptos"/>
          <w:color w:val="000000" w:themeColor="text1"/>
          <w:lang w:val="en-IN"/>
        </w:rPr>
        <w:t xml:space="preserve">Edit the netplan configuration file, typically located at </w:t>
      </w:r>
      <w:r>
        <w:rPr>
          <w:rFonts w:eastAsia="Aptos" w:cs="Aptos"/>
          <w:b/>
          <w:bCs/>
          <w:color w:val="000000" w:themeColor="text1"/>
          <w:lang w:val="en-IN"/>
        </w:rPr>
        <w:t>/etc/netplan/01-netcfg.yaml</w:t>
      </w:r>
      <w:r>
        <w:rPr>
          <w:rFonts w:eastAsia="Aptos" w:cs="Aptos"/>
          <w:color w:val="000000" w:themeColor="text1"/>
          <w:lang w:val="en-IN"/>
        </w:rPr>
        <w:t>.</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0"/>
            <w:shd w:val="clear" w:color="auto" w:fill="FFFFFF" w:themeFill="background1"/>
          </w:pPr>
        </w:pPrChange>
        <w:rPr>
          <w:del w:id="2407" w:author="Winston.Huang" w:date="2025-05-19T17:01:00Z"/>
        </w:rPr>
      </w:pPr>
      <w:r>
        <w:rPr>
          <w:rFonts w:ascii="Aptos" w:hAnsi="Aptos" w:cs="Aptos" w:eastAsia="Aptos"/>
          <w:b/>
          <w:bCs/>
          <w:color w:val="000000" w:themeColor="text1"/>
          <w:lang w:val="en-IN"/>
        </w:rPr>
        <w:t xml:space="preserve"> </w:t>
      </w:r>
      <w:r>
        <w:rPr>
          <w:rFonts w:ascii="Aptos" w:hAnsi="Aptos" w:cs="Aptos" w:eastAsia="Aptos"/>
          <w:b/>
          <w:bCs/>
          <w:color w:val="000000" w:themeColor="text1"/>
          <w:lang w:val="en-IN"/>
        </w:rPr>
        <w:t xml:space="preserve">                 </w:t>
      </w:r>
      <w:r>
        <w:rPr>
          <w:rFonts w:eastAsia="Aptos" w:cs="Aptos"/>
          <w:b/>
          <w:bCs/>
          <w:color w:val="000000" w:themeColor="text1"/>
          <w:lang w:val="en-IN"/>
        </w:rPr>
        <w:t>network:</w:t>
      </w:r>
      <w:r>
        <w:rPr/>
        <w:br/>
      </w:r>
      <w:r>
        <w:rPr>
          <w:rFonts w:eastAsia="Aptos" w:cs="Aptos"/>
          <w:b/>
          <w:bCs/>
          <w:color w:val="000000" w:themeColor="text1"/>
          <w:lang w:val="en-IN"/>
        </w:rPr>
        <w:t xml:space="preserve">                  version: 2</w:t>
      </w:r>
      <w:r>
        <w:rPr/>
        <w:br/>
      </w:r>
      <w:r>
        <w:rPr>
          <w:rFonts w:eastAsia="Aptos" w:cs="Aptos"/>
          <w:b/>
          <w:bCs/>
          <w:color w:val="000000" w:themeColor="text1"/>
          <w:lang w:val="en-IN"/>
        </w:rPr>
        <w:t xml:space="preserve">                  ethernets:</w:t>
      </w:r>
      <w:r>
        <w:rPr/>
        <w:br/>
      </w:r>
      <w:r>
        <w:rPr>
          <w:rFonts w:eastAsia="Aptos" w:cs="Aptos"/>
          <w:b/>
          <w:bCs/>
          <w:color w:val="000000" w:themeColor="text1"/>
          <w:lang w:val="en-IN"/>
        </w:rPr>
        <w:t xml:space="preserve">                  eth0:</w:t>
      </w:r>
      <w:r>
        <w:rPr/>
        <w:br/>
      </w:r>
      <w:r>
        <w:rPr>
          <w:rFonts w:eastAsia="Aptos" w:cs="Aptos"/>
          <w:b/>
          <w:bCs/>
          <w:color w:val="000000" w:themeColor="text1"/>
          <w:lang w:val="en-IN"/>
        </w:rPr>
        <w:t xml:space="preserve">                  dhcp4: no</w:t>
      </w:r>
      <w:r>
        <w:rPr/>
        <w:br/>
      </w:r>
      <w:r>
        <w:rPr>
          <w:rFonts w:eastAsia="Aptos" w:cs="Aptos"/>
          <w:b/>
          <w:bCs/>
          <w:color w:val="000000" w:themeColor="text1"/>
          <w:lang w:val="en-IN"/>
        </w:rPr>
        <w:t xml:space="preserve">                  addresses: [192.168.1.2/24]</w:t>
      </w:r>
      <w:r>
        <w:rPr/>
        <w:br/>
      </w:r>
      <w:r>
        <w:rPr>
          <w:rFonts w:eastAsia="Aptos" w:cs="Aptos"/>
          <w:b/>
          <w:bCs/>
          <w:color w:val="000000" w:themeColor="text1"/>
          <w:lang w:val="en-IN"/>
        </w:rPr>
        <w:t xml:space="preserve">                  gateway4: 192.168.1.1</w:t>
      </w:r>
      <w:r>
        <w:rPr/>
        <w:br/>
      </w:r>
      <w:r>
        <w:rPr>
          <w:rFonts w:eastAsia="Aptos" w:cs="Aptos"/>
          <w:b/>
          <w:bCs/>
          <w:color w:val="000000" w:themeColor="text1"/>
          <w:lang w:val="en-IN"/>
        </w:rPr>
        <w:t xml:space="preserve">                  nameservers:</w:t>
      </w:r>
      <w:r>
        <w:rPr/>
        <w:br/>
      </w:r>
      <w:r>
        <w:rPr>
          <w:rFonts w:eastAsia="Aptos" w:cs="Aptos"/>
          <w:b/>
          <w:bCs/>
          <w:color w:val="000000" w:themeColor="text1"/>
          <w:lang w:val="en-IN"/>
        </w:rPr>
        <w:t xml:space="preserve">                  addresses: [8.8.8.8, 8.8.4.4]</w:t>
      </w:r>
      <w:r>
        <w:rPr/>
        <w:br/>
      </w:r>
      <w:r>
        <w:rPr>
          <w:rFonts w:eastAsia="Aptos" w:cs="Aptos"/>
          <w:b/>
          <w:bCs/>
          <w:color w:val="000000" w:themeColor="text1"/>
          <w:lang w:val="en-IN"/>
        </w:rPr>
        <w:t xml:space="preserve">                  eth1:</w:t>
      </w:r>
      <w:r>
        <w:rPr/>
        <w:br/>
      </w:r>
      <w:r>
        <w:rPr>
          <w:rFonts w:eastAsia="Aptos" w:cs="Aptos"/>
          <w:b/>
          <w:bCs/>
          <w:color w:val="000000" w:themeColor="text1"/>
          <w:lang w:val="en-IN"/>
        </w:rPr>
        <w:t xml:space="preserve">                  dhcp4: no</w:t>
      </w:r>
      <w:r>
        <w:rPr/>
        <w:br/>
      </w:r>
      <w:r>
        <w:rPr>
          <w:rFonts w:eastAsia="Aptos" w:cs="Aptos"/>
          <w:b/>
          <w:bCs/>
          <w:color w:val="000000" w:themeColor="text1"/>
          <w:lang w:val="en-IN"/>
        </w:rPr>
        <w:t xml:space="preserve">                  addresses: [10.0.0.2/24]</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0"/>
            <w:shd w:val="clear" w:color="auto" w:fill="FFFFFF" w:themeFill="background1"/>
          </w:pPr>
        </w:pPrChange>
        <w:rPr>
          <w:rFonts w:ascii="Aptos" w:hAnsi="Aptos" w:eastAsia="Aptos" w:cs="Aptos"/>
          <w:b/>
          <w:b/>
          <w:bCs/>
          <w:color w:val="000000" w:themeColor="text1"/>
          <w:del w:id="2408"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Apply the configuration:</w:t>
      </w:r>
    </w:p>
    <w:p>
      <w:pPr>
        <w:pStyle w:val="ListParagraph"/>
        <w:widowControl/>
        <w:numPr>
          <w:ilvl w:val="1"/>
          <w:numId w:val="301"/>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301"/>
            </w:numPr>
            <w:widowControl/>
            <w:ind w:left="1440" w:hanging="360"/>
            <w:contextualSpacing/>
            <w:spacing w:lineRule="auto" w:line="259" w:before="0" w:after="0"/>
            <w:shd w:val="clear" w:color="auto" w:fill="FFFFFF" w:themeFill="background1"/>
          </w:pPr>
        </w:pPrChange>
        <w:rPr>
          <w:rFonts w:ascii="Aptos" w:hAnsi="Aptos" w:eastAsia="Aptos" w:cs="Aptos"/>
          <w:b/>
          <w:b/>
          <w:bCs/>
          <w:color w:val="000000" w:themeColor="text1"/>
          <w:lang w:val="en-IN"/>
          <w:del w:id="2409" w:author="Winston.Huang" w:date="2025-05-19T17:01:00Z"/>
        </w:rPr>
      </w:pPr>
      <w:r>
        <w:rPr>
          <w:rFonts w:eastAsia="Aptos" w:cs="Aptos"/>
          <w:color w:val="000000" w:themeColor="text1"/>
          <w:lang w:val="en-IN"/>
        </w:rPr>
        <w:t xml:space="preserve">Now apply the configuration by using </w:t>
      </w:r>
      <w:r>
        <w:rPr>
          <w:rFonts w:eastAsia="Aptos" w:cs="Aptos"/>
          <w:b/>
          <w:bCs/>
          <w:color w:val="000000" w:themeColor="text1"/>
          <w:lang w:val="en-IN"/>
        </w:rPr>
        <w:t xml:space="preserve">netplan apply </w:t>
      </w:r>
      <w:r>
        <w:rPr>
          <w:rFonts w:eastAsia="Aptos" w:cs="Aptos"/>
          <w:color w:val="000000" w:themeColor="text1"/>
          <w:lang w:val="en-IN"/>
        </w:rPr>
        <w:t xml:space="preserve">command with </w:t>
      </w:r>
      <w:r>
        <w:rPr>
          <w:rFonts w:eastAsia="Aptos" w:cs="Aptos"/>
          <w:b/>
          <w:bCs/>
          <w:color w:val="000000" w:themeColor="text1"/>
          <w:lang w:val="en-IN"/>
        </w:rPr>
        <w:t>sudo</w:t>
      </w:r>
      <w:r>
        <w:rPr>
          <w:rFonts w:eastAsia="Aptos" w:cs="Aptos"/>
          <w:color w:val="000000" w:themeColor="text1"/>
          <w:lang w:val="en-IN"/>
        </w:rPr>
        <w:t xml:space="preserve"> privileges.</w:t>
      </w:r>
      <w:r>
        <w:rPr/>
        <w:br/>
      </w:r>
    </w:p>
    <w:p>
      <w:pPr>
        <w:pStyle w:val="Normal"/>
        <w:widowControl/>
        <w:shd w:val="clear" w:color="auto" w:fill="FFFFFF" w:themeFill="background1"/>
        <w:spacing w:lineRule="auto" w:line="240" w:before="0" w:after="0"/>
        <w:ind w:left="283" w:hanging="283"/>
        <w:rPr>
          <w:color w:val="0F4761" w:themeColor="accent1" w:themeShade="bf"/>
          <w:sz w:val="28"/>
          <w:szCs w:val="28"/>
          <w:lang w:val="en-IN"/>
        </w:rPr>
      </w:pPr>
      <w:r>
        <w:rPr>
          <w:color w:val="0F4761" w:themeColor="accent1" w:themeShade="bf"/>
          <w:sz w:val="28"/>
          <w:szCs w:val="28"/>
          <w:lang w:val="en-IN"/>
        </w:rPr>
        <w:t>2. Firewall Policy Enforcement</w:t>
      </w:r>
      <w:del w:id="2410" w:author="Winston.Huang" w:date="2025-05-19T17:01:00Z">
        <w:r>
          <w:rPr>
            <w:color w:val="0F4761" w:themeColor="accent1" w:themeShade="bf"/>
            <w:sz w:val="28"/>
            <w:szCs w:val="28"/>
            <w:lang w:val="en-IN"/>
          </w:rPr>
          <w:delText>Setting Up Firewalls with UFW</w:delText>
        </w:r>
      </w:del>
    </w:p>
    <w:p>
      <w:pPr>
        <w:pStyle w:val="Normal"/>
        <w:widowControl/>
        <w:numPr>
          <w:ilvl w:val="0"/>
          <w:numId w:val="325"/>
        </w:numPr>
        <w:spacing w:lineRule="auto" w:line="240" w:before="0" w:after="0"/>
        <w:rPr>
          <w:rFonts w:eastAsia="新細明體" w:cs="新細明體"/>
          <w:kern w:val="0"/>
          <w14:ligatures w14:val="none"/>
        </w:rPr>
      </w:pPr>
      <w:r>
        <w:rPr>
          <w:rFonts w:eastAsia="新細明體" w:cs="新細明體"/>
          <w:kern w:val="0"/>
          <w14:ligatures w14:val="none"/>
        </w:rPr>
        <w:t>A host-based firewall is installed and configured to deny all incoming and outgoing traffic by default.</w:t>
      </w:r>
    </w:p>
    <w:p>
      <w:pPr>
        <w:pStyle w:val="Normal"/>
        <w:widowControl/>
        <w:numPr>
          <w:ilvl w:val="0"/>
          <w:numId w:val="325"/>
        </w:numPr>
        <w:spacing w:lineRule="auto" w:line="240" w:before="0" w:after="0"/>
        <w:rPr>
          <w:rFonts w:eastAsia="新細明體" w:cs="新細明體"/>
          <w:kern w:val="0"/>
          <w14:ligatures w14:val="none"/>
        </w:rPr>
      </w:pPr>
      <w:r>
        <w:rPr>
          <w:rFonts w:eastAsia="新細明體" w:cs="新細明體"/>
          <w:kern w:val="0"/>
          <w14:ligatures w14:val="none"/>
        </w:rPr>
        <w:t>The policy ensures that no unintended connections are allowed unless explicitly defined.</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414" w:author="Winston.Huang" w:date="2025-05-19T17:01:00Z"/>
        </w:rPr>
      </w:pPr>
      <w:del w:id="2411" w:author="Winston.Huang" w:date="2025-05-19T17:01:00Z">
        <w:r>
          <w:rPr>
            <w:rFonts w:ascii="Aptos" w:hAnsi="Aptos" w:cs="Aptos" w:eastAsia="Aptos"/>
            <w:b/>
            <w:bCs/>
            <w:color w:val="000000" w:themeColor="text1"/>
            <w:lang w:val="en-IN"/>
          </w:rPr>
          <w:delText xml:space="preserve">       </w:delText>
        </w:r>
      </w:del>
      <w:del w:id="2412" w:author="Winston.Huang" w:date="2025-05-19T17:01:00Z">
        <w:r>
          <w:rPr>
            <w:rFonts w:eastAsia="Aptos" w:cs="Aptos"/>
            <w:b/>
            <w:bCs/>
            <w:color w:val="000000" w:themeColor="text1"/>
            <w:lang w:val="en-IN"/>
          </w:rPr>
          <w:delText>Enable UFW</w:delText>
        </w:r>
      </w:del>
      <w:del w:id="2413" w:author="Winston.Huang" w:date="2025-05-19T17:01:00Z">
        <w:r>
          <w:rPr>
            <w:rFonts w:eastAsia="Aptos" w:cs="Aptos"/>
            <w:color w:val="000000" w:themeColor="text1"/>
            <w:lang w:val="en-IN"/>
          </w:rPr>
          <w:delText>:</w:delText>
        </w:r>
      </w:del>
    </w:p>
    <w:p>
      <w:pPr>
        <w:pStyle w:val="ListParagraph"/>
        <w:widowControl/>
        <w:numPr>
          <w:ilvl w:val="1"/>
          <w:numId w:val="300"/>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300"/>
            </w:numPr>
            <w:widowControl/>
            <w:ind w:left="1440" w:hanging="360"/>
            <w:contextualSpacing/>
            <w:spacing w:lineRule="auto" w:line="259" w:before="0" w:after="0"/>
            <w:shd w:val="clear" w:color="auto" w:fill="FFFFFF" w:themeFill="background1"/>
          </w:pPr>
        </w:pPrChange>
        <w:rPr>
          <w:rFonts w:ascii="Aptos" w:hAnsi="Aptos" w:eastAsia="Aptos" w:cs="Aptos"/>
          <w:color w:val="000000" w:themeColor="text1"/>
          <w:del w:id="2415" w:author="Winston.Huang" w:date="2025-05-19T17:01:00Z"/>
        </w:rPr>
      </w:pPr>
      <w:r>
        <w:rPr>
          <w:rFonts w:eastAsia="Aptos" w:cs="Aptos"/>
          <w:color w:val="000000" w:themeColor="text1"/>
          <w:lang w:val="en-IN"/>
        </w:rPr>
        <w:t xml:space="preserve">Now enable the UFW by using </w:t>
      </w:r>
      <w:r>
        <w:rPr>
          <w:rFonts w:eastAsia="Aptos" w:cs="Aptos"/>
          <w:b/>
          <w:bCs/>
          <w:color w:val="000000" w:themeColor="text1"/>
          <w:lang w:val="en-IN"/>
        </w:rPr>
        <w:t xml:space="preserve">ufw enable </w:t>
      </w:r>
      <w:r>
        <w:rPr>
          <w:rFonts w:eastAsia="Aptos" w:cs="Aptos"/>
          <w:color w:val="000000" w:themeColor="text1"/>
          <w:lang w:val="en-IN"/>
        </w:rPr>
        <w:t xml:space="preserve">command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0" w:after="0"/>
            <w:shd w:val="clear" w:color="auto" w:fill="FFFFFF" w:themeFill="background1"/>
          </w:pPr>
        </w:pPrChange>
        <w:rPr>
          <w:rFonts w:ascii="Aptos" w:hAnsi="Aptos" w:eastAsia="Aptos" w:cs="Aptos"/>
          <w:color w:val="000000" w:themeColor="text1"/>
          <w:del w:id="2416"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Allow Specific Traffic</w:t>
      </w:r>
      <w:r>
        <w:rPr>
          <w:rFonts w:eastAsia="Aptos" w:cs="Aptos"/>
          <w:color w:val="000000" w:themeColor="text1"/>
          <w:lang w:val="en-IN"/>
        </w:rPr>
        <w:t xml:space="preserve">: </w:t>
      </w:r>
    </w:p>
    <w:p>
      <w:pPr>
        <w:pStyle w:val="ListParagraph"/>
        <w:widowControl/>
        <w:numPr>
          <w:ilvl w:val="1"/>
          <w:numId w:val="299"/>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299"/>
            </w:numPr>
            <w:widowControl/>
            <w:ind w:left="1440" w:hanging="360"/>
            <w:contextualSpacing/>
            <w:spacing w:lineRule="auto" w:line="259" w:before="0" w:after="0"/>
            <w:shd w:val="clear" w:color="auto" w:fill="FFFFFF" w:themeFill="background1"/>
          </w:pPr>
        </w:pPrChange>
        <w:rPr>
          <w:rFonts w:ascii="Aptos" w:hAnsi="Aptos" w:eastAsia="Aptos" w:cs="Aptos"/>
          <w:color w:val="000000" w:themeColor="text1"/>
          <w:del w:id="2417" w:author="Winston.Huang" w:date="2025-05-19T17:01:00Z"/>
        </w:rPr>
      </w:pPr>
      <w:r>
        <w:rPr>
          <w:rFonts w:eastAsia="Aptos" w:cs="Aptos"/>
          <w:color w:val="000000" w:themeColor="text1"/>
          <w:lang w:val="en-IN"/>
        </w:rPr>
        <w:t>Allow traffic only from trusted networks and services.</w:t>
      </w:r>
    </w:p>
    <w:p>
      <w:pPr>
        <w:pStyle w:val="ListParagraph"/>
        <w:widowControl/>
        <w:numPr>
          <w:ilvl w:val="1"/>
          <w:numId w:val="299"/>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299"/>
            </w:numPr>
            <w:widowControl/>
            <w:ind w:left="1440" w:hanging="360"/>
            <w:contextualSpacing/>
            <w:spacing w:lineRule="auto" w:line="259" w:before="0" w:after="0"/>
            <w:shd w:val="clear" w:color="auto" w:fill="FFFFFF" w:themeFill="background1"/>
          </w:pPr>
        </w:pPrChange>
        <w:rPr>
          <w:rFonts w:ascii="Aptos" w:hAnsi="Aptos" w:eastAsia="Aptos" w:cs="Aptos"/>
          <w:color w:val="000000" w:themeColor="text1"/>
          <w:lang w:val="en-IN"/>
          <w:del w:id="2418" w:author="Winston.Huang" w:date="2025-05-19T17:01:00Z"/>
        </w:rPr>
      </w:pPr>
      <w:r>
        <w:rPr>
          <w:rFonts w:eastAsia="Aptos" w:cs="Aptos"/>
          <w:color w:val="000000" w:themeColor="text1"/>
          <w:lang w:val="en-IN"/>
        </w:rPr>
        <w:t xml:space="preserve">Now by </w:t>
      </w:r>
      <w:r>
        <w:rPr>
          <w:rFonts w:eastAsia="Aptos" w:cs="Aptos"/>
          <w:color w:val="000000" w:themeColor="text1"/>
          <w:lang w:val="en-IN"/>
        </w:rPr>
        <w:t>using ufw</w:t>
      </w:r>
      <w:r>
        <w:rPr>
          <w:rFonts w:eastAsia="Aptos" w:cs="Aptos"/>
          <w:b/>
          <w:bCs/>
          <w:color w:val="000000" w:themeColor="text1"/>
          <w:lang w:val="en-IN"/>
        </w:rPr>
        <w:t xml:space="preserve"> allow from 192.168.1.0/24 to any port 22 </w:t>
      </w:r>
      <w:r>
        <w:rPr>
          <w:rFonts w:eastAsia="Aptos" w:cs="Aptos"/>
          <w:color w:val="000000" w:themeColor="text1"/>
          <w:lang w:val="en-IN"/>
        </w:rPr>
        <w:t xml:space="preserve">and </w:t>
      </w:r>
      <w:r>
        <w:rPr>
          <w:rFonts w:eastAsia="Aptos" w:cs="Aptos"/>
          <w:b/>
          <w:bCs/>
          <w:color w:val="000000" w:themeColor="text1"/>
          <w:lang w:val="en-IN"/>
        </w:rPr>
        <w:t xml:space="preserve">ufw allow from 10.0.0.0/24 to any port 80 </w:t>
      </w:r>
      <w:r>
        <w:rPr>
          <w:rFonts w:eastAsia="Aptos" w:cs="Aptos"/>
          <w:color w:val="000000" w:themeColor="text1"/>
          <w:lang w:val="en-IN"/>
        </w:rPr>
        <w:t xml:space="preserve">commands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419" w:author="Winston.Huang" w:date="2025-05-19T17:01:00Z"/>
        </w:rPr>
      </w:pPr>
      <w:r>
        <w:rPr>
          <w:rFonts w:ascii="Aptos" w:hAnsi="Aptos" w:cs="Aptos" w:eastAsia="Aptos"/>
          <w:b/>
          <w:bCs/>
          <w:color w:val="000000" w:themeColor="text1"/>
          <w:lang w:val="en-IN"/>
        </w:rPr>
        <w:t xml:space="preserve">      </w:t>
      </w:r>
      <w:r>
        <w:rPr>
          <w:rFonts w:ascii="Aptos" w:hAnsi="Aptos" w:cs="Aptos" w:eastAsia="Aptos"/>
          <w:b/>
          <w:bCs/>
          <w:color w:val="000000" w:themeColor="text1"/>
          <w:lang w:val="en-IN"/>
        </w:rPr>
        <w:t xml:space="preserve"> </w:t>
      </w:r>
      <w:r>
        <w:rPr>
          <w:rFonts w:eastAsia="Aptos" w:cs="Aptos"/>
          <w:b/>
          <w:bCs/>
          <w:color w:val="000000" w:themeColor="text1"/>
          <w:lang w:val="en-IN"/>
        </w:rPr>
        <w:t>Deny All Other Traffic</w:t>
      </w:r>
      <w:r>
        <w:rPr>
          <w:rFonts w:eastAsia="Aptos" w:cs="Aptos"/>
          <w:color w:val="000000" w:themeColor="text1"/>
          <w:lang w:val="en-IN"/>
        </w:rPr>
        <w:t xml:space="preserve">: </w:t>
      </w:r>
    </w:p>
    <w:p>
      <w:pPr>
        <w:pStyle w:val="ListParagraph"/>
        <w:widowControl/>
        <w:numPr>
          <w:ilvl w:val="1"/>
          <w:numId w:val="298"/>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298"/>
            </w:numPr>
            <w:widowControl/>
            <w:ind w:left="1440" w:hanging="360"/>
            <w:contextualSpacing/>
            <w:spacing w:lineRule="auto" w:line="259" w:before="240" w:after="240"/>
            <w:shd w:val="clear" w:color="auto" w:fill="FFFFFF" w:themeFill="background1"/>
          </w:pPr>
        </w:pPrChange>
        <w:rPr>
          <w:rFonts w:ascii="Aptos" w:hAnsi="Aptos" w:eastAsia="Aptos" w:cs="Aptos"/>
          <w:color w:val="000000" w:themeColor="text1"/>
          <w:del w:id="2420" w:author="Winston.Huang" w:date="2025-05-19T17:01:00Z"/>
        </w:rPr>
      </w:pPr>
      <w:r>
        <w:rPr>
          <w:rFonts w:eastAsia="Aptos" w:cs="Aptos"/>
          <w:color w:val="000000" w:themeColor="text1"/>
          <w:lang w:val="en-IN"/>
        </w:rPr>
        <w:t>Set default policies to deny incoming traffic</w:t>
      </w:r>
    </w:p>
    <w:p>
      <w:pPr>
        <w:pStyle w:val="ListParagraph"/>
        <w:widowControl/>
        <w:numPr>
          <w:ilvl w:val="1"/>
          <w:numId w:val="298"/>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298"/>
            </w:numPr>
            <w:widowControl/>
            <w:ind w:left="1440" w:hanging="360"/>
            <w:contextualSpacing/>
            <w:spacing w:lineRule="auto" w:line="259" w:before="240" w:after="240"/>
            <w:shd w:val="clear" w:color="auto" w:fill="FFFFFF" w:themeFill="background1"/>
          </w:pPr>
        </w:pPrChange>
        <w:rPr>
          <w:rFonts w:ascii="Aptos" w:hAnsi="Aptos" w:eastAsia="Aptos" w:cs="Aptos"/>
          <w:b/>
          <w:b/>
          <w:bCs/>
          <w:color w:val="000000" w:themeColor="text1"/>
          <w:lang w:val="en-IN"/>
          <w:del w:id="2421" w:author="Winston.Huang" w:date="2025-05-19T17:01:00Z"/>
        </w:rPr>
      </w:pPr>
      <w:r>
        <w:rPr>
          <w:rFonts w:eastAsia="Aptos" w:cs="Aptos"/>
          <w:color w:val="000000" w:themeColor="text1"/>
          <w:lang w:val="en-IN"/>
        </w:rPr>
        <w:t xml:space="preserve">Now by </w:t>
      </w:r>
      <w:r>
        <w:rPr>
          <w:rFonts w:eastAsia="Aptos" w:cs="Aptos"/>
          <w:color w:val="000000" w:themeColor="text1"/>
          <w:lang w:val="en-IN"/>
        </w:rPr>
        <w:t xml:space="preserve">using </w:t>
      </w:r>
      <w:r>
        <w:rPr>
          <w:rFonts w:eastAsia="Aptos" w:cs="Aptos"/>
          <w:b/>
          <w:bCs/>
          <w:color w:val="000000" w:themeColor="text1"/>
          <w:lang w:val="en-IN"/>
        </w:rPr>
        <w:t xml:space="preserve">ufw default deny incoming </w:t>
      </w:r>
      <w:r>
        <w:rPr>
          <w:rFonts w:eastAsia="Aptos" w:cs="Aptos"/>
          <w:color w:val="000000" w:themeColor="text1"/>
          <w:lang w:val="en-IN"/>
        </w:rPr>
        <w:t>and</w:t>
      </w:r>
      <w:r>
        <w:rPr/>
        <w:br/>
      </w:r>
      <w:r>
        <w:rPr>
          <w:rFonts w:eastAsia="Aptos" w:cs="Aptos"/>
          <w:b/>
          <w:bCs/>
          <w:color w:val="000000" w:themeColor="text1"/>
          <w:lang w:val="en-IN"/>
        </w:rPr>
        <w:t xml:space="preserve"> ufw default allow outgoing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40" w:before="0" w:after="0"/>
        <w:ind w:left="243" w:hanging="243"/>
        <w:pPrChange w:id="0" w:author="Winston.Huang" w:date="2025-05-20T13:23:00Z">
          <w:pPr>
            <w:widowControl/>
            <w:spacing w:lineRule="auto" w:line="259" w:before="240" w:after="240"/>
            <w:shd w:val="clear" w:color="auto" w:fill="FFFFFF" w:themeFill="background1"/>
          </w:pPr>
        </w:pPrChange>
        <w:rPr>
          <w:rFonts w:ascii="Aptos" w:hAnsi="Aptos" w:eastAsia="Aptos" w:cs="Aptos"/>
          <w:color w:val="000000" w:themeColor="text1"/>
          <w:del w:id="2422" w:author="Winston.Huang" w:date="2025-05-19T17:01:00Z"/>
        </w:rPr>
      </w:pPr>
      <w:r>
        <w:rPr>
          <w:rFonts w:ascii="Aptos" w:hAnsi="Aptos" w:cs="Aptos" w:eastAsia="Aptos"/>
          <w:b/>
          <w:bCs/>
          <w:color w:val="000000" w:themeColor="text1"/>
          <w:lang w:val="en-IN"/>
        </w:rPr>
        <w:t xml:space="preserve">      </w:t>
      </w:r>
      <w:r>
        <w:rPr>
          <w:rFonts w:eastAsia="Aptos" w:cs="Aptos"/>
          <w:b/>
          <w:bCs/>
          <w:color w:val="000000" w:themeColor="text1"/>
          <w:lang w:val="en-IN"/>
        </w:rPr>
        <w:t>Enable Logging</w:t>
      </w:r>
      <w:r>
        <w:rPr>
          <w:rFonts w:eastAsia="Aptos" w:cs="Aptos"/>
          <w:color w:val="000000" w:themeColor="text1"/>
          <w:lang w:val="en-IN"/>
        </w:rPr>
        <w:t>:</w:t>
      </w:r>
    </w:p>
    <w:p>
      <w:pPr>
        <w:pStyle w:val="ListParagraph"/>
        <w:widowControl/>
        <w:numPr>
          <w:ilvl w:val="1"/>
          <w:numId w:val="296"/>
        </w:numPr>
        <w:shd w:val="clear" w:color="auto" w:fill="FFFFFF" w:themeFill="background1"/>
        <w:spacing w:lineRule="auto" w:line="240" w:before="0" w:after="0"/>
        <w:ind w:left="242" w:hanging="242"/>
        <w:contextualSpacing/>
        <w:pPrChange w:id="0" w:author="Winston.Huang" w:date="2025-05-20T13:23:00Z">
          <w:pPr>
            <w:pStyle w:val="ListParagraph"/>
            <w:numPr>
              <w:ilvl w:val="0"/>
              <w:numId w:val="296"/>
            </w:numPr>
            <w:widowControl/>
            <w:ind w:left="1440" w:hanging="360"/>
            <w:contextualSpacing/>
            <w:spacing w:lineRule="auto" w:line="259" w:before="0" w:after="0"/>
            <w:shd w:val="clear" w:color="auto" w:fill="FFFFFF" w:themeFill="background1"/>
          </w:pPr>
        </w:pPrChange>
        <w:rPr>
          <w:rFonts w:ascii="Aptos" w:hAnsi="Aptos" w:eastAsia="Aptos" w:cs="Aptos"/>
          <w:b/>
          <w:b/>
          <w:bCs/>
          <w:color w:val="000000" w:themeColor="text1"/>
          <w:lang w:val="en-IN"/>
          <w:del w:id="2423" w:author="Winston.Huang" w:date="2025-05-19T17:01:00Z"/>
        </w:rPr>
      </w:pPr>
      <w:r>
        <w:rPr>
          <w:rFonts w:eastAsia="Aptos" w:cs="Aptos"/>
          <w:color w:val="000000" w:themeColor="text1"/>
          <w:lang w:val="en-IN"/>
        </w:rPr>
        <w:t xml:space="preserve">Now </w:t>
      </w:r>
      <w:r>
        <w:rPr>
          <w:rFonts w:eastAsia="Aptos" w:cs="Aptos"/>
          <w:color w:val="000000" w:themeColor="text1"/>
          <w:lang w:val="en-IN"/>
        </w:rPr>
        <w:t>enable the logging by using</w:t>
      </w:r>
      <w:r>
        <w:rPr>
          <w:rFonts w:eastAsia="Aptos" w:cs="Aptos"/>
          <w:b/>
          <w:bCs/>
          <w:color w:val="000000" w:themeColor="text1"/>
          <w:lang w:val="en-IN"/>
        </w:rPr>
        <w:t xml:space="preserve"> ufw logging on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40" w:before="0" w:after="0"/>
        <w:ind w:left="283" w:hanging="283"/>
        <w:rPr>
          <w:rFonts w:ascii="Calibri" w:hAnsi="Calibri" w:eastAsia="Calibri" w:cs="Calibri"/>
          <w:color w:val="0F4761" w:themeColor="accent1" w:themeShade="bf"/>
          <w:sz w:val="28"/>
          <w:szCs w:val="28"/>
          <w:lang w:val="en-IN"/>
        </w:rPr>
      </w:pPr>
      <w:r>
        <w:rPr>
          <w:rFonts w:eastAsia="Calibri" w:cs="Calibri" w:ascii="Calibri" w:hAnsi="Calibri"/>
          <w:color w:val="0F4761" w:themeColor="accent1" w:themeShade="bf"/>
          <w:sz w:val="28"/>
          <w:szCs w:val="28"/>
          <w:lang w:val="en-IN"/>
        </w:rPr>
        <w:t>3. Controlled Inbound Access</w:t>
      </w:r>
      <w:del w:id="2424" w:author="Winston.Huang" w:date="2025-05-19T17:01:00Z">
        <w:r>
          <w:rPr>
            <w:color w:val="0F4761" w:themeColor="accent1" w:themeShade="bf"/>
            <w:sz w:val="28"/>
            <w:szCs w:val="28"/>
            <w:lang w:val="en-IN"/>
          </w:rPr>
          <w:delText>Advanced Segmentation with IPTables</w:delText>
        </w:r>
      </w:del>
    </w:p>
    <w:p>
      <w:pPr>
        <w:pStyle w:val="Normal"/>
        <w:widowControl/>
        <w:numPr>
          <w:ilvl w:val="0"/>
          <w:numId w:val="326"/>
        </w:numPr>
        <w:spacing w:lineRule="auto" w:line="240" w:before="0" w:after="0"/>
        <w:rPr>
          <w:rFonts w:eastAsia="新細明體" w:cs="新細明體"/>
          <w:kern w:val="0"/>
          <w14:ligatures w14:val="none"/>
        </w:rPr>
      </w:pPr>
      <w:r>
        <w:rPr>
          <w:rFonts w:eastAsia="新細明體" w:cs="新細明體"/>
          <w:kern w:val="0"/>
          <w14:ligatures w14:val="none"/>
        </w:rPr>
        <w:t>Only SSH (TCP port 22) from a trusted internal subnet is allowed for remote administration and debugging.</w:t>
      </w:r>
    </w:p>
    <w:p>
      <w:pPr>
        <w:pStyle w:val="Normal"/>
        <w:widowControl/>
        <w:numPr>
          <w:ilvl w:val="0"/>
          <w:numId w:val="326"/>
        </w:numPr>
        <w:spacing w:lineRule="auto" w:line="240" w:before="0" w:after="0"/>
        <w:rPr>
          <w:rFonts w:eastAsia="新細明體" w:cs="新細明體"/>
          <w:kern w:val="0"/>
          <w14:ligatures w14:val="none"/>
          <w:ins w:id="2425" w:author="Winston.Huang" w:date="2025-05-19T17:01:00Z"/>
        </w:rPr>
      </w:pPr>
      <w:r>
        <w:rPr>
          <w:rFonts w:eastAsia="新細明體" w:cs="新細明體"/>
          <w:kern w:val="0"/>
          <w14:ligatures w14:val="none"/>
        </w:rPr>
        <w:t>No other inbound services are permitted or exposed.</w:t>
      </w:r>
    </w:p>
    <w:p>
      <w:pPr>
        <w:pStyle w:val="Normal"/>
        <w:widowControl/>
        <w:spacing w:lineRule="auto" w:line="240" w:before="0" w:after="0"/>
        <w:ind w:left="283" w:hanging="283"/>
        <w:rPr>
          <w:rFonts w:ascii="Calibri" w:hAnsi="Calibri" w:cs="Calibri"/>
          <w:color w:val="0F4761" w:themeColor="accent1" w:themeShade="bf"/>
          <w:sz w:val="28"/>
          <w:szCs w:val="28"/>
          <w:lang w:val="en-IN"/>
        </w:rPr>
      </w:pPr>
      <w:ins w:id="2426" w:author="Winston.Huang" w:date="2025-05-19T17:01:00Z">
        <w:r>
          <w:rPr>
            <w:rFonts w:cs="Calibri" w:ascii="Calibri" w:hAnsi="Calibri"/>
            <w:color w:val="0F4761" w:themeColor="accent1" w:themeShade="bf"/>
            <w:sz w:val="28"/>
            <w:szCs w:val="28"/>
            <w:lang w:val="en-IN"/>
          </w:rPr>
          <w:t>4.</w:t>
        </w:r>
      </w:ins>
      <w:ins w:id="2427" w:author="Winston.Huang" w:date="2025-05-19T17:02:00Z">
        <w:r>
          <w:rPr>
            <w:rFonts w:cs="Calibri" w:ascii="Calibri" w:hAnsi="Calibri"/>
            <w:color w:val="0F4761" w:themeColor="accent1" w:themeShade="bf"/>
            <w:sz w:val="28"/>
            <w:szCs w:val="28"/>
            <w:lang w:val="en-IN"/>
          </w:rPr>
          <w:t xml:space="preserve"> </w:t>
        </w:r>
      </w:ins>
      <w:r>
        <w:rPr>
          <w:rFonts w:cs="Calibri" w:ascii="Calibri" w:hAnsi="Calibri"/>
          <w:color w:val="0F4761" w:themeColor="accent1" w:themeShade="bf"/>
          <w:sz w:val="28"/>
          <w:szCs w:val="28"/>
          <w:lang w:val="en-IN"/>
        </w:rPr>
        <w:t>Restricted Outbound Access</w:t>
      </w:r>
    </w:p>
    <w:p>
      <w:pPr>
        <w:pStyle w:val="Normal"/>
        <w:widowControl/>
        <w:numPr>
          <w:ilvl w:val="0"/>
          <w:numId w:val="327"/>
        </w:numPr>
        <w:spacing w:lineRule="auto" w:line="240" w:before="0" w:after="0"/>
        <w:rPr>
          <w:rFonts w:eastAsia="新細明體" w:cs="新細明體"/>
          <w:kern w:val="0"/>
          <w14:ligatures w14:val="none"/>
        </w:rPr>
      </w:pPr>
      <w:r>
        <w:rPr>
          <w:rFonts w:eastAsia="新細明體" w:cs="新細明體"/>
          <w:kern w:val="0"/>
          <w14:ligatures w14:val="none"/>
        </w:rPr>
        <w:t xml:space="preserve">The system allows outbound connections exclusively for essential services: </w:t>
      </w:r>
    </w:p>
    <w:p>
      <w:pPr>
        <w:pStyle w:val="Normal"/>
        <w:widowControl/>
        <w:numPr>
          <w:ilvl w:val="1"/>
          <w:numId w:val="327"/>
        </w:numPr>
        <w:spacing w:lineRule="auto" w:line="240" w:before="0" w:after="0"/>
        <w:rPr>
          <w:rFonts w:eastAsia="新細明體" w:cs="新細明體"/>
          <w:kern w:val="0"/>
          <w14:ligatures w14:val="none"/>
        </w:rPr>
      </w:pPr>
      <w:r>
        <w:rPr>
          <w:rFonts w:eastAsia="新細明體" w:cs="新細明體"/>
          <w:kern w:val="0"/>
          <w14:ligatures w14:val="none"/>
        </w:rPr>
        <w:t>DNS queries to resolve domain names</w:t>
      </w:r>
    </w:p>
    <w:p>
      <w:pPr>
        <w:pStyle w:val="Normal"/>
        <w:widowControl/>
        <w:numPr>
          <w:ilvl w:val="1"/>
          <w:numId w:val="327"/>
        </w:numPr>
        <w:spacing w:lineRule="auto" w:line="240" w:before="0" w:after="0"/>
        <w:rPr>
          <w:rFonts w:eastAsia="新細明體" w:cs="新細明體"/>
          <w:kern w:val="0"/>
          <w14:ligatures w14:val="none"/>
        </w:rPr>
      </w:pPr>
      <w:r>
        <w:rPr>
          <w:rFonts w:eastAsia="新細明體" w:cs="新細明體"/>
          <w:kern w:val="0"/>
          <w14:ligatures w14:val="none"/>
        </w:rPr>
        <w:t>HTTP/HTTPS for cloud API communication</w:t>
      </w:r>
    </w:p>
    <w:p>
      <w:pPr>
        <w:pStyle w:val="Normal"/>
        <w:widowControl/>
        <w:numPr>
          <w:ilvl w:val="1"/>
          <w:numId w:val="327"/>
        </w:numPr>
        <w:spacing w:lineRule="auto" w:line="240" w:before="0" w:after="0"/>
        <w:rPr>
          <w:rFonts w:eastAsia="新細明體" w:cs="新細明體"/>
          <w:kern w:val="0"/>
          <w14:ligatures w14:val="none"/>
        </w:rPr>
      </w:pPr>
      <w:r>
        <w:rPr>
          <w:rFonts w:eastAsia="新細明體" w:cs="新細明體"/>
          <w:kern w:val="0"/>
          <w14:ligatures w14:val="none"/>
        </w:rPr>
        <w:t>NTP for system time synchronization</w:t>
      </w:r>
    </w:p>
    <w:p>
      <w:pPr>
        <w:pStyle w:val="Normal"/>
        <w:widowControl/>
        <w:numPr>
          <w:ilvl w:val="0"/>
          <w:numId w:val="327"/>
        </w:numPr>
        <w:spacing w:lineRule="auto" w:line="240" w:before="0" w:after="0"/>
        <w:rPr>
          <w:rFonts w:eastAsia="新細明體" w:cs="新細明體"/>
          <w:kern w:val="0"/>
          <w14:ligatures w14:val="none"/>
          <w:ins w:id="2428" w:author="Winston.Huang" w:date="2025-05-19T17:01:00Z"/>
        </w:rPr>
      </w:pPr>
      <w:r>
        <w:rPr>
          <w:rFonts w:eastAsia="新細明體" w:cs="新細明體"/>
          <w:kern w:val="0"/>
          <w14:ligatures w14:val="none"/>
        </w:rPr>
        <w:t>No other outbound services are authorized.</w:t>
      </w:r>
    </w:p>
    <w:p>
      <w:pPr>
        <w:pStyle w:val="Normal"/>
        <w:widowControl/>
        <w:spacing w:lineRule="auto" w:line="240" w:before="0" w:after="0"/>
        <w:ind w:left="283" w:hanging="283"/>
        <w:rPr>
          <w:rFonts w:ascii="Calibri" w:hAnsi="Calibri" w:cs="Calibri"/>
          <w:color w:val="0F4761" w:themeColor="accent1" w:themeShade="bf"/>
          <w:sz w:val="28"/>
          <w:szCs w:val="28"/>
          <w:lang w:val="en-IN"/>
        </w:rPr>
      </w:pPr>
      <w:ins w:id="2429" w:author="Winston.Huang" w:date="2025-05-19T17:02:00Z">
        <w:r>
          <w:rPr>
            <w:rFonts w:cs="Calibri" w:ascii="Calibri" w:hAnsi="Calibri"/>
            <w:color w:val="0F4761" w:themeColor="accent1" w:themeShade="bf"/>
            <w:sz w:val="28"/>
            <w:szCs w:val="28"/>
            <w:lang w:val="en-IN"/>
          </w:rPr>
          <w:t xml:space="preserve">5. </w:t>
        </w:r>
      </w:ins>
      <w:r>
        <w:rPr>
          <w:rFonts w:cs="Calibri" w:ascii="Calibri" w:hAnsi="Calibri"/>
          <w:color w:val="0F4761" w:themeColor="accent1" w:themeShade="bf"/>
          <w:sz w:val="28"/>
          <w:szCs w:val="28"/>
          <w:lang w:val="en-IN"/>
        </w:rPr>
        <w:t>Service Hardening</w:t>
      </w:r>
    </w:p>
    <w:p>
      <w:pPr>
        <w:pStyle w:val="Normal"/>
        <w:widowControl/>
        <w:numPr>
          <w:ilvl w:val="0"/>
          <w:numId w:val="328"/>
        </w:numPr>
        <w:spacing w:lineRule="auto" w:line="240" w:before="0" w:after="0"/>
        <w:rPr>
          <w:rFonts w:eastAsia="新細明體" w:cs="新細明體"/>
          <w:kern w:val="0"/>
          <w14:ligatures w14:val="none"/>
        </w:rPr>
      </w:pPr>
      <w:r>
        <w:rPr>
          <w:rFonts w:eastAsia="新細明體" w:cs="新細明體"/>
          <w:kern w:val="0"/>
          <w14:ligatures w14:val="none"/>
        </w:rPr>
        <w:t>Services not necessary for system operation, such as mDNS (via Avahi) and printing (via CUPS), are disabled and masked.</w:t>
      </w:r>
    </w:p>
    <w:p>
      <w:pPr>
        <w:pStyle w:val="Normal"/>
        <w:widowControl/>
        <w:numPr>
          <w:ilvl w:val="0"/>
          <w:numId w:val="328"/>
        </w:numPr>
        <w:spacing w:lineRule="auto" w:line="240" w:before="0" w:after="0"/>
        <w:rPr>
          <w:rFonts w:eastAsia="新細明體" w:cs="新細明體"/>
          <w:kern w:val="0"/>
          <w14:ligatures w14:val="none"/>
          <w:ins w:id="2430" w:author="Winston.Huang" w:date="2025-05-19T17:02:00Z"/>
        </w:rPr>
      </w:pPr>
      <w:r>
        <w:rPr>
          <w:rFonts w:eastAsia="新細明體" w:cs="新細明體"/>
          <w:kern w:val="0"/>
          <w14:ligatures w14:val="none"/>
        </w:rPr>
        <w:t>This prevents accidental activation and eliminates associated open ports.</w:t>
      </w:r>
    </w:p>
    <w:p>
      <w:pPr>
        <w:pStyle w:val="Normal"/>
        <w:widowControl/>
        <w:spacing w:lineRule="auto" w:line="240" w:before="0" w:after="0"/>
        <w:ind w:left="283" w:hanging="283"/>
        <w:rPr>
          <w:rFonts w:ascii="Calibri" w:hAnsi="Calibri" w:cs="Calibri"/>
          <w:color w:val="0F4761" w:themeColor="accent1" w:themeShade="bf"/>
          <w:sz w:val="28"/>
          <w:szCs w:val="28"/>
          <w:lang w:val="en-IN"/>
        </w:rPr>
      </w:pPr>
      <w:ins w:id="2431" w:author="Winston.Huang" w:date="2025-05-19T17:02:00Z">
        <w:r>
          <w:rPr>
            <w:rFonts w:cs="Calibri" w:ascii="Calibri" w:hAnsi="Calibri"/>
            <w:color w:val="0F4761" w:themeColor="accent1" w:themeShade="bf"/>
            <w:sz w:val="28"/>
            <w:szCs w:val="28"/>
            <w:lang w:val="en-IN"/>
          </w:rPr>
          <w:t xml:space="preserve">6. </w:t>
        </w:r>
      </w:ins>
      <w:r>
        <w:rPr>
          <w:rFonts w:cs="Calibri" w:ascii="Calibri" w:hAnsi="Calibri"/>
          <w:color w:val="0F4761" w:themeColor="accent1" w:themeShade="bf"/>
          <w:sz w:val="28"/>
          <w:szCs w:val="28"/>
          <w:lang w:val="en-IN"/>
        </w:rPr>
        <w:t>Post-Configuration Validation</w:t>
      </w:r>
    </w:p>
    <w:p>
      <w:pPr>
        <w:pStyle w:val="Normal"/>
        <w:widowControl/>
        <w:numPr>
          <w:ilvl w:val="0"/>
          <w:numId w:val="329"/>
        </w:numPr>
        <w:spacing w:lineRule="auto" w:line="240" w:before="0" w:after="0"/>
        <w:rPr>
          <w:rFonts w:eastAsia="新細明體" w:cs="新細明體"/>
          <w:kern w:val="0"/>
          <w14:ligatures w14:val="none"/>
        </w:rPr>
      </w:pPr>
      <w:r>
        <w:rPr>
          <w:rFonts w:eastAsia="新細明體" w:cs="新細明體"/>
          <w:kern w:val="0"/>
          <w14:ligatures w14:val="none"/>
        </w:rPr>
        <w:t>A system-level review confirms that only intended services are active.</w:t>
      </w:r>
    </w:p>
    <w:p>
      <w:pPr>
        <w:pStyle w:val="Normal"/>
        <w:widowControl/>
        <w:numPr>
          <w:ilvl w:val="0"/>
          <w:numId w:val="329"/>
        </w:numPr>
        <w:spacing w:lineRule="auto" w:line="240" w:before="0" w:after="0"/>
        <w:rPr>
          <w:rFonts w:eastAsia="新細明體" w:cs="新細明體"/>
          <w:kern w:val="0"/>
          <w14:ligatures w14:val="none"/>
        </w:rPr>
      </w:pPr>
      <w:r>
        <w:rPr>
          <w:rFonts w:eastAsia="新細明體" w:cs="新細明體"/>
          <w:kern w:val="0"/>
          <w14:ligatures w14:val="none"/>
        </w:rPr>
        <w:t>No open or listening ports are detected beyond SSH and DNS resolution.</w:t>
      </w:r>
    </w:p>
    <w:p>
      <w:pPr>
        <w:pStyle w:val="Normal"/>
        <w:widowControl/>
        <w:numPr>
          <w:ilvl w:val="0"/>
          <w:numId w:val="329"/>
        </w:numPr>
        <w:spacing w:lineRule="auto" w:line="240" w:before="0" w:after="0"/>
        <w:rPr>
          <w:rFonts w:eastAsia="新細明體" w:cs="新細明體"/>
          <w:kern w:val="0"/>
          <w14:ligatures w14:val="none"/>
        </w:rPr>
      </w:pPr>
      <w:r>
        <w:rPr>
          <w:rFonts w:eastAsia="新細明體" w:cs="新細明體"/>
          <w:kern w:val="0"/>
          <w14:ligatures w14:val="none"/>
        </w:rPr>
        <w:t>Logs, configuration files, and system tools confirm the correctness and enforcement of segmentation and access policies.</w:t>
      </w:r>
    </w:p>
    <w:p>
      <w:pPr>
        <w:pStyle w:val="1"/>
        <w:pPrChange w:id="0" w:author="Winston.Huang" w:date="2025-09-02T16:27:00Z">
          <w:pPr>
            <w:widowControl/>
            <w:spacing w:lineRule="auto" w:line="259" w:before="240" w:after="240"/>
            <w:shd w:val="clear" w:color="auto" w:fill="FFFFFF" w:themeFill="background1"/>
          </w:pPr>
        </w:pPrChange>
        <w:rPr>
          <w:del w:id="2434" w:author="Winston.Huang" w:date="2025-05-19T17:01:00Z"/>
        </w:rPr>
      </w:pPr>
      <w:del w:id="2432" w:author="Winston.Huang" w:date="2025-05-19T17:01:00Z">
        <w:r>
          <w:rPr>
            <w:lang w:val="en-IN"/>
          </w:rPr>
          <w:delText xml:space="preserve">        </w:delText>
        </w:r>
      </w:del>
      <w:del w:id="2433" w:author="Winston.Huang" w:date="2025-05-19T17:01:00Z">
        <w:r>
          <w:rPr>
            <w:lang w:val="en-IN"/>
          </w:rPr>
          <w:delText>Install IPTables:</w:delText>
        </w:r>
      </w:del>
    </w:p>
    <w:p>
      <w:pPr>
        <w:pStyle w:val="1"/>
        <w:pPrChange w:id="0" w:author="Winston.Huang" w:date="2025-09-02T16:27:00Z">
          <w:pPr>
            <w:pStyle w:val="ListParagraph"/>
            <w:numPr>
              <w:ilvl w:val="0"/>
              <w:numId w:val="297"/>
            </w:numPr>
            <w:widowControl/>
            <w:ind w:left="1440" w:hanging="360"/>
            <w:contextualSpacing/>
            <w:spacing w:lineRule="auto" w:line="259" w:before="0" w:after="0"/>
            <w:shd w:val="clear" w:color="auto" w:fill="FFFFFF" w:themeFill="background1"/>
          </w:pPr>
        </w:pPrChange>
        <w:rPr>
          <w:lang w:val="en-IN"/>
          <w:del w:id="2437" w:author="Winston.Huang" w:date="2025-05-19T17:01:00Z"/>
        </w:rPr>
      </w:pPr>
      <w:del w:id="2435" w:author="Winston.Huang" w:date="2025-05-19T17:01:00Z">
        <w:r>
          <w:rPr>
            <w:lang w:val="en-IN"/>
          </w:rPr>
          <w:delText xml:space="preserve">Now install ip tables by using </w:delText>
        </w:r>
      </w:del>
      <w:del w:id="2436" w:author="Winston.Huang" w:date="2025-05-19T17:01:00Z">
        <w:r>
          <w:rPr>
            <w:lang w:val="en-IN"/>
          </w:rPr>
          <w:delText>apt install iptables command with sudo privileges.</w:delText>
        </w:r>
      </w:del>
    </w:p>
    <w:p>
      <w:pPr>
        <w:pStyle w:val="1"/>
        <w:pPrChange w:id="0" w:author="Winston.Huang" w:date="2025-09-02T16:27:00Z">
          <w:pPr>
            <w:widowControl/>
            <w:spacing w:lineRule="auto" w:line="259" w:before="240" w:after="240"/>
            <w:shd w:val="clear" w:color="auto" w:fill="FFFFFF" w:themeFill="background1"/>
          </w:pPr>
        </w:pPrChange>
        <w:rPr>
          <w:del w:id="2440" w:author="Winston.Huang" w:date="2025-05-19T17:01:00Z"/>
        </w:rPr>
      </w:pPr>
      <w:del w:id="2438" w:author="Winston.Huang" w:date="2025-05-19T17:01:00Z">
        <w:r>
          <w:rPr>
            <w:lang w:val="en-IN"/>
          </w:rPr>
          <w:delText xml:space="preserve">       </w:delText>
        </w:r>
      </w:del>
      <w:del w:id="2439" w:author="Winston.Huang" w:date="2025-05-19T17:01:00Z">
        <w:r>
          <w:rPr>
            <w:lang w:val="en-IN"/>
          </w:rPr>
          <w:delText xml:space="preserve">Configure IPTables Rules: </w:delText>
        </w:r>
      </w:del>
    </w:p>
    <w:p>
      <w:pPr>
        <w:pStyle w:val="1"/>
        <w:pPrChange w:id="0" w:author="Winston.Huang" w:date="2025-09-02T16:27:00Z">
          <w:pPr>
            <w:pStyle w:val="ListParagraph"/>
            <w:numPr>
              <w:ilvl w:val="0"/>
              <w:numId w:val="295"/>
            </w:numPr>
            <w:widowControl/>
            <w:ind w:left="1440" w:hanging="360"/>
            <w:contextualSpacing/>
            <w:spacing w:lineRule="auto" w:line="259" w:before="240" w:after="240"/>
            <w:shd w:val="clear" w:color="auto" w:fill="FFFFFF" w:themeFill="background1"/>
          </w:pPr>
        </w:pPrChange>
        <w:rPr>
          <w:del w:id="2443" w:author="Winston.Huang" w:date="2025-05-19T17:01:00Z"/>
        </w:rPr>
      </w:pPr>
      <w:del w:id="2441" w:author="Winston.Huang" w:date="2025-05-19T17:01:00Z">
        <w:r>
          <w:rPr>
            <w:lang w:val="en-IN"/>
          </w:rPr>
          <w:delText xml:space="preserve"> </w:delText>
        </w:r>
      </w:del>
      <w:del w:id="2442" w:author="Winston.Huang" w:date="2025-05-19T17:01:00Z">
        <w:r>
          <w:rPr>
            <w:lang w:val="en-IN"/>
          </w:rPr>
          <w:delText>Create rules to segment network traffic.</w:delText>
        </w:r>
      </w:del>
    </w:p>
    <w:p>
      <w:pPr>
        <w:pStyle w:val="1"/>
        <w:pPrChange w:id="0" w:author="Winston.Huang" w:date="2025-09-02T16:27:00Z">
          <w:pPr>
            <w:pStyle w:val="ListParagraph"/>
            <w:numPr>
              <w:ilvl w:val="0"/>
              <w:numId w:val="295"/>
            </w:numPr>
            <w:widowControl/>
            <w:ind w:left="1440" w:hanging="360"/>
            <w:contextualSpacing/>
            <w:spacing w:lineRule="auto" w:line="259" w:before="240" w:after="240"/>
            <w:shd w:val="clear" w:color="auto" w:fill="FFFFFF" w:themeFill="background1"/>
          </w:pPr>
        </w:pPrChange>
        <w:rPr>
          <w:lang w:val="en-IN"/>
          <w:del w:id="2447" w:author="Winston.Huang" w:date="2025-05-19T17:01:00Z"/>
        </w:rPr>
      </w:pPr>
      <w:del w:id="2444" w:author="Winston.Huang" w:date="2025-05-19T17:01:00Z">
        <w:r>
          <w:rPr>
            <w:lang w:val="en-IN"/>
          </w:rPr>
          <w:delText>By using iptables -A INPUT -i eth0 -p tcp --dport 22 -j ACCEPT,</w:delText>
        </w:r>
      </w:del>
      <w:del w:id="2445" w:author="Winston.Huang" w:date="2025-05-19T17:01:00Z">
        <w:r>
          <w:rPr/>
          <w:br/>
        </w:r>
      </w:del>
      <w:del w:id="2446" w:author="Winston.Huang" w:date="2025-05-19T17:01:00Z">
        <w:r>
          <w:rPr>
            <w:lang w:val="en-IN"/>
          </w:rPr>
          <w:delText xml:space="preserve"> iptables -A INPUT -i eth1 -p tcp --dport 80 -j ACCEPT and iptables -A INPUT -j DROP commands with Sudo privileges.</w:delText>
        </w:r>
      </w:del>
    </w:p>
    <w:p>
      <w:pPr>
        <w:pStyle w:val="1"/>
        <w:pPrChange w:id="0" w:author="Winston.Huang" w:date="2025-09-02T16:27:00Z">
          <w:pPr>
            <w:widowControl/>
            <w:spacing w:lineRule="auto" w:line="259" w:before="240" w:after="240"/>
            <w:shd w:val="clear" w:color="auto" w:fill="FFFFFF" w:themeFill="background1"/>
          </w:pPr>
        </w:pPrChange>
        <w:rPr>
          <w:del w:id="2450" w:author="Winston.Huang" w:date="2025-05-19T17:01:00Z"/>
        </w:rPr>
      </w:pPr>
      <w:del w:id="2448" w:author="Winston.Huang" w:date="2025-05-19T17:01:00Z">
        <w:r>
          <w:rPr>
            <w:lang w:val="en-IN"/>
          </w:rPr>
          <w:delText xml:space="preserve">           </w:delText>
        </w:r>
      </w:del>
      <w:del w:id="2449" w:author="Winston.Huang" w:date="2025-05-19T17:01:00Z">
        <w:r>
          <w:rPr>
            <w:lang w:val="en-IN"/>
          </w:rPr>
          <w:delText xml:space="preserve">Save IPTables Rules: </w:delText>
        </w:r>
      </w:del>
    </w:p>
    <w:p>
      <w:pPr>
        <w:pStyle w:val="1"/>
        <w:pPrChange w:id="0" w:author="Winston.Huang" w:date="2025-09-02T16:27:00Z">
          <w:pPr>
            <w:pStyle w:val="ListParagraph"/>
            <w:numPr>
              <w:ilvl w:val="0"/>
              <w:numId w:val="294"/>
            </w:numPr>
            <w:widowControl/>
            <w:ind w:left="1440" w:hanging="360"/>
            <w:contextualSpacing/>
            <w:spacing w:lineRule="auto" w:line="259" w:before="240" w:after="240"/>
            <w:shd w:val="clear" w:color="auto" w:fill="FFFFFF" w:themeFill="background1"/>
          </w:pPr>
        </w:pPrChange>
        <w:rPr>
          <w:del w:id="2452" w:author="Winston.Huang" w:date="2025-05-19T17:01:00Z"/>
        </w:rPr>
      </w:pPr>
      <w:del w:id="2451" w:author="Winston.Huang" w:date="2025-05-19T17:01:00Z">
        <w:r>
          <w:rPr>
            <w:lang w:val="en-IN"/>
          </w:rPr>
          <w:delText>Persist the rules across reboots.</w:delText>
        </w:r>
      </w:del>
    </w:p>
    <w:p>
      <w:pPr>
        <w:pStyle w:val="1"/>
        <w:pPrChange w:id="0" w:author="Winston.Huang" w:date="2025-09-02T16:27:00Z">
          <w:pPr>
            <w:pStyle w:val="ListParagraph"/>
            <w:numPr>
              <w:ilvl w:val="0"/>
              <w:numId w:val="294"/>
            </w:numPr>
            <w:widowControl/>
            <w:ind w:left="1440" w:hanging="360"/>
            <w:contextualSpacing/>
            <w:spacing w:lineRule="auto" w:line="259" w:before="240" w:after="240"/>
            <w:shd w:val="clear" w:color="auto" w:fill="FFFFFF" w:themeFill="background1"/>
          </w:pPr>
        </w:pPrChange>
        <w:rPr>
          <w:lang w:val="en-IN"/>
          <w:del w:id="2453" w:author="Winston.Huang" w:date="2025-05-19T17:01:00Z"/>
        </w:rPr>
      </w:pPr>
      <w:r>
        <w:rPr>
          <w:lang w:val="en-IN"/>
        </w:rPr>
        <w:t xml:space="preserve">By using </w:t>
      </w:r>
      <w:r>
        <w:rPr>
          <w:lang w:val="en-IN"/>
        </w:rPr>
        <w:t>iptables-save &gt; /etc/iptables/rules.v4 command with sudo privileges.</w:t>
      </w:r>
    </w:p>
    <w:p>
      <w:pPr>
        <w:pStyle w:val="1"/>
        <w:pPrChange w:id="0" w:author="Winston.Huang" w:date="2025-09-02T16:27:00Z">
          <w:pPr>
            <w:keepLines/>
            <w:keepNext w:val="true"/>
            <w:spacing w:lineRule="auto" w:line="240" w:before="480" w:after="0"/>
          </w:pPr>
        </w:pPrChange>
        <w:rPr>
          <w:rStyle w:val="Heading1Char"/>
          <w:rFonts w:ascii="Aptos Display" w:hAnsi="Aptos Display" w:eastAsia="Aptos Display" w:cs="Aptos Display"/>
          <w:sz w:val="48"/>
          <w:szCs w:val="48"/>
        </w:rPr>
      </w:pPr>
      <w:bookmarkStart w:id="202" w:name="_Toc207723351"/>
      <w:r>
        <w:rPr>
          <w:rStyle w:val="Heading1Char"/>
          <w:rFonts w:eastAsia="Aptos Display" w:cs="Aptos Display"/>
          <w:sz w:val="48"/>
          <w:szCs w:val="48"/>
        </w:rPr>
        <w:t>FR6 – Timely response to events</w:t>
      </w:r>
      <w:bookmarkEnd w:id="202"/>
    </w:p>
    <w:p>
      <w:pPr>
        <w:pStyle w:val="2"/>
        <w:widowControl/>
        <w:rPr/>
      </w:pPr>
      <w:bookmarkStart w:id="203" w:name="_Toc207723352"/>
      <w:r>
        <w:rPr/>
        <w:t>CR 6.1 – Auditlog accessibility</w:t>
      </w:r>
      <w:bookmarkEnd w:id="203"/>
    </w:p>
    <w:p>
      <w:pPr>
        <w:pStyle w:val="Normal"/>
        <w:widowControl/>
        <w:spacing w:lineRule="auto" w:line="240" w:before="0" w:after="0"/>
        <w:rPr/>
      </w:pPr>
      <w:r>
        <w:rPr>
          <w:color w:val="0D0D0D" w:themeColor="text1" w:themeTint="f2"/>
        </w:rPr>
        <w:t>Audit log accessibility ensures that authorized personnel and tools can access audit logs on a read-only basis, as required by IEC 62443-4-2 CR 6.1.</w:t>
      </w:r>
    </w:p>
    <w:p>
      <w:pPr>
        <w:pStyle w:val="3"/>
        <w:widowControl/>
        <w:rPr>
          <w:rFonts w:ascii="Aptos" w:hAnsi="Aptos" w:eastAsia="Aptos" w:cs="Aptos"/>
        </w:rPr>
      </w:pPr>
      <w:bookmarkStart w:id="204" w:name="_Toc207723353"/>
      <w:r>
        <w:rPr>
          <w:rFonts w:eastAsia="Aptos" w:cs="Aptos"/>
        </w:rPr>
        <w:t>Statement</w:t>
      </w:r>
      <w:bookmarkEnd w:id="204"/>
    </w:p>
    <w:p>
      <w:pPr>
        <w:pStyle w:val="NormalWeb"/>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color w:val="0D0D0D" w:themeColor="text1" w:themeTint="f2"/>
        </w:rPr>
        <w:t>This document demonstrates compliance with IEC 62443-4-2 CR 6.1 Audit log accessibility requirements by using the built-in event viewer capabilities of the Ubuntu 22.04 LTS operating system. This method ensures that authorized personnel and tools can access audit logs on a read-only basis.</w:t>
      </w:r>
    </w:p>
    <w:p>
      <w:pPr>
        <w:pStyle w:val="3"/>
        <w:widowControl/>
        <w:rPr>
          <w:rFonts w:ascii="Aptos" w:hAnsi="Aptos" w:eastAsia="Aptos" w:cs="Aptos"/>
        </w:rPr>
      </w:pPr>
      <w:bookmarkStart w:id="205" w:name="_Toc207723354"/>
      <w:r>
        <w:rPr>
          <w:rFonts w:eastAsia="Aptos" w:cs="Aptos"/>
        </w:rPr>
        <w:t>Evidence</w:t>
      </w:r>
      <w:bookmarkEnd w:id="205"/>
    </w:p>
    <w:p>
      <w:pPr>
        <w:pStyle w:val="NormalWeb"/>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color w:val="0D0D0D" w:themeColor="text1" w:themeTint="f2"/>
        </w:rPr>
        <w:t xml:space="preserve">Ubuntu 22.04 LTS includes robust logging and audit capabilities through its system logs and </w:t>
      </w:r>
      <w:r>
        <w:rPr>
          <w:rFonts w:eastAsia="新細明體" w:cs="Arial" w:ascii="Aptos" w:hAnsi="Aptos" w:asciiTheme="minorHAnsi" w:cstheme="minorBidi" w:eastAsiaTheme="minorEastAsia" w:hAnsiTheme="minorHAnsi"/>
          <w:b/>
          <w:bCs/>
          <w:color w:val="0D0D0D" w:themeColor="text1" w:themeTint="f2"/>
        </w:rPr>
        <w:t>journalctl</w:t>
      </w:r>
      <w:r>
        <w:rPr>
          <w:rFonts w:eastAsia="新細明體" w:cs="Arial" w:ascii="Aptos" w:hAnsi="Aptos" w:asciiTheme="minorHAnsi" w:cstheme="minorBidi" w:eastAsiaTheme="minorEastAsia" w:hAnsiTheme="minorHAnsi"/>
          <w:color w:val="0D0D0D" w:themeColor="text1" w:themeTint="f2"/>
        </w:rPr>
        <w:t xml:space="preserve"> tool. These tools provide read-only access to audit logs for authorized users, meeting the requirements of IEC 62443-4-2 CR 6.1. The configuration ensures that logs are protected from unauthorized modification while remaining accessible for review and analysis.</w:t>
      </w:r>
    </w:p>
    <w:p>
      <w:pPr>
        <w:pStyle w:val="3"/>
        <w:widowControl/>
        <w:spacing w:lineRule="auto" w:line="240" w:before="160" w:after="0"/>
        <w:rPr>
          <w:rFonts w:ascii="Aptos" w:hAnsi="Aptos" w:eastAsia="Aptos" w:cs="Aptos"/>
        </w:rPr>
      </w:pPr>
      <w:bookmarkStart w:id="206" w:name="_Toc207723355"/>
      <w:r>
        <w:rPr>
          <w:rFonts w:eastAsia="Aptos" w:cs="Aptos"/>
        </w:rPr>
        <w:t>Detailed Setting Steps</w:t>
      </w:r>
      <w:bookmarkEnd w:id="206"/>
    </w:p>
    <w:p>
      <w:pPr>
        <w:pStyle w:val="Normal"/>
        <w:widowControl/>
        <w:spacing w:lineRule="auto" w:line="259" w:before="16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 Install and Configure System Logging</w:t>
      </w:r>
    </w:p>
    <w:p>
      <w:pPr>
        <w:pStyle w:val="Normal"/>
        <w:widowControl/>
        <w:shd w:val="clear" w:color="auto" w:fill="FFFFFF" w:themeFill="background1"/>
        <w:spacing w:lineRule="auto" w:line="259" w:before="240" w:after="240"/>
        <w:rPr>
          <w:rFonts w:ascii="Aptos" w:hAnsi="Aptos" w:cs="Aptos"/>
          <w:color w:val="000000" w:themeColor="text1"/>
        </w:rPr>
      </w:pPr>
      <w:r>
        <w:rPr>
          <w:rFonts w:eastAsia="Aptos" w:cs="Aptos"/>
          <w:b/>
          <w:bCs/>
          <w:color w:val="000000" w:themeColor="text1"/>
          <w:lang w:val="en-IN"/>
        </w:rPr>
        <w:t>Ensure Systemd Journal is Active</w:t>
      </w:r>
      <w:r>
        <w:rPr>
          <w:rFonts w:eastAsia="Aptos" w:cs="Aptos"/>
          <w:color w:val="000000" w:themeColor="text1"/>
          <w:lang w:val="en-IN"/>
        </w:rPr>
        <w:t xml:space="preserve">: </w:t>
      </w:r>
    </w:p>
    <w:p>
      <w:pPr>
        <w:pStyle w:val="ListParagraph"/>
        <w:widowControl/>
        <w:numPr>
          <w:ilvl w:val="1"/>
          <w:numId w:val="288"/>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The systemd journal is enabled by default on Ubuntu 22.04 LTS. Verify that it is running:</w:t>
      </w:r>
    </w:p>
    <w:p>
      <w:pPr>
        <w:pStyle w:val="ListParagraph"/>
        <w:widowControl/>
        <w:numPr>
          <w:ilvl w:val="1"/>
          <w:numId w:val="288"/>
        </w:numPr>
        <w:shd w:val="clear" w:color="auto" w:fill="FFFFFF" w:themeFill="background1"/>
        <w:spacing w:lineRule="auto" w:line="259" w:before="0" w:after="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Now verify the systemmd journal is active by using</w:t>
      </w:r>
      <w:r>
        <w:rPr>
          <w:rFonts w:eastAsia="Aptos" w:cs="Aptos"/>
          <w:b/>
          <w:bCs/>
          <w:color w:val="000000" w:themeColor="text1"/>
          <w:lang w:val="en-IN"/>
        </w:rPr>
        <w:t xml:space="preserve"> systemctl status systemd-journald </w:t>
      </w:r>
      <w:r>
        <w:rPr>
          <w:rFonts w:eastAsia="Aptos" w:cs="Aptos"/>
          <w:color w:val="000000" w:themeColor="text1"/>
          <w:lang w:val="en-IN"/>
        </w:rPr>
        <w:t>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eastAsia="Aptos" w:cs="Aptos"/>
          <w:b/>
          <w:bCs/>
          <w:color w:val="000000" w:themeColor="text1"/>
          <w:lang w:val="en-IN"/>
        </w:rPr>
        <w:t>Configure Persistent Logging</w:t>
      </w:r>
      <w:r>
        <w:rPr>
          <w:rFonts w:eastAsia="Aptos" w:cs="Aptos"/>
          <w:color w:val="000000" w:themeColor="text1"/>
          <w:lang w:val="en-IN"/>
        </w:rPr>
        <w:t xml:space="preserve">: </w:t>
      </w:r>
    </w:p>
    <w:p>
      <w:pPr>
        <w:pStyle w:val="ListParagraph"/>
        <w:widowControl/>
        <w:numPr>
          <w:ilvl w:val="1"/>
          <w:numId w:val="287"/>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To ensure logs are saved across reboots, enable persistent logging:</w:t>
      </w:r>
    </w:p>
    <w:p>
      <w:pPr>
        <w:pStyle w:val="ListParagraph"/>
        <w:widowControl/>
        <w:numPr>
          <w:ilvl w:val="1"/>
          <w:numId w:val="287"/>
        </w:numPr>
        <w:shd w:val="clear" w:color="auto" w:fill="FFFFFF" w:themeFill="background1"/>
        <w:spacing w:lineRule="auto" w:line="259" w:before="240" w:after="240"/>
        <w:contextualSpacing/>
        <w:rPr>
          <w:rFonts w:ascii="Aptos" w:hAnsi="Aptos" w:eastAsia="Aptos" w:cs="Aptos"/>
          <w:color w:val="0F4761" w:themeColor="accent1" w:themeShade="bf"/>
          <w:sz w:val="28"/>
          <w:szCs w:val="28"/>
        </w:rPr>
      </w:pPr>
      <w:r>
        <w:rPr>
          <w:rFonts w:eastAsia="Aptos" w:cs="Aptos"/>
          <w:color w:val="000000" w:themeColor="text1"/>
          <w:lang w:val="en-IN"/>
        </w:rPr>
        <w:t xml:space="preserve">Now configure and enable persistent Logging by using </w:t>
      </w:r>
      <w:r>
        <w:rPr>
          <w:rFonts w:eastAsia="Aptos" w:cs="Aptos"/>
          <w:b/>
          <w:bCs/>
          <w:color w:val="000000" w:themeColor="text1"/>
          <w:lang w:val="en-IN"/>
        </w:rPr>
        <w:t xml:space="preserve">mkdir -p /var/log/journal, systemd-tmpfiles --create --prefix /var/log/journal </w:t>
      </w:r>
      <w:r>
        <w:rPr>
          <w:rFonts w:eastAsia="Aptos" w:cs="Aptos"/>
          <w:color w:val="000000" w:themeColor="text1"/>
          <w:lang w:val="en-IN"/>
        </w:rPr>
        <w:t>and</w:t>
      </w:r>
      <w:r>
        <w:rPr>
          <w:rFonts w:eastAsia="Aptos" w:cs="Aptos"/>
          <w:b/>
          <w:bCs/>
          <w:color w:val="000000" w:themeColor="text1"/>
          <w:lang w:val="en-IN"/>
        </w:rPr>
        <w:t xml:space="preserve"> systemctl restart systemd-journald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2: Set Up Audit Logging</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eastAsia="Aptos" w:cs="Aptos"/>
          <w:b/>
          <w:bCs/>
          <w:color w:val="000000" w:themeColor="text1"/>
          <w:lang w:val="en-IN"/>
        </w:rPr>
        <w:t>Install Auditd</w:t>
      </w:r>
      <w:r>
        <w:rPr>
          <w:rFonts w:eastAsia="Aptos" w:cs="Aptos"/>
          <w:color w:val="000000" w:themeColor="text1"/>
          <w:lang w:val="en-IN"/>
        </w:rPr>
        <w:t xml:space="preserve">: </w:t>
      </w:r>
    </w:p>
    <w:p>
      <w:pPr>
        <w:pStyle w:val="ListParagraph"/>
        <w:widowControl/>
        <w:numPr>
          <w:ilvl w:val="0"/>
          <w:numId w:val="286"/>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Install the audit daemon to capture detailed audit logs:</w:t>
      </w:r>
    </w:p>
    <w:p>
      <w:pPr>
        <w:pStyle w:val="ListParagraph"/>
        <w:widowControl/>
        <w:numPr>
          <w:ilvl w:val="0"/>
          <w:numId w:val="286"/>
        </w:numPr>
        <w:shd w:val="clear" w:color="auto" w:fill="FFFFFF" w:themeFill="background1"/>
        <w:spacing w:lineRule="auto" w:line="259" w:before="240" w:after="240"/>
        <w:contextualSpacing/>
        <w:rPr>
          <w:rFonts w:ascii="Aptos" w:hAnsi="Aptos" w:eastAsia="Aptos" w:cs="Aptos"/>
          <w:b/>
          <w:b/>
          <w:bCs/>
          <w:color w:val="000000" w:themeColor="text1"/>
          <w:lang w:val="en-IN"/>
        </w:rPr>
      </w:pPr>
      <w:r>
        <w:rPr>
          <w:rFonts w:eastAsia="Aptos" w:cs="Aptos"/>
          <w:color w:val="000000" w:themeColor="text1"/>
          <w:lang w:val="en-IN"/>
        </w:rPr>
        <w:t xml:space="preserve">Now install auditd daemon by using </w:t>
      </w:r>
      <w:r>
        <w:rPr>
          <w:rFonts w:eastAsia="Aptos" w:cs="Aptos"/>
          <w:b/>
          <w:bCs/>
          <w:color w:val="000000" w:themeColor="text1"/>
          <w:lang w:val="en-IN"/>
        </w:rPr>
        <w:t xml:space="preserve">apt update </w:t>
      </w:r>
      <w:r>
        <w:rPr>
          <w:rFonts w:eastAsia="Aptos" w:cs="Aptos"/>
          <w:color w:val="000000" w:themeColor="text1"/>
          <w:lang w:val="en-IN"/>
        </w:rPr>
        <w:t xml:space="preserve">and </w:t>
      </w:r>
      <w:r>
        <w:rPr>
          <w:rFonts w:eastAsia="Aptos" w:cs="Aptos"/>
          <w:b/>
          <w:bCs/>
          <w:color w:val="000000" w:themeColor="text1"/>
          <w:lang w:val="en-IN"/>
        </w:rPr>
        <w:t xml:space="preserve">apt install auditd audispd-plugins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59" w:before="0" w:after="0"/>
        <w:rPr>
          <w:rFonts w:ascii="Aptos" w:hAnsi="Aptos" w:cs="Aptos"/>
          <w:color w:val="000000" w:themeColor="text1"/>
        </w:rPr>
      </w:pPr>
      <w:r>
        <w:rPr>
          <w:rFonts w:eastAsia="Aptos" w:cs="Aptos"/>
          <w:b/>
          <w:bCs/>
          <w:color w:val="000000" w:themeColor="text1"/>
          <w:lang w:val="en-IN"/>
        </w:rPr>
        <w:t>Start and Enable Auditd</w:t>
      </w:r>
      <w:r>
        <w:rPr>
          <w:rFonts w:eastAsia="Aptos" w:cs="Aptos"/>
          <w:color w:val="000000" w:themeColor="text1"/>
          <w:lang w:val="en-IN"/>
        </w:rPr>
        <w:t>:</w:t>
      </w:r>
    </w:p>
    <w:p>
      <w:pPr>
        <w:pStyle w:val="ListParagraph"/>
        <w:widowControl/>
        <w:numPr>
          <w:ilvl w:val="0"/>
          <w:numId w:val="285"/>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Ensure the audit daemon starts on boot:</w:t>
      </w:r>
    </w:p>
    <w:p>
      <w:pPr>
        <w:pStyle w:val="ListParagraph"/>
        <w:widowControl/>
        <w:numPr>
          <w:ilvl w:val="0"/>
          <w:numId w:val="285"/>
        </w:numPr>
        <w:shd w:val="clear" w:color="auto" w:fill="FFFFFF" w:themeFill="background1"/>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 xml:space="preserve">Now start and enable the audit daemon by using </w:t>
      </w:r>
      <w:r>
        <w:rPr>
          <w:rFonts w:eastAsia="Aptos" w:cs="Aptos"/>
          <w:b/>
          <w:bCs/>
          <w:color w:val="000000" w:themeColor="text1"/>
          <w:lang w:val="en-IN"/>
        </w:rPr>
        <w:t xml:space="preserve">systemctl start auditd </w:t>
      </w:r>
      <w:r>
        <w:rPr>
          <w:rFonts w:eastAsia="Aptos" w:cs="Aptos"/>
          <w:color w:val="000000" w:themeColor="text1"/>
          <w:lang w:val="en-IN"/>
        </w:rPr>
        <w:t xml:space="preserve">and </w:t>
      </w:r>
      <w:r>
        <w:rPr>
          <w:rFonts w:eastAsia="Aptos" w:cs="Aptos"/>
          <w:b/>
          <w:bCs/>
          <w:color w:val="000000" w:themeColor="text1"/>
          <w:lang w:val="en-IN"/>
        </w:rPr>
        <w:t>systemctl enable auditd</w:t>
      </w:r>
      <w:r>
        <w:rPr>
          <w:rFonts w:eastAsia="Aptos" w:cs="Aptos"/>
          <w:color w:val="000000" w:themeColor="text1"/>
          <w:lang w:val="en-IN"/>
        </w:rPr>
        <w:t xml:space="preserve"> commands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59" w:before="0" w:after="0"/>
        <w:rPr>
          <w:rFonts w:ascii="Aptos" w:hAnsi="Aptos" w:eastAsia="Aptos" w:cs="Aptos"/>
          <w:color w:val="000000" w:themeColor="text1"/>
        </w:rPr>
      </w:pPr>
      <w:r>
        <w:rPr>
          <w:rFonts w:eastAsia="Aptos" w:cs="Aptos"/>
          <w:b/>
          <w:bCs/>
          <w:color w:val="000000" w:themeColor="text1"/>
          <w:lang w:val="en-IN"/>
        </w:rPr>
        <w:t>Configure Audit Rules</w:t>
      </w:r>
      <w:r>
        <w:rPr>
          <w:rFonts w:eastAsia="Aptos" w:cs="Aptos"/>
          <w:color w:val="000000" w:themeColor="text1"/>
          <w:lang w:val="en-IN"/>
        </w:rPr>
        <w:t xml:space="preserve">: </w:t>
      </w:r>
    </w:p>
    <w:p>
      <w:pPr>
        <w:pStyle w:val="ListParagraph"/>
        <w:widowControl/>
        <w:numPr>
          <w:ilvl w:val="0"/>
          <w:numId w:val="289"/>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 xml:space="preserve">Define audit rules in </w:t>
      </w:r>
      <w:r>
        <w:rPr>
          <w:rFonts w:eastAsia="Aptos" w:cs="Aptos"/>
          <w:b/>
          <w:bCs/>
          <w:color w:val="000000" w:themeColor="text1"/>
          <w:lang w:val="en-IN"/>
        </w:rPr>
        <w:t>/etc/audit/rules.d/audit.rules</w:t>
      </w:r>
      <w:r>
        <w:rPr>
          <w:rFonts w:eastAsia="Aptos" w:cs="Aptos"/>
          <w:color w:val="000000" w:themeColor="text1"/>
          <w:lang w:val="en-IN"/>
        </w:rPr>
        <w:t>. For example, to log all administrative actions:</w:t>
      </w:r>
    </w:p>
    <w:p>
      <w:pPr>
        <w:pStyle w:val="ListParagraph"/>
        <w:widowControl/>
        <w:numPr>
          <w:ilvl w:val="0"/>
          <w:numId w:val="289"/>
        </w:numPr>
        <w:shd w:val="clear" w:color="auto" w:fill="FFFFFF" w:themeFill="background1"/>
        <w:spacing w:lineRule="auto" w:line="259" w:before="240" w:after="240"/>
        <w:contextualSpacing/>
        <w:rPr>
          <w:rFonts w:ascii="Aptos" w:hAnsi="Aptos" w:eastAsia="Aptos" w:cs="Aptos"/>
          <w:b/>
          <w:b/>
          <w:bCs/>
          <w:color w:val="000000" w:themeColor="text1"/>
          <w:lang w:val="en-IN"/>
        </w:rPr>
      </w:pPr>
      <w:r>
        <w:rPr>
          <w:rFonts w:eastAsia="Aptos" w:cs="Aptos"/>
          <w:color w:val="000000" w:themeColor="text1"/>
          <w:lang w:val="en-IN"/>
        </w:rPr>
        <w:t xml:space="preserve">Now configure audit rules by using </w:t>
      </w:r>
      <w:r>
        <w:rPr>
          <w:rFonts w:eastAsia="Aptos" w:cs="Aptos"/>
          <w:b/>
          <w:bCs/>
          <w:color w:val="000000" w:themeColor="text1"/>
          <w:lang w:val="en-IN"/>
        </w:rPr>
        <w:t xml:space="preserve">echo "-w /etc/sudoers -p wa -k sudo" | sudo tee -a /etc/audit/rules.d/audit.rules </w:t>
      </w:r>
      <w:r>
        <w:rPr>
          <w:rFonts w:eastAsia="Aptos" w:cs="Aptos"/>
          <w:color w:val="000000" w:themeColor="text1"/>
          <w:lang w:val="en-IN"/>
        </w:rPr>
        <w:t xml:space="preserve">and </w:t>
      </w:r>
      <w:r>
        <w:rPr>
          <w:rFonts w:eastAsia="Aptos" w:cs="Aptos"/>
          <w:b/>
          <w:bCs/>
          <w:color w:val="000000" w:themeColor="text1"/>
          <w:lang w:val="en-IN"/>
        </w:rPr>
        <w:t xml:space="preserve">systemctl restart auditd </w:t>
      </w:r>
      <w:r>
        <w:rPr>
          <w:rFonts w:eastAsia="Aptos" w:cs="Aptos"/>
          <w:color w:val="000000" w:themeColor="text1"/>
          <w:lang w:val="en-IN"/>
        </w:rPr>
        <w:t xml:space="preserve">commands with </w:t>
      </w:r>
      <w:r>
        <w:rPr>
          <w:rFonts w:eastAsia="Aptos" w:cs="Aptos"/>
          <w:b/>
          <w:bCs/>
          <w:color w:val="000000" w:themeColor="text1"/>
          <w:lang w:val="en-IN"/>
        </w:rPr>
        <w:t xml:space="preserve">sudo </w:t>
      </w:r>
      <w:r>
        <w:rPr>
          <w:rFonts w:eastAsia="Aptos" w:cs="Aptos"/>
          <w:color w:val="000000" w:themeColor="text1"/>
          <w:lang w:val="en-IN"/>
        </w:rPr>
        <w:t>privileges.</w:t>
      </w:r>
      <w:r>
        <w:rPr>
          <w:rFonts w:eastAsia="Aptos" w:cs="Aptos"/>
          <w:b/>
          <w:bCs/>
          <w:color w:val="000000" w:themeColor="text1"/>
          <w:lang w:val="en-IN"/>
        </w:rPr>
        <w:t xml:space="preserve"> </w:t>
      </w:r>
    </w:p>
    <w:p>
      <w:pPr>
        <w:pStyle w:val="ListParagraph"/>
        <w:widowControl/>
        <w:shd w:val="clear" w:color="auto" w:fill="FFFFFF" w:themeFill="background1"/>
        <w:spacing w:lineRule="auto" w:line="259" w:before="240" w:after="240"/>
        <w:contextualSpacing/>
        <w:rPr>
          <w:rFonts w:ascii="Aptos" w:hAnsi="Aptos" w:eastAsia="Aptos" w:cs="Aptos"/>
          <w:b/>
          <w:b/>
          <w:bCs/>
          <w:color w:val="000000" w:themeColor="text1"/>
          <w:lang w:val="en-IN"/>
        </w:rPr>
      </w:pPr>
      <w:r>
        <w:rPr>
          <w:rFonts w:eastAsia="Aptos" w:cs="Aptos"/>
          <w:b/>
          <w:bCs/>
          <w:color w:val="000000" w:themeColor="text1"/>
          <w:lang w:val="en-IN"/>
        </w:rPr>
      </w:r>
    </w:p>
    <w:p>
      <w:pPr>
        <w:pStyle w:val="Normal"/>
        <w:widowControl/>
        <w:spacing w:lineRule="auto" w:line="259" w:before="160" w:after="16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 Access Audit Logs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eastAsia="Aptos" w:cs="Aptos"/>
          <w:b/>
          <w:bCs/>
          <w:color w:val="000000" w:themeColor="text1"/>
          <w:lang w:val="en-IN"/>
        </w:rPr>
        <w:t>View System Logs with Journalctl</w:t>
      </w:r>
      <w:r>
        <w:rPr>
          <w:rFonts w:eastAsia="Aptos" w:cs="Aptos"/>
          <w:color w:val="000000" w:themeColor="text1"/>
          <w:lang w:val="en-IN"/>
        </w:rPr>
        <w:t xml:space="preserve">: </w:t>
      </w:r>
    </w:p>
    <w:p>
      <w:pPr>
        <w:pStyle w:val="ListParagraph"/>
        <w:widowControl/>
        <w:numPr>
          <w:ilvl w:val="0"/>
          <w:numId w:val="284"/>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 xml:space="preserve">Authorized users can access system logs using </w:t>
      </w:r>
      <w:r>
        <w:rPr>
          <w:rFonts w:eastAsia="Aptos" w:cs="Aptos"/>
          <w:b/>
          <w:bCs/>
          <w:color w:val="000000" w:themeColor="text1"/>
          <w:lang w:val="en-IN"/>
        </w:rPr>
        <w:t>journalctl</w:t>
      </w:r>
      <w:r>
        <w:rPr>
          <w:rFonts w:eastAsia="Aptos" w:cs="Aptos"/>
          <w:color w:val="000000" w:themeColor="text1"/>
          <w:lang w:val="en-IN"/>
        </w:rPr>
        <w:t>. To view all logs.</w:t>
      </w:r>
    </w:p>
    <w:p>
      <w:pPr>
        <w:pStyle w:val="ListParagraph"/>
        <w:widowControl/>
        <w:numPr>
          <w:ilvl w:val="0"/>
          <w:numId w:val="284"/>
        </w:numPr>
        <w:shd w:val="clear" w:color="auto" w:fill="FFFFFF" w:themeFill="background1"/>
        <w:spacing w:lineRule="auto" w:line="259" w:before="240" w:after="240"/>
        <w:contextualSpacing/>
        <w:rPr>
          <w:rFonts w:ascii="Aptos" w:hAnsi="Aptos" w:eastAsia="Aptos" w:cs="Aptos"/>
          <w:b/>
          <w:b/>
          <w:bCs/>
          <w:color w:val="000000" w:themeColor="text1"/>
          <w:lang w:val="en-IN"/>
        </w:rPr>
      </w:pPr>
      <w:r>
        <w:rPr>
          <w:rFonts w:eastAsia="Aptos" w:cs="Aptos"/>
          <w:color w:val="000000" w:themeColor="text1"/>
          <w:lang w:val="en-IN"/>
        </w:rPr>
        <w:t xml:space="preserve">Now view system logs by using </w:t>
      </w:r>
      <w:r>
        <w:rPr>
          <w:rFonts w:eastAsia="Aptos" w:cs="Aptos"/>
          <w:b/>
          <w:bCs/>
          <w:color w:val="000000" w:themeColor="text1"/>
          <w:lang w:val="en-IN"/>
        </w:rPr>
        <w:t xml:space="preserve">journalctl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eastAsia="Aptos" w:cs="Aptos"/>
          <w:b/>
          <w:bCs/>
          <w:color w:val="000000" w:themeColor="text1"/>
          <w:lang w:val="en-IN"/>
        </w:rPr>
        <w:t>View Audit Logs</w:t>
      </w:r>
      <w:r>
        <w:rPr>
          <w:rFonts w:eastAsia="Aptos" w:cs="Aptos"/>
          <w:color w:val="000000" w:themeColor="text1"/>
          <w:lang w:val="en-IN"/>
        </w:rPr>
        <w:t>:</w:t>
      </w:r>
    </w:p>
    <w:p>
      <w:pPr>
        <w:pStyle w:val="ListParagraph"/>
        <w:widowControl/>
        <w:numPr>
          <w:ilvl w:val="0"/>
          <w:numId w:val="283"/>
        </w:numPr>
        <w:shd w:val="clear" w:color="auto" w:fill="FFFFFF" w:themeFill="background1"/>
        <w:spacing w:lineRule="auto" w:line="259" w:before="240" w:after="24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 xml:space="preserve">Audit logs can be accessed using </w:t>
      </w:r>
      <w:r>
        <w:rPr>
          <w:rFonts w:eastAsia="Aptos" w:cs="Aptos"/>
          <w:b/>
          <w:bCs/>
          <w:color w:val="000000" w:themeColor="text1"/>
          <w:lang w:val="en-IN"/>
        </w:rPr>
        <w:t>ausearch</w:t>
      </w:r>
      <w:r>
        <w:rPr>
          <w:rFonts w:eastAsia="Aptos" w:cs="Aptos"/>
          <w:color w:val="000000" w:themeColor="text1"/>
          <w:lang w:val="en-IN"/>
        </w:rPr>
        <w:t xml:space="preserve"> or </w:t>
      </w:r>
      <w:r>
        <w:rPr>
          <w:rFonts w:eastAsia="Aptos" w:cs="Aptos"/>
          <w:b/>
          <w:bCs/>
          <w:color w:val="000000" w:themeColor="text1"/>
          <w:lang w:val="en-IN"/>
        </w:rPr>
        <w:t>aureport</w:t>
      </w:r>
      <w:r>
        <w:rPr>
          <w:rFonts w:eastAsia="Aptos" w:cs="Aptos"/>
          <w:color w:val="000000" w:themeColor="text1"/>
          <w:lang w:val="en-IN"/>
        </w:rPr>
        <w:t>:</w:t>
      </w:r>
    </w:p>
    <w:p>
      <w:pPr>
        <w:pStyle w:val="ListParagraph"/>
        <w:widowControl/>
        <w:numPr>
          <w:ilvl w:val="0"/>
          <w:numId w:val="283"/>
        </w:numPr>
        <w:shd w:val="clear" w:color="auto" w:fill="FFFFFF" w:themeFill="background1"/>
        <w:spacing w:lineRule="auto" w:line="259" w:before="240" w:after="240"/>
        <w:contextualSpacing/>
        <w:rPr>
          <w:rFonts w:ascii="Aptos" w:hAnsi="Aptos" w:eastAsia="Aptos" w:cs="Aptos"/>
          <w:color w:val="000000" w:themeColor="text1"/>
        </w:rPr>
      </w:pPr>
      <w:r>
        <w:rPr>
          <w:rFonts w:eastAsia="Aptos" w:cs="Aptos"/>
          <w:color w:val="000000" w:themeColor="text1"/>
          <w:lang w:val="en-IN"/>
        </w:rPr>
        <w:t xml:space="preserve">Now view the Audit logs by using </w:t>
      </w:r>
      <w:r>
        <w:rPr>
          <w:rFonts w:eastAsia="Aptos" w:cs="Aptos"/>
          <w:b/>
          <w:bCs/>
          <w:color w:val="000000" w:themeColor="text1"/>
          <w:lang w:val="en-IN"/>
        </w:rPr>
        <w:t xml:space="preserve">ausearch -m all </w:t>
      </w:r>
      <w:r>
        <w:rPr>
          <w:rFonts w:eastAsia="Aptos" w:cs="Aptos"/>
          <w:color w:val="000000" w:themeColor="text1"/>
          <w:lang w:val="en-IN"/>
        </w:rPr>
        <w:t xml:space="preserve">and </w:t>
      </w:r>
      <w:r>
        <w:rPr>
          <w:rFonts w:eastAsia="Aptos" w:cs="Aptos"/>
          <w:b/>
          <w:bCs/>
          <w:color w:val="000000" w:themeColor="text1"/>
          <w:lang w:val="en-IN"/>
        </w:rPr>
        <w:t xml:space="preserve"> aureport -a </w:t>
      </w:r>
      <w:r>
        <w:rPr>
          <w:rFonts w:eastAsia="Aptos" w:cs="Aptos"/>
          <w:color w:val="000000" w:themeColor="text1"/>
          <w:lang w:val="en-IN"/>
        </w:rPr>
        <w:t>commands</w:t>
      </w:r>
      <w:r>
        <w:rPr>
          <w:rFonts w:eastAsia="Aptos" w:cs="Aptos"/>
          <w:b/>
          <w:bCs/>
          <w:color w:val="000000" w:themeColor="text1"/>
          <w:lang w:val="en-IN"/>
        </w:rPr>
        <w:t xml:space="preserve">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59" w:before="240" w:after="240"/>
        <w:rPr>
          <w:rFonts w:ascii="Aptos" w:hAnsi="Aptos" w:eastAsia="Aptos" w:cs="Aptos"/>
          <w:color w:val="000000" w:themeColor="text1"/>
        </w:rPr>
      </w:pPr>
      <w:r>
        <w:rPr>
          <w:rFonts w:eastAsia="Aptos" w:cs="Aptos"/>
          <w:b/>
          <w:bCs/>
          <w:color w:val="000000" w:themeColor="text1"/>
          <w:lang w:val="en-IN"/>
        </w:rPr>
        <w:t>Set Read-Only Permissions</w:t>
      </w:r>
      <w:r>
        <w:rPr>
          <w:rFonts w:eastAsia="Aptos" w:cs="Aptos"/>
          <w:color w:val="000000" w:themeColor="text1"/>
          <w:lang w:val="en-IN"/>
        </w:rPr>
        <w:t>:</w:t>
      </w:r>
    </w:p>
    <w:p>
      <w:pPr>
        <w:pStyle w:val="ListParagraph"/>
        <w:widowControl/>
        <w:numPr>
          <w:ilvl w:val="0"/>
          <w:numId w:val="282"/>
        </w:numPr>
        <w:shd w:val="clear" w:color="auto" w:fill="FFFFFF" w:themeFill="background1"/>
        <w:spacing w:lineRule="auto" w:line="259" w:before="240" w:after="240"/>
        <w:contextualSpacing/>
        <w:rPr>
          <w:rFonts w:ascii="Aptos" w:hAnsi="Aptos" w:eastAsia="Aptos" w:cs="Aptos"/>
          <w:b/>
          <w:b/>
          <w:bCs/>
          <w:color w:val="000000" w:themeColor="text1"/>
          <w:lang w:val="en-IN"/>
        </w:rPr>
      </w:pPr>
      <w:r>
        <w:rPr>
          <w:rFonts w:eastAsia="Aptos" w:cs="Aptos"/>
          <w:color w:val="000000" w:themeColor="text1"/>
          <w:lang w:val="en-IN"/>
        </w:rPr>
        <w:t xml:space="preserve">Ensure logs are read-only for authorized users. For example, restrict access to the audit log: </w:t>
      </w:r>
    </w:p>
    <w:p>
      <w:pPr>
        <w:pStyle w:val="ListParagraph"/>
        <w:widowControl/>
        <w:numPr>
          <w:ilvl w:val="0"/>
          <w:numId w:val="282"/>
        </w:numPr>
        <w:shd w:val="clear" w:color="auto" w:fill="FFFFFF" w:themeFill="background1"/>
        <w:spacing w:lineRule="auto" w:line="259" w:before="240" w:after="240"/>
        <w:contextualSpacing/>
        <w:rPr>
          <w:rFonts w:ascii="Aptos" w:hAnsi="Aptos" w:eastAsia="Aptos" w:cs="Aptos"/>
          <w:b/>
          <w:b/>
          <w:bCs/>
          <w:color w:val="000000" w:themeColor="text1"/>
          <w:lang w:val="en-IN"/>
        </w:rPr>
      </w:pPr>
      <w:r>
        <w:rPr>
          <w:rFonts w:eastAsia="Aptos" w:cs="Aptos"/>
          <w:color w:val="000000" w:themeColor="text1"/>
          <w:lang w:val="en-IN"/>
        </w:rPr>
        <w:t xml:space="preserve">By using </w:t>
      </w:r>
      <w:r>
        <w:rPr>
          <w:rFonts w:eastAsia="Aptos" w:cs="Aptos"/>
          <w:b/>
          <w:bCs/>
          <w:color w:val="000000" w:themeColor="text1"/>
          <w:lang w:val="en-IN"/>
        </w:rPr>
        <w:t xml:space="preserve">chmod -R go-wx /var/log/audit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r>
        <w:rPr>
          <w:rFonts w:eastAsia="Aptos" w:cs="Aptos"/>
          <w:b/>
          <w:bCs/>
          <w:color w:val="000000" w:themeColor="text1"/>
          <w:lang w:val="en-IN"/>
        </w:rPr>
        <w:t xml:space="preserve">              </w:t>
      </w:r>
    </w:p>
    <w:p>
      <w:pPr>
        <w:pStyle w:val="2"/>
        <w:widowControl/>
        <w:spacing w:lineRule="auto" w:line="240" w:before="160" w:after="0"/>
        <w:rPr>
          <w:rFonts w:ascii="Aptos" w:hAnsi="Aptos" w:eastAsia="Aptos" w:cs="Aptos"/>
        </w:rPr>
      </w:pPr>
      <w:bookmarkStart w:id="207" w:name="_Toc207723356"/>
      <w:r>
        <w:rPr/>
        <w:t>CR 6.2 –</w:t>
      </w:r>
      <w:r>
        <w:rPr>
          <w:rFonts w:eastAsia="Aptos" w:cs="Aptos" w:ascii="Aptos" w:hAnsi="Aptos"/>
        </w:rPr>
        <w:t xml:space="preserve"> Continuous Monitoring</w:t>
      </w:r>
      <w:bookmarkEnd w:id="207"/>
    </w:p>
    <w:p>
      <w:pPr>
        <w:pStyle w:val="Normal"/>
        <w:widowControl/>
        <w:jc w:val="both"/>
        <w:rPr>
          <w:rFonts w:ascii="Aptos" w:hAnsi="Aptos" w:eastAsia="Aptos" w:cs="Aptos"/>
        </w:rPr>
      </w:pPr>
      <w:r>
        <w:rPr>
          <w:rFonts w:eastAsia="Aptos" w:cs="Aptos"/>
        </w:rPr>
        <w:t>Continuous monitoring involves using accepted security practices and recommendations to detect, characterize, and promptly report security breaches on the Ubuntu 22.04 LTS operating system</w:t>
      </w:r>
    </w:p>
    <w:p>
      <w:pPr>
        <w:pStyle w:val="3"/>
        <w:widowControl/>
        <w:spacing w:lineRule="auto" w:line="240" w:before="160" w:after="0"/>
        <w:rPr>
          <w:rFonts w:ascii="Aptos" w:hAnsi="Aptos" w:eastAsia="Aptos" w:cs="Aptos"/>
        </w:rPr>
      </w:pPr>
      <w:bookmarkStart w:id="208" w:name="_Toc207723357"/>
      <w:r>
        <w:rPr>
          <w:rFonts w:eastAsia="Aptos" w:cs="Aptos"/>
        </w:rPr>
        <w:t>Statement</w:t>
      </w:r>
      <w:bookmarkEnd w:id="208"/>
    </w:p>
    <w:p>
      <w:pPr>
        <w:pStyle w:val="Normal"/>
        <w:widowControl/>
        <w:jc w:val="both"/>
        <w:rPr/>
      </w:pPr>
      <w:r>
        <w:rPr/>
        <w:t>This document outlines the steps to meet the requirements of IEC 62443-4-2 CR 6.2: Continuous Monitoring for the Ubuntu 22.04 LTS operating system. The goal is to provide continuous monitoring using commonly accepted security industry practices and recommendations to detect, characterize, and report security breaches promptly.</w:t>
      </w:r>
    </w:p>
    <w:p>
      <w:pPr>
        <w:pStyle w:val="3"/>
        <w:widowControl/>
        <w:spacing w:lineRule="auto" w:line="240" w:before="160" w:after="0"/>
        <w:rPr>
          <w:rFonts w:ascii="Aptos" w:hAnsi="Aptos" w:eastAsia="Aptos" w:cs="Aptos"/>
        </w:rPr>
      </w:pPr>
      <w:bookmarkStart w:id="209" w:name="_Toc207723358"/>
      <w:r>
        <w:rPr>
          <w:rFonts w:eastAsia="Aptos" w:cs="Aptos"/>
        </w:rPr>
        <w:t>Evidence</w:t>
      </w:r>
      <w:bookmarkEnd w:id="209"/>
    </w:p>
    <w:p>
      <w:pPr>
        <w:pStyle w:val="Normal"/>
        <w:widowControl/>
        <w:spacing w:lineRule="auto" w:line="240" w:before="240" w:after="240"/>
        <w:rPr/>
      </w:pPr>
      <w:r>
        <w:rPr>
          <w:rFonts w:eastAsia="Aptos" w:cs="Aptos"/>
        </w:rPr>
        <w:t>Ubuntu 22.04 LTS provides built-in tools and features that can be leveraged to meet the requirements of IEC 62443-4-2 CR 6.2. These include:</w:t>
      </w:r>
    </w:p>
    <w:p>
      <w:pPr>
        <w:pStyle w:val="Normal"/>
        <w:widowControl/>
        <w:spacing w:lineRule="auto" w:line="240" w:before="0" w:after="0"/>
        <w:ind w:left="480" w:hanging="0"/>
        <w:rPr>
          <w:rFonts w:ascii="Aptos" w:hAnsi="Aptos" w:eastAsia="Aptos" w:cs="Aptos"/>
        </w:rPr>
      </w:pPr>
      <w:r>
        <w:rPr>
          <w:rFonts w:eastAsia="Aptos" w:cs="Aptos"/>
          <w:b/>
          <w:bCs/>
        </w:rPr>
        <w:t>Auditd</w:t>
      </w:r>
      <w:r>
        <w:rPr>
          <w:rFonts w:eastAsia="Aptos" w:cs="Aptos"/>
        </w:rPr>
        <w:t>: A user-space component for monitoring and logging system events and activities.</w:t>
      </w:r>
    </w:p>
    <w:p>
      <w:pPr>
        <w:pStyle w:val="Normal"/>
        <w:widowControl/>
        <w:spacing w:lineRule="auto" w:line="240" w:before="0" w:after="0"/>
        <w:ind w:left="480" w:hanging="0"/>
        <w:rPr>
          <w:rFonts w:ascii="Aptos" w:hAnsi="Aptos" w:eastAsia="Aptos" w:cs="Aptos"/>
        </w:rPr>
      </w:pPr>
      <w:r>
        <w:rPr>
          <w:rFonts w:eastAsia="Aptos" w:cs="Aptos"/>
          <w:b/>
          <w:bCs/>
        </w:rPr>
        <w:t>Fail2ban</w:t>
      </w:r>
      <w:r>
        <w:rPr>
          <w:rFonts w:eastAsia="Aptos" w:cs="Aptos"/>
        </w:rPr>
        <w:t>: An intrusion prevention software framework that can be used to detect and prevent security breaches.</w:t>
      </w:r>
    </w:p>
    <w:p>
      <w:pPr>
        <w:pStyle w:val="Normal"/>
        <w:widowControl/>
        <w:spacing w:lineRule="auto" w:line="240" w:before="0" w:after="0"/>
        <w:ind w:left="480" w:hanging="0"/>
        <w:rPr>
          <w:rFonts w:ascii="Aptos" w:hAnsi="Aptos" w:eastAsia="Aptos" w:cs="Aptos"/>
        </w:rPr>
      </w:pPr>
      <w:r>
        <w:rPr>
          <w:rFonts w:eastAsia="Aptos" w:cs="Aptos"/>
          <w:b/>
          <w:bCs/>
        </w:rPr>
        <w:t>Logwatch</w:t>
      </w:r>
      <w:r>
        <w:rPr>
          <w:rFonts w:eastAsia="Aptos" w:cs="Aptos"/>
        </w:rPr>
        <w:t>: A log analyzer that can be used to monitor and report on various system logs, including security-related events.</w:t>
      </w:r>
    </w:p>
    <w:p>
      <w:pPr>
        <w:pStyle w:val="Normal"/>
        <w:widowControl/>
        <w:spacing w:lineRule="auto" w:line="240" w:before="0" w:after="0"/>
        <w:ind w:left="480" w:hanging="0"/>
        <w:rPr>
          <w:rFonts w:ascii="Aptos" w:hAnsi="Aptos" w:eastAsia="Aptos" w:cs="Aptos"/>
        </w:rPr>
      </w:pPr>
      <w:r>
        <w:rPr>
          <w:rFonts w:eastAsia="Aptos" w:cs="Aptos"/>
        </w:rPr>
      </w:r>
    </w:p>
    <w:p>
      <w:pPr>
        <w:pStyle w:val="3"/>
        <w:widowControl/>
        <w:spacing w:lineRule="auto" w:line="240" w:before="160" w:after="0"/>
        <w:rPr>
          <w:rFonts w:ascii="Aptos" w:hAnsi="Aptos" w:eastAsia="Aptos" w:cs="Aptos"/>
        </w:rPr>
      </w:pPr>
      <w:bookmarkStart w:id="210" w:name="_Toc207723359"/>
      <w:r>
        <w:rPr>
          <w:rFonts w:eastAsia="Aptos" w:cs="Aptos"/>
        </w:rPr>
        <w:t>Detailed setting steps</w:t>
      </w:r>
      <w:bookmarkEnd w:id="210"/>
    </w:p>
    <w:p>
      <w:pPr>
        <w:pStyle w:val="Normal"/>
        <w:widowControl/>
        <w:rPr>
          <w:rFonts w:ascii="Aptos" w:hAnsi="Aptos" w:eastAsia="Aptos" w:cs="Aptos"/>
          <w:color w:val="0F4761" w:themeColor="accent1" w:themeShade="bf"/>
          <w:sz w:val="28"/>
          <w:szCs w:val="28"/>
        </w:rPr>
      </w:pPr>
      <w:r>
        <w:rPr>
          <w:color w:val="0F4761" w:themeColor="accent1" w:themeShade="bf"/>
          <w:sz w:val="28"/>
          <w:szCs w:val="28"/>
        </w:rPr>
        <w:t>1.</w:t>
      </w:r>
      <w:r>
        <w:rPr>
          <w:rFonts w:eastAsia="Aptos" w:cs="Aptos"/>
          <w:color w:val="0F4761" w:themeColor="accent1" w:themeShade="bf"/>
          <w:sz w:val="28"/>
          <w:szCs w:val="28"/>
        </w:rPr>
        <w:t xml:space="preserve"> Install and Configure Auditd</w:t>
      </w:r>
    </w:p>
    <w:p>
      <w:pPr>
        <w:pStyle w:val="Normal"/>
        <w:widowControl/>
        <w:rPr>
          <w:rFonts w:ascii="Aptos" w:hAnsi="Aptos" w:eastAsia="Aptos" w:cs="Aptos"/>
          <w:b/>
          <w:b/>
          <w:bCs/>
          <w:color w:val="000000" w:themeColor="text1"/>
          <w:lang w:val="en-IN"/>
        </w:rPr>
      </w:pPr>
      <w:r>
        <w:rPr>
          <w:rFonts w:eastAsia="Aptos" w:cs="Aptos"/>
          <w:b/>
          <w:bCs/>
          <w:color w:val="000000" w:themeColor="text1"/>
          <w:lang w:val="en-IN"/>
        </w:rPr>
        <w:t xml:space="preserve">Install the auditd package: </w:t>
      </w:r>
    </w:p>
    <w:p>
      <w:pPr>
        <w:pStyle w:val="ListParagraph"/>
        <w:widowControl/>
        <w:numPr>
          <w:ilvl w:val="0"/>
          <w:numId w:val="222"/>
        </w:numPr>
        <w:rPr>
          <w:rFonts w:ascii="Aptos" w:hAnsi="Aptos" w:eastAsia="Aptos" w:cs="Aptos"/>
          <w:color w:val="000000" w:themeColor="text1"/>
        </w:rPr>
      </w:pPr>
      <w:r>
        <w:rPr>
          <w:rFonts w:eastAsia="Aptos" w:cs="Aptos"/>
          <w:color w:val="000000" w:themeColor="text1"/>
        </w:rPr>
        <w:t xml:space="preserve">Now install the Auditd package by using </w:t>
      </w:r>
      <w:r>
        <w:rPr>
          <w:rFonts w:eastAsia="Aptos" w:cs="Aptos"/>
          <w:b/>
          <w:bCs/>
          <w:color w:val="000000" w:themeColor="text1"/>
        </w:rPr>
        <w:t xml:space="preserve">apt update </w:t>
      </w:r>
      <w:r>
        <w:rPr>
          <w:rFonts w:eastAsia="Aptos" w:cs="Aptos"/>
          <w:color w:val="000000" w:themeColor="text1"/>
        </w:rPr>
        <w:t>and</w:t>
      </w:r>
      <w:r>
        <w:rPr>
          <w:rFonts w:eastAsia="Aptos" w:cs="Aptos"/>
          <w:b/>
          <w:bCs/>
          <w:color w:val="000000" w:themeColor="text1"/>
        </w:rPr>
        <w:t xml:space="preserve"> apt install auditd </w:t>
      </w:r>
      <w:r>
        <w:rPr>
          <w:rFonts w:eastAsia="Aptos" w:cs="Aptos"/>
          <w:b/>
          <w:bCs/>
          <w:color w:val="000000" w:themeColor="text1"/>
          <w:lang w:val="en-IN"/>
        </w:rPr>
        <w:t xml:space="preserve">audispd-plugins </w:t>
      </w:r>
      <w:r>
        <w:rPr>
          <w:rFonts w:eastAsia="Aptos" w:cs="Aptos"/>
          <w:color w:val="000000" w:themeColor="text1"/>
        </w:rPr>
        <w:t xml:space="preserve">command with </w:t>
      </w:r>
      <w:r>
        <w:rPr>
          <w:rFonts w:eastAsia="Aptos" w:cs="Aptos"/>
          <w:b/>
          <w:bCs/>
          <w:color w:val="000000" w:themeColor="text1"/>
        </w:rPr>
        <w:t xml:space="preserve">sudo </w:t>
      </w:r>
      <w:r>
        <w:rPr>
          <w:rFonts w:eastAsia="Aptos" w:cs="Aptos"/>
          <w:color w:val="000000" w:themeColor="text1"/>
        </w:rPr>
        <w:t>privileges.</w:t>
      </w:r>
    </w:p>
    <w:p>
      <w:pPr>
        <w:pStyle w:val="Normal"/>
        <w:widowControl/>
        <w:spacing w:lineRule="auto" w:line="259" w:before="0" w:after="0"/>
        <w:rPr>
          <w:rFonts w:ascii="Aptos" w:hAnsi="Aptos" w:eastAsia="Aptos" w:cs="Aptos"/>
          <w:b/>
          <w:b/>
          <w:bCs/>
          <w:color w:val="000000" w:themeColor="text1"/>
        </w:rPr>
      </w:pPr>
      <w:r>
        <w:rPr>
          <w:rFonts w:eastAsia="Aptos" w:cs="Aptos"/>
          <w:b/>
          <w:bCs/>
          <w:color w:val="000000" w:themeColor="text1"/>
          <w:lang w:val="en-IN"/>
        </w:rPr>
        <w:t>Configure Audit rules by editing:</w:t>
      </w:r>
    </w:p>
    <w:p>
      <w:pPr>
        <w:pStyle w:val="Normal"/>
        <w:spacing w:lineRule="auto" w:line="259" w:before="0" w:after="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Edit the Audit Rules File</w:t>
      </w:r>
      <w:r>
        <w:rPr>
          <w:rFonts w:eastAsia="Aptos" w:cs="Aptos"/>
          <w:color w:val="000000" w:themeColor="text1"/>
          <w:lang w:val="en-IN"/>
        </w:rPr>
        <w:t>:</w:t>
      </w:r>
    </w:p>
    <w:p>
      <w:pPr>
        <w:pStyle w:val="Normal"/>
        <w:spacing w:lineRule="auto" w:line="259" w:before="0" w:after="0"/>
        <w:rPr>
          <w:rFonts w:ascii="Aptos" w:hAnsi="Aptos" w:eastAsia="Aptos" w:cs="Aptos"/>
          <w:color w:val="000000" w:themeColor="text1"/>
          <w:lang w:val="en-IN"/>
        </w:rPr>
      </w:pPr>
      <w:r>
        <w:rPr>
          <w:rFonts w:eastAsia="Aptos" w:cs="Aptos"/>
          <w:color w:val="000000" w:themeColor="text1"/>
          <w:lang w:val="en-IN"/>
        </w:rPr>
      </w:r>
    </w:p>
    <w:p>
      <w:pPr>
        <w:pStyle w:val="ListParagraph"/>
        <w:numPr>
          <w:ilvl w:val="0"/>
          <w:numId w:val="25"/>
        </w:numPr>
        <w:spacing w:lineRule="auto" w:line="259" w:before="0" w:after="0"/>
        <w:contextualSpacing/>
        <w:rPr>
          <w:rFonts w:ascii="Aptos" w:hAnsi="Aptos" w:eastAsia="Aptos" w:cs="Aptos"/>
          <w:color w:val="000000" w:themeColor="text1"/>
          <w:lang w:val="en-IN"/>
        </w:rPr>
      </w:pPr>
      <w:r>
        <w:rPr>
          <w:rFonts w:eastAsia="Aptos" w:cs="Aptos"/>
          <w:color w:val="000000" w:themeColor="text1"/>
          <w:lang w:val="en-IN"/>
        </w:rPr>
        <w:t xml:space="preserve">Open the audit rules file with a text editor. we can use </w:t>
      </w:r>
      <w:r>
        <w:rPr>
          <w:rFonts w:eastAsia="Aptos" w:cs="Aptos"/>
          <w:b/>
          <w:bCs/>
          <w:color w:val="000000" w:themeColor="text1"/>
          <w:lang w:val="en-IN"/>
        </w:rPr>
        <w:t xml:space="preserve">nano or vim </w:t>
      </w:r>
      <w:r>
        <w:rPr>
          <w:rFonts w:eastAsia="Aptos" w:cs="Aptos"/>
          <w:color w:val="000000" w:themeColor="text1"/>
          <w:lang w:val="en-IN"/>
        </w:rPr>
        <w:t>according to our preference.</w:t>
      </w:r>
    </w:p>
    <w:p>
      <w:pPr>
        <w:pStyle w:val="ListParagraph"/>
        <w:numPr>
          <w:ilvl w:val="0"/>
          <w:numId w:val="25"/>
        </w:numPr>
        <w:spacing w:lineRule="auto" w:line="259" w:before="0" w:after="0"/>
        <w:contextualSpacing/>
        <w:rPr/>
      </w:pPr>
      <w:r>
        <w:rPr>
          <w:rFonts w:eastAsia="Aptos" w:cs="Aptos"/>
          <w:color w:val="000000" w:themeColor="text1"/>
          <w:lang w:val="en-IN"/>
        </w:rPr>
        <w:t xml:space="preserve">Now open the file </w:t>
      </w:r>
      <w:r>
        <w:rPr>
          <w:rFonts w:eastAsia="Aptos" w:cs="Aptos"/>
          <w:b/>
          <w:bCs/>
          <w:color w:val="000000" w:themeColor="text1"/>
          <w:lang w:val="en-IN"/>
        </w:rPr>
        <w:t xml:space="preserve">sudo nano /etc/audit/rules.d/audit.rules </w:t>
      </w:r>
      <w:r>
        <w:rPr>
          <w:rFonts w:eastAsia="Aptos" w:cs="Aptos"/>
          <w:color w:val="000000" w:themeColor="text1"/>
          <w:lang w:val="en-IN"/>
        </w:rPr>
        <w:t xml:space="preserve">or </w:t>
      </w:r>
      <w:r>
        <w:rPr>
          <w:rFonts w:eastAsia="Aptos" w:cs="Aptos"/>
          <w:b/>
          <w:bCs/>
          <w:color w:val="000000" w:themeColor="text1"/>
          <w:lang w:val="en-IN"/>
        </w:rPr>
        <w:t xml:space="preserve">sudo vim /etc/audit/rules.d/audit.rules </w:t>
      </w:r>
      <w:r>
        <w:rPr>
          <w:rFonts w:eastAsia="Aptos" w:cs="Aptos"/>
          <w:color w:val="000000" w:themeColor="text1"/>
          <w:lang w:val="en-IN"/>
        </w:rPr>
        <w:t>editor tool.</w:t>
      </w:r>
    </w:p>
    <w:p>
      <w:pPr>
        <w:pStyle w:val="Normal"/>
        <w:spacing w:lineRule="auto" w:line="259" w:before="240" w:after="24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Add the Audit Rules</w:t>
      </w:r>
      <w:r>
        <w:rPr>
          <w:rFonts w:eastAsia="Aptos" w:cs="Aptos"/>
          <w:color w:val="000000" w:themeColor="text1"/>
          <w:lang w:val="en-IN"/>
        </w:rPr>
        <w:t>:</w:t>
      </w:r>
    </w:p>
    <w:p>
      <w:pPr>
        <w:pStyle w:val="ListParagraph"/>
        <w:numPr>
          <w:ilvl w:val="0"/>
          <w:numId w:val="26"/>
        </w:numPr>
        <w:spacing w:lineRule="auto" w:line="259" w:before="0" w:after="0"/>
        <w:contextualSpacing/>
        <w:rPr>
          <w:rFonts w:ascii="Aptos" w:hAnsi="Aptos" w:eastAsia="Aptos" w:cs="Aptos"/>
          <w:color w:val="000000" w:themeColor="text1"/>
        </w:rPr>
      </w:pPr>
      <w:r>
        <w:rPr>
          <w:rFonts w:eastAsia="Aptos" w:cs="Aptos"/>
          <w:color w:val="000000" w:themeColor="text1"/>
          <w:lang w:val="en-IN"/>
        </w:rPr>
        <w:t>Add the following lines to the file to monitor</w:t>
      </w:r>
      <w:r>
        <w:rPr>
          <w:rFonts w:eastAsia="Aptos" w:cs="Aptos"/>
          <w:b/>
          <w:bCs/>
          <w:color w:val="000000" w:themeColor="text1"/>
          <w:lang w:val="en-IN"/>
        </w:rPr>
        <w:t xml:space="preserve"> /etc/shadow </w:t>
      </w:r>
      <w:r>
        <w:rPr>
          <w:rFonts w:eastAsia="Aptos" w:cs="Aptos"/>
          <w:color w:val="000000" w:themeColor="text1"/>
          <w:lang w:val="en-IN"/>
        </w:rPr>
        <w:t xml:space="preserve">and </w:t>
      </w:r>
      <w:r>
        <w:rPr>
          <w:rFonts w:eastAsia="Aptos" w:cs="Aptos"/>
          <w:b/>
          <w:bCs/>
          <w:color w:val="000000" w:themeColor="text1"/>
          <w:lang w:val="en-IN"/>
        </w:rPr>
        <w:t>/var/log/auth.log:</w:t>
      </w:r>
    </w:p>
    <w:p>
      <w:pPr>
        <w:pStyle w:val="Normal"/>
        <w:spacing w:lineRule="auto" w:line="259" w:before="0" w:after="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-w /etc/shadow -p wa -k logins</w:t>
      </w:r>
      <w:r>
        <w:rPr/>
        <w:br/>
      </w:r>
      <w:r>
        <w:rPr>
          <w:rFonts w:eastAsia="Aptos" w:cs="Aptos"/>
          <w:b/>
          <w:bCs/>
          <w:color w:val="000000" w:themeColor="text1"/>
          <w:lang w:val="en-IN"/>
        </w:rPr>
        <w:t xml:space="preserve">                    -w /var/log/auth.log -p r -k auth</w:t>
      </w:r>
      <w:r>
        <w:rPr/>
        <w:br/>
      </w:r>
    </w:p>
    <w:p>
      <w:pPr>
        <w:pStyle w:val="Normal"/>
        <w:spacing w:lineRule="auto" w:line="259" w:before="0" w:after="0"/>
        <w:ind w:left="720" w:hanging="0"/>
        <w:rPr>
          <w:rFonts w:ascii="Aptos" w:hAnsi="Aptos" w:eastAsia="Aptos" w:cs="Aptos"/>
          <w:color w:val="000000" w:themeColor="text1"/>
        </w:rPr>
      </w:pPr>
      <w:r>
        <w:rPr>
          <w:rFonts w:eastAsia="Aptos" w:cs="Aptos"/>
          <w:color w:val="000000" w:themeColor="text1"/>
          <w:lang w:val="en-IN"/>
        </w:rPr>
        <w:t>In</w:t>
      </w:r>
      <w:r>
        <w:rPr>
          <w:rFonts w:eastAsia="Aptos" w:cs="Aptos"/>
          <w:b/>
          <w:bCs/>
          <w:color w:val="000000" w:themeColor="text1"/>
          <w:lang w:val="en-IN"/>
        </w:rPr>
        <w:t xml:space="preserve"> nano, </w:t>
      </w:r>
      <w:r>
        <w:rPr>
          <w:rFonts w:eastAsia="Aptos" w:cs="Aptos"/>
          <w:color w:val="000000" w:themeColor="text1"/>
          <w:lang w:val="en-IN"/>
        </w:rPr>
        <w:t xml:space="preserve">we can paste the text and then press </w:t>
      </w:r>
      <w:r>
        <w:rPr>
          <w:rFonts w:eastAsia="Aptos" w:cs="Aptos"/>
          <w:b/>
          <w:bCs/>
          <w:color w:val="000000" w:themeColor="text1"/>
          <w:lang w:val="en-IN"/>
        </w:rPr>
        <w:t xml:space="preserve">Ctrl + O </w:t>
      </w:r>
      <w:r>
        <w:rPr>
          <w:rFonts w:eastAsia="Aptos" w:cs="Aptos"/>
          <w:color w:val="000000" w:themeColor="text1"/>
          <w:lang w:val="en-IN"/>
        </w:rPr>
        <w:t>to save the file, followed by</w:t>
      </w:r>
      <w:r>
        <w:rPr>
          <w:rFonts w:eastAsia="Aptos" w:cs="Aptos"/>
          <w:b/>
          <w:bCs/>
          <w:color w:val="000000" w:themeColor="text1"/>
          <w:lang w:val="en-IN"/>
        </w:rPr>
        <w:t xml:space="preserve"> Ctrl + X </w:t>
      </w:r>
      <w:r>
        <w:rPr>
          <w:rFonts w:eastAsia="Aptos" w:cs="Aptos"/>
          <w:color w:val="000000" w:themeColor="text1"/>
          <w:lang w:val="en-IN"/>
        </w:rPr>
        <w:t>to exit.</w:t>
      </w:r>
    </w:p>
    <w:p>
      <w:pPr>
        <w:pStyle w:val="Normal"/>
        <w:spacing w:lineRule="auto" w:line="259" w:before="0" w:after="0"/>
        <w:ind w:left="720" w:hanging="0"/>
        <w:rPr>
          <w:rFonts w:ascii="Aptos" w:hAnsi="Aptos" w:eastAsia="Aptos" w:cs="Aptos"/>
          <w:color w:val="000000" w:themeColor="text1"/>
        </w:rPr>
      </w:pPr>
      <w:r>
        <w:rPr>
          <w:rFonts w:eastAsia="Aptos" w:cs="Aptos"/>
          <w:color w:val="000000" w:themeColor="text1"/>
          <w:lang w:val="en-IN"/>
        </w:rPr>
        <w:t>In</w:t>
      </w:r>
      <w:r>
        <w:rPr>
          <w:rFonts w:eastAsia="Aptos" w:cs="Aptos"/>
          <w:b/>
          <w:bCs/>
          <w:color w:val="000000" w:themeColor="text1"/>
          <w:lang w:val="en-IN"/>
        </w:rPr>
        <w:t xml:space="preserve"> vim,</w:t>
      </w:r>
      <w:r>
        <w:rPr>
          <w:rFonts w:eastAsia="Aptos" w:cs="Aptos"/>
          <w:color w:val="000000" w:themeColor="text1"/>
          <w:lang w:val="en-IN"/>
        </w:rPr>
        <w:t xml:space="preserve"> we can enter insert mode by pressing i, paste the text, and then press Esc, type</w:t>
      </w:r>
      <w:r>
        <w:rPr>
          <w:rFonts w:eastAsia="Aptos" w:cs="Aptos"/>
          <w:b/>
          <w:bCs/>
          <w:color w:val="000000" w:themeColor="text1"/>
          <w:lang w:val="en-IN"/>
        </w:rPr>
        <w:t xml:space="preserve"> :wq,</w:t>
      </w:r>
      <w:r>
        <w:rPr>
          <w:rFonts w:eastAsia="Aptos" w:cs="Aptos"/>
          <w:color w:val="000000" w:themeColor="text1"/>
          <w:lang w:val="en-IN"/>
        </w:rPr>
        <w:t xml:space="preserve"> and press Enter to save and exit.</w:t>
      </w:r>
    </w:p>
    <w:p>
      <w:pPr>
        <w:pStyle w:val="Normal"/>
        <w:spacing w:lineRule="auto" w:line="259" w:before="240" w:after="240"/>
        <w:rPr>
          <w:rFonts w:ascii="Aptos" w:hAnsi="Aptos" w:eastAsia="Aptos" w:cs="Aptos"/>
          <w:color w:val="000000" w:themeColor="text1"/>
        </w:rPr>
      </w:pPr>
      <w:r>
        <w:rPr>
          <w:rFonts w:eastAsia="Aptos" w:cs="Aptos"/>
          <w:b/>
          <w:bCs/>
          <w:color w:val="000000" w:themeColor="text1"/>
          <w:lang w:val="en-IN"/>
        </w:rPr>
        <w:t>Reload the Auditd Rules</w:t>
      </w:r>
      <w:r>
        <w:rPr>
          <w:rFonts w:eastAsia="Aptos" w:cs="Aptos"/>
          <w:color w:val="000000" w:themeColor="text1"/>
          <w:lang w:val="en-IN"/>
        </w:rPr>
        <w:t>:</w:t>
      </w:r>
    </w:p>
    <w:p>
      <w:pPr>
        <w:pStyle w:val="Normal"/>
        <w:spacing w:lineRule="auto" w:line="259" w:before="0" w:after="0"/>
        <w:ind w:left="480" w:hanging="0"/>
        <w:rPr>
          <w:rFonts w:ascii="Aptos" w:hAnsi="Aptos" w:eastAsia="Aptos" w:cs="Aptos"/>
          <w:color w:val="000000" w:themeColor="text1"/>
        </w:rPr>
      </w:pPr>
      <w:r>
        <w:rPr>
          <w:rFonts w:eastAsia="Aptos" w:cs="Aptos"/>
          <w:color w:val="000000" w:themeColor="text1"/>
          <w:lang w:val="en-IN"/>
        </w:rPr>
        <w:t>After adding the rules, restart the auditd service to apply the changes:</w:t>
      </w:r>
    </w:p>
    <w:p>
      <w:pPr>
        <w:pStyle w:val="Normal"/>
        <w:spacing w:lineRule="auto" w:line="259" w:before="0" w:after="0"/>
        <w:rPr>
          <w:rFonts w:ascii="Aptos" w:hAnsi="Aptos" w:eastAsia="Aptos" w:cs="Aptos"/>
          <w:color w:val="000000" w:themeColor="text1"/>
        </w:rPr>
      </w:pPr>
      <w:r>
        <w:rPr>
          <w:rFonts w:eastAsia="Aptos" w:cs="Aptos"/>
          <w:color w:val="000000" w:themeColor="text1"/>
        </w:rPr>
      </w:r>
    </w:p>
    <w:p>
      <w:pPr>
        <w:pStyle w:val="ListParagraph"/>
        <w:widowControl/>
        <w:numPr>
          <w:ilvl w:val="0"/>
          <w:numId w:val="221"/>
        </w:numPr>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 xml:space="preserve">Now Restart the Auditd service by using </w:t>
      </w:r>
      <w:r>
        <w:rPr>
          <w:rFonts w:eastAsia="Aptos" w:cs="Aptos"/>
          <w:b/>
          <w:bCs/>
          <w:color w:val="000000" w:themeColor="text1"/>
          <w:lang w:val="en-IN"/>
        </w:rPr>
        <w:t xml:space="preserve">systemctl restart auditd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r>
        <w:rPr>
          <w:rFonts w:eastAsia="Aptos" w:cs="Aptos"/>
          <w:b/>
          <w:bCs/>
          <w:color w:val="000000" w:themeColor="text1"/>
          <w:lang w:val="en-IN"/>
        </w:rPr>
        <w:t xml:space="preserve">    </w:t>
      </w:r>
    </w:p>
    <w:p>
      <w:pPr>
        <w:pStyle w:val="ListParagraph"/>
        <w:widowControl/>
        <w:spacing w:lineRule="auto" w:line="259" w:before="0" w:after="0"/>
        <w:contextualSpacing/>
        <w:rPr>
          <w:rFonts w:ascii="Aptos" w:hAnsi="Aptos" w:eastAsia="Aptos" w:cs="Aptos"/>
          <w:b/>
          <w:b/>
          <w:bCs/>
          <w:color w:val="000000" w:themeColor="text1"/>
          <w:lang w:val="en-IN"/>
        </w:rPr>
      </w:pPr>
      <w:r>
        <w:rPr>
          <w:rFonts w:ascii="Aptos" w:hAnsi="Aptos" w:cs="Aptos" w:eastAsia="Aptos"/>
          <w:b/>
          <w:bCs/>
          <w:color w:val="000000" w:themeColor="text1"/>
          <w:lang w:val="en-IN"/>
        </w:rPr>
        <w:t xml:space="preserve">          </w:t>
      </w:r>
    </w:p>
    <w:p>
      <w:pPr>
        <w:pStyle w:val="Normal"/>
        <w:keepNext w:val="true"/>
        <w:keepLines/>
        <w:rPr>
          <w:rFonts w:ascii="Aptos" w:hAnsi="Aptos" w:eastAsia="Aptos" w:cs="Aptos"/>
          <w:color w:val="0F4761" w:themeColor="accent1" w:themeShade="bf"/>
          <w:sz w:val="28"/>
          <w:szCs w:val="28"/>
        </w:rPr>
      </w:pPr>
      <w:r>
        <w:rPr>
          <w:color w:val="0F4761" w:themeColor="accent1" w:themeShade="bf"/>
          <w:sz w:val="28"/>
          <w:szCs w:val="28"/>
          <w:lang w:val="en-IN"/>
        </w:rPr>
        <w:t>2.Install and Configure Fail2ban</w:t>
      </w:r>
    </w:p>
    <w:p>
      <w:pPr>
        <w:pStyle w:val="Normal"/>
        <w:widowControl/>
        <w:spacing w:lineRule="auto" w:line="259" w:before="0" w:after="0"/>
        <w:rPr>
          <w:rFonts w:ascii="Aptos" w:hAnsi="Aptos" w:eastAsia="Aptos" w:cs="Aptos"/>
          <w:color w:val="000000" w:themeColor="text1"/>
        </w:rPr>
      </w:pPr>
      <w:r>
        <w:rPr>
          <w:rFonts w:eastAsia="Aptos" w:cs="Aptos"/>
          <w:b/>
          <w:bCs/>
          <w:color w:val="000000" w:themeColor="text1"/>
          <w:lang w:val="en-IN"/>
        </w:rPr>
        <w:t xml:space="preserve">Install the fail2ban package: </w:t>
      </w:r>
    </w:p>
    <w:p>
      <w:pPr>
        <w:pStyle w:val="ListParagraph"/>
        <w:widowControl/>
        <w:numPr>
          <w:ilvl w:val="0"/>
          <w:numId w:val="220"/>
        </w:numPr>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 xml:space="preserve">Now install the fail2ban package by using </w:t>
      </w:r>
      <w:r>
        <w:rPr>
          <w:rFonts w:eastAsia="Aptos" w:cs="Aptos"/>
          <w:b/>
          <w:bCs/>
          <w:color w:val="000000" w:themeColor="text1"/>
          <w:lang w:val="en-IN"/>
        </w:rPr>
        <w:t xml:space="preserve">apt install fail2ban </w:t>
      </w:r>
      <w:r>
        <w:rPr>
          <w:rFonts w:eastAsia="Aptos" w:cs="Aptos"/>
          <w:color w:val="000000" w:themeColor="text1"/>
          <w:lang w:val="en-IN"/>
        </w:rPr>
        <w:t xml:space="preserve">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pacing w:lineRule="auto" w:line="259" w:before="0" w:after="0"/>
        <w:rPr>
          <w:rFonts w:ascii="Aptos" w:hAnsi="Aptos" w:eastAsia="Aptos" w:cs="Aptos"/>
          <w:color w:val="000000" w:themeColor="text1"/>
        </w:rPr>
      </w:pPr>
      <w:r>
        <w:rPr>
          <w:rFonts w:eastAsia="Aptos" w:cs="Aptos"/>
          <w:b/>
          <w:bCs/>
          <w:color w:val="000000" w:themeColor="text1"/>
          <w:lang w:val="en-IN"/>
        </w:rPr>
        <w:t>Configure Fail2ban by editing /etc/fail2ban/jail.local and enabling the desired filters and actions, such as:</w:t>
      </w:r>
      <w:r>
        <w:rPr>
          <w:rFonts w:eastAsia="Aptos" w:cs="Aptos"/>
          <w:color w:val="000000" w:themeColor="text1"/>
          <w:lang w:val="en-IN"/>
        </w:rPr>
        <w:t xml:space="preserve"> </w:t>
      </w:r>
    </w:p>
    <w:p>
      <w:pPr>
        <w:pStyle w:val="ListParagraph"/>
        <w:widowControl/>
        <w:numPr>
          <w:ilvl w:val="0"/>
          <w:numId w:val="216"/>
        </w:numPr>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 xml:space="preserve">Now open the file </w:t>
      </w:r>
      <w:r>
        <w:rPr>
          <w:rFonts w:eastAsia="Aptos" w:cs="Aptos"/>
          <w:b/>
          <w:bCs/>
          <w:color w:val="000000" w:themeColor="text1"/>
          <w:lang w:val="en-IN"/>
        </w:rPr>
        <w:t xml:space="preserve">/etc/fail2ban/jail.local </w:t>
      </w:r>
      <w:r>
        <w:rPr>
          <w:rFonts w:eastAsia="Aptos" w:cs="Aptos"/>
          <w:color w:val="000000" w:themeColor="text1"/>
          <w:lang w:val="en-IN"/>
        </w:rPr>
        <w:t xml:space="preserve">in </w:t>
      </w:r>
      <w:r>
        <w:rPr>
          <w:rFonts w:eastAsia="Aptos" w:cs="Aptos"/>
          <w:b/>
          <w:bCs/>
          <w:color w:val="000000" w:themeColor="text1"/>
          <w:lang w:val="en-IN"/>
        </w:rPr>
        <w:t xml:space="preserve">vi/nano </w:t>
      </w:r>
      <w:r>
        <w:rPr>
          <w:rFonts w:eastAsia="Aptos" w:cs="Aptos"/>
          <w:color w:val="000000" w:themeColor="text1"/>
          <w:lang w:val="en-IN"/>
        </w:rPr>
        <w:t>editor tool</w:t>
      </w:r>
    </w:p>
    <w:p>
      <w:pPr>
        <w:pStyle w:val="Normal"/>
        <w:widowControl/>
        <w:spacing w:lineRule="auto" w:line="259" w:before="0" w:after="0"/>
        <w:ind w:left="480" w:hanging="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b/>
          <w:bCs/>
          <w:color w:val="000000" w:themeColor="text1"/>
          <w:lang w:val="en-IN"/>
        </w:rPr>
        <w:t>[sshd]</w:t>
      </w:r>
      <w:r>
        <w:rPr/>
        <w:br/>
      </w:r>
      <w:r>
        <w:rPr>
          <w:rFonts w:eastAsia="Aptos" w:cs="Aptos"/>
          <w:b/>
          <w:bCs/>
          <w:color w:val="000000" w:themeColor="text1"/>
          <w:lang w:val="en-IN"/>
        </w:rPr>
        <w:t xml:space="preserve">           enabled = true</w:t>
      </w:r>
      <w:r>
        <w:rPr/>
        <w:br/>
      </w:r>
      <w:r>
        <w:rPr>
          <w:rFonts w:eastAsia="Aptos" w:cs="Aptos"/>
          <w:b/>
          <w:bCs/>
          <w:color w:val="000000" w:themeColor="text1"/>
          <w:lang w:val="en-IN"/>
        </w:rPr>
        <w:t xml:space="preserve">           banaction = iptables-multiport</w:t>
      </w:r>
      <w:r>
        <w:rPr/>
        <w:br/>
      </w:r>
      <w:r>
        <w:rPr>
          <w:rFonts w:eastAsia="Aptos" w:cs="Aptos"/>
          <w:b/>
          <w:bCs/>
          <w:color w:val="000000" w:themeColor="text1"/>
          <w:lang w:val="en-IN"/>
        </w:rPr>
        <w:t xml:space="preserve">           maxretry = 3</w:t>
      </w:r>
      <w:r>
        <w:rPr/>
        <w:br/>
      </w:r>
      <w:r>
        <w:rPr>
          <w:rFonts w:eastAsia="Aptos" w:cs="Aptos"/>
          <w:b/>
          <w:bCs/>
          <w:color w:val="000000" w:themeColor="text1"/>
          <w:lang w:val="en-IN"/>
        </w:rPr>
        <w:t xml:space="preserve">           findtime = 600</w:t>
      </w:r>
    </w:p>
    <w:p>
      <w:pPr>
        <w:pStyle w:val="Normal"/>
        <w:widowControl/>
        <w:spacing w:lineRule="auto" w:line="259" w:before="0" w:after="0"/>
        <w:rPr>
          <w:rFonts w:ascii="Aptos" w:hAnsi="Aptos" w:cs="Aptos"/>
          <w:color w:val="000000" w:themeColor="text1"/>
        </w:rPr>
      </w:pPr>
      <w:r>
        <w:rPr>
          <w:rFonts w:eastAsia="Aptos" w:cs="Aptos"/>
          <w:b/>
          <w:bCs/>
          <w:color w:val="000000" w:themeColor="text1"/>
          <w:lang w:val="en-IN"/>
        </w:rPr>
        <w:t>Restart the Fail2ban service:</w:t>
      </w:r>
    </w:p>
    <w:p>
      <w:pPr>
        <w:pStyle w:val="ListParagraph"/>
        <w:widowControl/>
        <w:numPr>
          <w:ilvl w:val="0"/>
          <w:numId w:val="219"/>
        </w:numPr>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 xml:space="preserve">Now restart the fail2ban service by using  </w:t>
      </w:r>
      <w:r>
        <w:rPr>
          <w:rFonts w:eastAsia="Aptos" w:cs="Aptos"/>
          <w:b/>
          <w:bCs/>
          <w:color w:val="000000" w:themeColor="text1"/>
          <w:lang w:val="en-IN"/>
        </w:rPr>
        <w:t xml:space="preserve">systemctl restart fail2ban </w:t>
      </w:r>
      <w:r>
        <w:rPr>
          <w:rFonts w:eastAsia="Aptos" w:cs="Aptos"/>
          <w:color w:val="000000" w:themeColor="text1"/>
          <w:lang w:val="en-IN"/>
        </w:rPr>
        <w:t xml:space="preserve">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rPr>
          <w:color w:val="0F4761" w:themeColor="accent1" w:themeShade="bf"/>
          <w:sz w:val="28"/>
          <w:szCs w:val="28"/>
          <w:lang w:val="en-IN"/>
        </w:rPr>
      </w:pPr>
      <w:r>
        <w:rPr>
          <w:color w:val="0F4761" w:themeColor="accent1" w:themeShade="bf"/>
          <w:sz w:val="28"/>
          <w:szCs w:val="28"/>
          <w:lang w:val="en-IN"/>
        </w:rPr>
        <w:t>3.Install and Configure Logwatch</w:t>
      </w:r>
    </w:p>
    <w:p>
      <w:pPr>
        <w:pStyle w:val="Normal"/>
        <w:widowControl/>
        <w:spacing w:lineRule="auto" w:line="259" w:before="0" w:after="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b/>
          <w:bCs/>
          <w:color w:val="000000" w:themeColor="text1"/>
          <w:lang w:val="en-IN"/>
        </w:rPr>
        <w:t xml:space="preserve">Install the logwatch package: </w:t>
      </w:r>
    </w:p>
    <w:p>
      <w:pPr>
        <w:pStyle w:val="ListParagraph"/>
        <w:widowControl/>
        <w:numPr>
          <w:ilvl w:val="0"/>
          <w:numId w:val="218"/>
        </w:numPr>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 xml:space="preserve">Now install the logwatch package by using </w:t>
      </w:r>
      <w:r>
        <w:rPr>
          <w:rFonts w:eastAsia="Aptos" w:cs="Aptos"/>
          <w:b/>
          <w:bCs/>
          <w:color w:val="000000" w:themeColor="text1"/>
          <w:lang w:val="en-IN"/>
        </w:rPr>
        <w:t xml:space="preserve">apt install logwatch </w:t>
      </w:r>
      <w:r>
        <w:rPr>
          <w:rFonts w:eastAsia="Aptos" w:cs="Aptos"/>
          <w:color w:val="000000" w:themeColor="text1"/>
          <w:lang w:val="en-IN"/>
        </w:rPr>
        <w:t>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ListParagraph"/>
        <w:widowControl/>
        <w:numPr>
          <w:ilvl w:val="0"/>
          <w:numId w:val="218"/>
        </w:numPr>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Configure Logwatch by editing /etc/logwatch/conf/logwatch.conf and enabling the desired log monitoring options, such as: </w:t>
      </w:r>
    </w:p>
    <w:p>
      <w:pPr>
        <w:pStyle w:val="Normal"/>
        <w:widowControl/>
        <w:spacing w:lineRule="auto" w:line="259" w:before="0" w:after="0"/>
        <w:ind w:left="480" w:hanging="0"/>
        <w:rPr>
          <w:rFonts w:ascii="Aptos" w:hAnsi="Aptos" w:eastAsia="Aptos" w:cs="Aptos"/>
          <w:color w:val="ABB2BF"/>
        </w:rPr>
      </w:pPr>
      <w:r>
        <w:rPr>
          <w:rFonts w:ascii="Aptos" w:hAnsi="Aptos" w:cs="Aptos" w:eastAsia="Aptos"/>
          <w:color w:val="000000" w:themeColor="text1"/>
          <w:lang w:val="en-IN"/>
        </w:rPr>
        <w:t xml:space="preserve">     </w:t>
      </w:r>
      <w:r>
        <w:rPr>
          <w:rFonts w:ascii="Aptos" w:hAnsi="Aptos" w:cs="Aptos" w:eastAsia="Aptos"/>
          <w:b/>
          <w:bCs/>
          <w:color w:val="000000" w:themeColor="text1"/>
          <w:lang w:val="en-IN"/>
        </w:rPr>
        <w:t xml:space="preserve"> </w:t>
      </w:r>
      <w:r>
        <w:rPr>
          <w:rFonts w:eastAsia="Aptos" w:cs="Aptos"/>
          <w:b/>
          <w:bCs/>
          <w:color w:val="000000" w:themeColor="text1"/>
          <w:lang w:val="en-IN"/>
        </w:rPr>
        <w:t xml:space="preserve">MailTo = </w:t>
      </w:r>
      <w:hyperlink r:id="rId40">
        <w:r>
          <w:rPr>
            <w:rStyle w:val="Internet"/>
            <w:rFonts w:eastAsia="Aptos" w:cs="Aptos"/>
            <w:b/>
            <w:bCs/>
            <w:color w:val="000000" w:themeColor="text1"/>
            <w:lang w:val="en-IN"/>
          </w:rPr>
          <w:t>security@example.com</w:t>
        </w:r>
        <w:r>
          <w:rPr>
            <w:rStyle w:val="Internet"/>
          </w:rPr>
          <w:br/>
        </w:r>
      </w:hyperlink>
      <w:r>
        <w:rPr>
          <w:rFonts w:eastAsia="Aptos" w:cs="Aptos"/>
          <w:b/>
          <w:bCs/>
          <w:color w:val="000000" w:themeColor="text1"/>
          <w:lang w:val="en-IN"/>
        </w:rPr>
        <w:t xml:space="preserve">      Range = All</w:t>
      </w:r>
      <w:r>
        <w:rPr/>
        <w:br/>
      </w:r>
      <w:r>
        <w:rPr>
          <w:rFonts w:eastAsia="Aptos" w:cs="Aptos"/>
          <w:b/>
          <w:bCs/>
          <w:color w:val="000000" w:themeColor="text1"/>
          <w:lang w:val="en-IN"/>
        </w:rPr>
        <w:t xml:space="preserve">      Service = All</w:t>
      </w:r>
    </w:p>
    <w:p>
      <w:pPr>
        <w:pStyle w:val="Normal"/>
        <w:widowControl/>
        <w:spacing w:lineRule="auto" w:line="259" w:before="0" w:after="0"/>
        <w:rPr>
          <w:rFonts w:ascii="Aptos" w:hAnsi="Aptos" w:eastAsia="Aptos" w:cs="Aptos"/>
          <w:b/>
          <w:b/>
          <w:bC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 xml:space="preserve">Test the Logwatch configuration: </w:t>
      </w:r>
    </w:p>
    <w:p>
      <w:pPr>
        <w:pStyle w:val="ListParagraph"/>
        <w:widowControl/>
        <w:numPr>
          <w:ilvl w:val="0"/>
          <w:numId w:val="217"/>
        </w:numPr>
        <w:spacing w:lineRule="auto" w:line="259" w:before="0" w:after="0"/>
        <w:contextualSpacing/>
        <w:rPr>
          <w:rFonts w:ascii="Aptos" w:hAnsi="Aptos" w:eastAsia="Aptos" w:cs="Aptos"/>
          <w:b/>
          <w:b/>
          <w:bCs/>
          <w:color w:val="000000" w:themeColor="text1"/>
          <w:lang w:val="en-IN"/>
        </w:rPr>
      </w:pPr>
      <w:r>
        <w:rPr>
          <w:rFonts w:eastAsia="Aptos" w:cs="Aptos"/>
          <w:color w:val="000000" w:themeColor="text1"/>
          <w:lang w:val="en-IN"/>
        </w:rPr>
        <w:t>Now test the Logwatch configuration by using</w:t>
      </w:r>
      <w:r>
        <w:rPr>
          <w:rFonts w:eastAsia="Aptos" w:cs="Aptos"/>
          <w:b/>
          <w:bCs/>
          <w:color w:val="000000" w:themeColor="text1"/>
          <w:lang w:val="en-IN"/>
        </w:rPr>
        <w:t xml:space="preserve"> logwatch </w:t>
      </w:r>
      <w:r>
        <w:rPr>
          <w:rFonts w:eastAsia="Aptos" w:cs="Aptos"/>
          <w:color w:val="000000" w:themeColor="text1"/>
          <w:lang w:val="en-IN"/>
        </w:rPr>
        <w:t>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ListParagraph"/>
        <w:widowControl/>
        <w:numPr>
          <w:ilvl w:val="0"/>
          <w:numId w:val="217"/>
        </w:numPr>
        <w:spacing w:lineRule="auto" w:line="259" w:before="0" w:after="0"/>
        <w:contextualSpacing/>
        <w:rPr>
          <w:rFonts w:ascii="Aptos" w:hAnsi="Aptos" w:eastAsia="Aptos" w:cs="Aptos"/>
          <w:color w:val="000000" w:themeColor="text1"/>
        </w:rPr>
      </w:pPr>
      <w:r>
        <w:rPr>
          <w:rFonts w:eastAsia="Aptos" w:cs="Aptos"/>
          <w:color w:val="000000" w:themeColor="text1"/>
          <w:lang w:val="en-IN"/>
        </w:rPr>
        <w:t xml:space="preserve">Set up a </w:t>
      </w:r>
      <w:r>
        <w:rPr>
          <w:rFonts w:eastAsia="Aptos" w:cs="Aptos"/>
          <w:b/>
          <w:bCs/>
          <w:color w:val="000000" w:themeColor="text1"/>
          <w:lang w:val="en-IN"/>
        </w:rPr>
        <w:t>cron</w:t>
      </w:r>
      <w:r>
        <w:rPr>
          <w:rFonts w:eastAsia="Aptos" w:cs="Aptos"/>
          <w:color w:val="000000" w:themeColor="text1"/>
          <w:lang w:val="en-IN"/>
        </w:rPr>
        <w:t xml:space="preserve"> job to run Logwatch periodically and send reports to the configured email address.</w:t>
      </w:r>
    </w:p>
    <w:p>
      <w:pPr>
        <w:pStyle w:val="1"/>
        <w:pPrChange w:id="0" w:author="Winston.Huang" w:date="2025-09-02T16:27:00Z">
          <w:pPr>
            <w:keepLines/>
            <w:keepNext w:val="true"/>
            <w:spacing w:lineRule="auto" w:line="240" w:before="480" w:after="0"/>
          </w:pPr>
        </w:pPrChange>
        <w:rPr>
          <w:rStyle w:val="Heading1Char"/>
          <w:rFonts w:ascii="Aptos Display" w:hAnsi="Aptos Display" w:eastAsia="Aptos Display" w:cs="Aptos Display"/>
          <w:sz w:val="48"/>
          <w:szCs w:val="48"/>
        </w:rPr>
      </w:pPr>
      <w:bookmarkStart w:id="211" w:name="_Toc207723360"/>
      <w:r>
        <w:rPr>
          <w:rStyle w:val="Heading1Char"/>
          <w:rFonts w:eastAsia="Aptos Display" w:cs="Aptos Display"/>
          <w:sz w:val="48"/>
          <w:szCs w:val="48"/>
        </w:rPr>
        <w:t>FR7 – Resource Availability</w:t>
      </w:r>
      <w:bookmarkEnd w:id="211"/>
    </w:p>
    <w:p>
      <w:pPr>
        <w:pStyle w:val="2"/>
        <w:widowControl/>
        <w:rPr>
          <w:rFonts w:ascii="Aptos" w:hAnsi="Aptos" w:eastAsia="Aptos" w:cs="Aptos"/>
        </w:rPr>
      </w:pPr>
      <w:bookmarkStart w:id="212" w:name="_Toc207723361"/>
      <w:r>
        <w:rPr/>
        <w:t>CR 7.1 – Denial of Service Protection</w:t>
      </w:r>
      <w:bookmarkEnd w:id="212"/>
    </w:p>
    <w:p>
      <w:pPr>
        <w:pStyle w:val="Normal"/>
        <w:rPr>
          <w:rFonts w:ascii="Aptos" w:hAnsi="Aptos" w:eastAsia="Aptos" w:cs="Aptos"/>
        </w:rPr>
      </w:pPr>
      <w:ins w:id="2454" w:author="Winston.Huang" w:date="2025-05-19T18:00:00Z">
        <w:r>
          <w:rPr>
            <w:rFonts w:eastAsia="Aptos" w:cs="Aptos"/>
            <w:color w:val="000000" w:themeColor="text1"/>
          </w:rPr>
          <w:t xml:space="preserve">This section describes the implementation of protections against Denial of Service (DoS) attacks and internal communication overload in accordance with IEC 62443-4-2 CR 7.1 and CR 7.1(1). The implementation is based on </w:t>
        </w:r>
      </w:ins>
      <w:r>
        <w:rPr>
          <w:rFonts w:eastAsia="Aptos" w:cs="Aptos"/>
          <w:color w:val="000000" w:themeColor="text1"/>
        </w:rPr>
        <w:t>Ubuntu 22.04 LTS</w:t>
      </w:r>
      <w:ins w:id="2455" w:author="Winston.Huang" w:date="2025-05-19T18:00:00Z">
        <w:r>
          <w:rPr>
            <w:rFonts w:eastAsia="Aptos" w:cs="Aptos"/>
            <w:color w:val="000000" w:themeColor="text1"/>
          </w:rPr>
          <w:t xml:space="preserve"> using UFW and system service management tools.</w:t>
        </w:r>
      </w:ins>
      <w:del w:id="2456" w:author="Winston.Huang" w:date="2025-05-19T18:00:00Z">
        <w:r>
          <w:rPr>
            <w:rFonts w:eastAsia="Aptos" w:cs="Aptos"/>
            <w:color w:val="000000" w:themeColor="text1"/>
          </w:rPr>
          <w:delText xml:space="preserve">The content of </w:delText>
        </w:r>
      </w:del>
      <w:del w:id="2457" w:author="Winston.Huang" w:date="2025-05-19T17:21:00Z">
        <w:r>
          <w:rPr>
            <w:rFonts w:eastAsia="Aptos" w:cs="Aptos"/>
            <w:color w:val="000000" w:themeColor="text1"/>
          </w:rPr>
          <w:delText>HD</w:delText>
        </w:r>
      </w:del>
      <w:del w:id="2458" w:author="Winston.Huang" w:date="2025-05-19T18:00:00Z">
        <w:r>
          <w:rPr>
            <w:rFonts w:eastAsia="Aptos" w:cs="Aptos"/>
            <w:color w:val="000000" w:themeColor="text1"/>
          </w:rPr>
          <w:delText>R 7.1</w:delText>
        </w:r>
      </w:del>
      <w:del w:id="2459" w:author="Winston.Huang" w:date="2025-05-19T17:21:00Z">
        <w:r>
          <w:rPr>
            <w:rFonts w:eastAsia="Aptos" w:cs="Aptos"/>
            <w:color w:val="000000" w:themeColor="text1"/>
          </w:rPr>
          <w:delText xml:space="preserve"> RE</w:delText>
        </w:r>
      </w:del>
      <w:del w:id="2460" w:author="Winston.Huang" w:date="2025-05-19T18:00:00Z">
        <w:r>
          <w:rPr>
            <w:rFonts w:eastAsia="Aptos" w:cs="Aptos"/>
            <w:color w:val="000000" w:themeColor="text1"/>
          </w:rPr>
          <w:delText xml:space="preserve">(1) already includes the requirements of </w:delText>
        </w:r>
      </w:del>
      <w:del w:id="2461" w:author="Winston.Huang" w:date="2025-05-19T17:21:00Z">
        <w:r>
          <w:rPr>
            <w:rFonts w:eastAsia="Aptos" w:cs="Aptos"/>
            <w:color w:val="000000" w:themeColor="text1"/>
          </w:rPr>
          <w:delText>HDR</w:delText>
        </w:r>
      </w:del>
      <w:del w:id="2462" w:author="Winston.Huang" w:date="2025-05-19T18:00:00Z">
        <w:r>
          <w:rPr>
            <w:rFonts w:eastAsia="Aptos" w:cs="Aptos"/>
            <w:color w:val="000000" w:themeColor="text1"/>
          </w:rPr>
          <w:delText xml:space="preserve"> 7.1.</w:delText>
        </w:r>
      </w:del>
    </w:p>
    <w:p>
      <w:pPr>
        <w:pStyle w:val="3"/>
        <w:widowControl/>
        <w:spacing w:lineRule="auto" w:line="240" w:before="160" w:after="0"/>
        <w:rPr>
          <w:rFonts w:ascii="Aptos" w:hAnsi="Aptos" w:eastAsia="Aptos" w:cs="Aptos"/>
        </w:rPr>
      </w:pPr>
      <w:bookmarkStart w:id="213" w:name="_Toc207723362"/>
      <w:r>
        <w:rPr>
          <w:rFonts w:eastAsia="Aptos" w:cs="Aptos"/>
        </w:rPr>
        <w:t>Statement</w:t>
      </w:r>
      <w:bookmarkEnd w:id="213"/>
    </w:p>
    <w:p>
      <w:pPr>
        <w:pStyle w:val="NormalWeb"/>
        <w:shd w:val="clear" w:color="auto" w:fill="FFFFFF" w:themeFill="background1"/>
        <w:spacing w:before="280" w:afterAutospacing="0" w:after="0"/>
        <w:rPr>
          <w:rFonts w:ascii="Aptos" w:hAnsi="Aptos" w:eastAsia="Aptos" w:cs="Aptos"/>
          <w:color w:val="000000" w:themeColor="text1"/>
          <w:sz w:val="21"/>
          <w:szCs w:val="21"/>
        </w:rPr>
      </w:pPr>
      <w:del w:id="2463" w:author="Winston.Huang" w:date="2025-05-19T18:02:00Z">
        <w:r>
          <w:rPr>
            <w:rFonts w:ascii="Aptos" w:hAnsi="Aptos" w:cs="Aptos" w:eastAsia="Aptos"/>
            <w:color w:val="000000" w:themeColor="text1"/>
            <w:sz w:val="21"/>
            <w:szCs w:val="21"/>
          </w:rPr>
          <w:delText xml:space="preserve"> </w:delText>
        </w:r>
      </w:del>
      <w:r>
        <w:rPr>
          <w:rFonts w:eastAsia="Aptos" w:cs="Aptos" w:ascii="Aptos" w:hAnsi="Aptos"/>
          <w:color w:val="000000" w:themeColor="text1"/>
          <w:sz w:val="21"/>
          <w:szCs w:val="21"/>
        </w:rPr>
        <w:t>The system uses the built-in ufw firewall of Ubuntu 22.04 LTS to limit incoming traffic rates and block unnecessary access points. This protects against common Denial of Service (DoS) attacks such as brute-force login attempts and excessive network requests, ensuring that essential operations can continue during attack scenarios.</w:t>
      </w:r>
    </w:p>
    <w:p>
      <w:pPr>
        <w:pStyle w:val="3"/>
        <w:widowControl/>
        <w:rPr>
          <w:rFonts w:ascii="Aptos" w:hAnsi="Aptos" w:eastAsia="Aptos" w:cs="Aptos"/>
        </w:rPr>
      </w:pPr>
      <w:bookmarkStart w:id="214" w:name="_Toc207723363"/>
      <w:r>
        <w:rPr/>
        <w:t>Evidence</w:t>
      </w:r>
      <w:bookmarkEnd w:id="214"/>
    </w:p>
    <w:p>
      <w:pPr>
        <w:pStyle w:val="Normal"/>
        <w:widowControl/>
        <w:spacing w:lineRule="auto" w:line="240" w:before="0" w:after="0"/>
        <w:pPrChange w:id="0" w:author="Winston.Huang" w:date="2025-05-19T18:05:00Z">
          <w:pPr>
            <w:widowControl/>
          </w:pPr>
        </w:pPrChange>
        <w:rPr/>
      </w:pPr>
      <w:ins w:id="2464" w:author="Winston.Huang" w:date="2025-05-20T13:22:00Z">
        <w:r>
          <w:rPr>
            <w:color w:val="000000" w:themeColor="text1"/>
          </w:rPr>
          <w:t>-</w:t>
        </w:r>
      </w:ins>
      <w:del w:id="2465" w:author="Winston.Huang" w:date="2025-05-19T18:04:00Z">
        <w:r>
          <w:rPr/>
          <w:delText>N/A</w:delText>
        </w:r>
      </w:del>
      <w:r>
        <w:rPr/>
        <w:t xml:space="preserve"> SSH service is protected using ufw limit, reducing the impact of brute-force attempts.</w:t>
      </w:r>
    </w:p>
    <w:p>
      <w:pPr>
        <w:pStyle w:val="Normal"/>
        <w:widowControl/>
        <w:spacing w:lineRule="auto" w:line="240" w:before="0" w:after="0"/>
        <w:pPrChange w:id="0" w:author="Winston.Huang" w:date="2025-05-19T18:05:00Z">
          <w:pPr>
            <w:widowControl/>
          </w:pPr>
        </w:pPrChange>
        <w:rPr/>
      </w:pPr>
      <w:ins w:id="2467" w:author="Winston.Huang" w:date="2025-05-20T13:22:00Z">
        <w:r>
          <w:rPr>
            <w:color w:val="000000" w:themeColor="text1"/>
          </w:rPr>
          <w:t xml:space="preserve">- </w:t>
        </w:r>
      </w:ins>
      <w:ins w:id="2468" w:author="Winston.Huang" w:date="2025-05-19T18:04:00Z">
        <w:r>
          <w:rPr/>
          <w:t>Only specific service ports are open; all others are dropped by default.</w:t>
        </w:r>
      </w:ins>
    </w:p>
    <w:p>
      <w:pPr>
        <w:pStyle w:val="Normal"/>
        <w:widowControl/>
        <w:spacing w:lineRule="auto" w:line="240" w:before="0" w:after="0"/>
        <w:rPr/>
      </w:pPr>
      <w:ins w:id="2470" w:author="Winston.Huang" w:date="2025-05-20T13:22:00Z">
        <w:r>
          <w:rPr>
            <w:color w:val="000000" w:themeColor="text1"/>
          </w:rPr>
          <w:t xml:space="preserve">- </w:t>
        </w:r>
      </w:ins>
      <w:ins w:id="2471" w:author="Winston.Huang" w:date="2025-05-19T18:04:00Z">
        <w:r>
          <w:rPr/>
          <w:t>ICMP echo requests are disabled via sysctl to prevent ping floods.</w:t>
        </w:r>
      </w:ins>
    </w:p>
    <w:p>
      <w:pPr>
        <w:pStyle w:val="Normal"/>
        <w:widowControl/>
        <w:spacing w:lineRule="auto" w:line="240" w:before="0" w:after="0"/>
        <w:rPr/>
      </w:pPr>
      <w:r>
        <w:rPr/>
        <w:t>- TCP SYN cookies are enabled via sysctl to mitigate SYN flood attacks.</w:t>
      </w:r>
    </w:p>
    <w:p>
      <w:pPr>
        <w:pStyle w:val="Normal"/>
        <w:widowControl/>
        <w:spacing w:lineRule="auto" w:line="240" w:before="0" w:after="0"/>
        <w:rPr/>
      </w:pPr>
      <w:r>
        <w:rPr/>
        <w:t>- Login failures are blocked automatically by fail2ban after multiple attempts.</w:t>
      </w:r>
    </w:p>
    <w:p>
      <w:pPr>
        <w:pStyle w:val="Normal"/>
        <w:widowControl/>
        <w:spacing w:lineRule="auto" w:line="240" w:before="0" w:after="0"/>
        <w:pPrChange w:id="0" w:author="Winston.Huang" w:date="2025-05-19T18:05:00Z">
          <w:pPr>
            <w:widowControl/>
          </w:pPr>
        </w:pPrChange>
        <w:rPr/>
      </w:pPr>
      <w:r>
        <w:rPr>
          <w:color w:val="000000" w:themeColor="text1"/>
        </w:rPr>
        <w:t xml:space="preserve">- </w:t>
      </w:r>
      <w:r>
        <w:rPr/>
        <w:t>Firewall and login logs are reviewable via journalctl and fail2ban-client</w:t>
      </w:r>
    </w:p>
    <w:p>
      <w:pPr>
        <w:pStyle w:val="3"/>
        <w:widowControl/>
        <w:spacing w:lineRule="auto" w:line="240" w:before="160" w:after="0"/>
        <w:rPr>
          <w:rFonts w:ascii="Aptos" w:hAnsi="Aptos" w:eastAsia="Aptos" w:cs="Aptos"/>
        </w:rPr>
      </w:pPr>
      <w:bookmarkStart w:id="215" w:name="_Toc207723364"/>
      <w:r>
        <w:rPr>
          <w:rFonts w:eastAsia="Aptos" w:cs="Aptos"/>
        </w:rPr>
        <w:t>Detailed Setting Steps</w:t>
      </w:r>
      <w:bookmarkEnd w:id="215"/>
    </w:p>
    <w:p>
      <w:pPr>
        <w:pStyle w:val="Normal"/>
        <w:widowControl/>
        <w:spacing w:lineRule="auto" w:line="240" w:before="0" w:after="0"/>
        <w:rPr>
          <w:rFonts w:ascii="Aptos" w:hAnsi="Aptos" w:eastAsia="Aptos" w:cs="Aptos"/>
          <w:color w:val="0F4761" w:themeColor="accent1" w:themeShade="bf"/>
          <w:sz w:val="28"/>
          <w:szCs w:val="28"/>
          <w:lang w:val="en-IN"/>
        </w:rPr>
      </w:pPr>
      <w:ins w:id="2474" w:author="Winston.Huang" w:date="2025-05-19T18:06:00Z">
        <w:r>
          <w:rPr>
            <w:rFonts w:eastAsia="Aptos" w:cs="Aptos"/>
            <w:color w:val="0F4761" w:themeColor="accent1" w:themeShade="bf"/>
            <w:sz w:val="28"/>
            <w:szCs w:val="28"/>
            <w:lang w:val="en-IN"/>
          </w:rPr>
          <w:t xml:space="preserve">1. </w:t>
        </w:r>
      </w:ins>
      <w:r>
        <w:rPr>
          <w:rFonts w:eastAsia="Aptos" w:cs="Aptos"/>
          <w:color w:val="0F4761" w:themeColor="accent1" w:themeShade="bf"/>
          <w:sz w:val="28"/>
          <w:szCs w:val="28"/>
          <w:lang w:val="en-IN"/>
        </w:rPr>
        <w:t>Enable UFW and Set Default Policies</w:t>
      </w:r>
    </w:p>
    <w:p>
      <w:pPr>
        <w:pStyle w:val="Normal"/>
        <w:widowControl/>
        <w:spacing w:lineRule="auto" w:line="240" w:before="0" w:after="0"/>
        <w:ind w:left="283" w:hanging="0"/>
        <w:rPr>
          <w:rFonts w:ascii="Consolas" w:hAnsi="Consolas" w:cs="Aptos"/>
          <w:lang w:val="en-IN"/>
        </w:rPr>
      </w:pPr>
      <w:r>
        <w:rPr>
          <w:rFonts w:cs="Aptos" w:ascii="Consolas" w:hAnsi="Consolas"/>
          <w:lang w:val="en-IN"/>
        </w:rPr>
        <w:t>sudo ufw default deny incoming</w:t>
      </w:r>
    </w:p>
    <w:p>
      <w:pPr>
        <w:pStyle w:val="Normal"/>
        <w:widowControl/>
        <w:spacing w:lineRule="auto" w:line="240" w:before="0" w:after="0"/>
        <w:ind w:left="283" w:hanging="0"/>
        <w:rPr>
          <w:rFonts w:ascii="Consolas" w:hAnsi="Consolas" w:cs="Aptos"/>
          <w:lang w:val="en-IN"/>
        </w:rPr>
      </w:pPr>
      <w:r>
        <w:rPr>
          <w:rFonts w:cs="Aptos" w:ascii="Consolas" w:hAnsi="Consolas"/>
          <w:lang w:val="en-IN"/>
        </w:rPr>
        <w:t>sudo ufw default allow outgoing</w:t>
      </w:r>
    </w:p>
    <w:p>
      <w:pPr>
        <w:pStyle w:val="Normal"/>
        <w:widowControl/>
        <w:spacing w:lineRule="auto" w:line="240" w:before="0" w:after="0"/>
        <w:ind w:left="283" w:hanging="0"/>
        <w:rPr>
          <w:rFonts w:ascii="Consolas" w:hAnsi="Consolas" w:cs="Aptos"/>
          <w:lang w:val="en-IN"/>
        </w:rPr>
      </w:pPr>
      <w:r>
        <w:rPr>
          <w:rFonts w:cs="Aptos" w:ascii="Consolas" w:hAnsi="Consolas"/>
          <w:lang w:val="en-IN"/>
        </w:rPr>
        <w:t>sudo ufw allow ssh</w:t>
      </w:r>
    </w:p>
    <w:p>
      <w:pPr>
        <w:pStyle w:val="Normal"/>
        <w:widowControl/>
        <w:spacing w:lineRule="auto" w:line="240" w:before="0" w:after="0"/>
        <w:ind w:left="283" w:hanging="0"/>
        <w:rPr>
          <w:rFonts w:ascii="Consolas" w:hAnsi="Consolas" w:cs="Aptos"/>
          <w:lang w:val="en-IN"/>
        </w:rPr>
      </w:pPr>
      <w:r>
        <w:rPr>
          <w:rFonts w:cs="Aptos" w:ascii="Consolas" w:hAnsi="Consolas"/>
          <w:lang w:val="en-IN"/>
        </w:rPr>
        <w:t>sudo ufw limit ssh</w:t>
      </w:r>
    </w:p>
    <w:p>
      <w:pPr>
        <w:pStyle w:val="Normal"/>
        <w:widowControl/>
        <w:spacing w:lineRule="auto" w:line="240" w:before="0" w:after="0"/>
        <w:ind w:left="283" w:hanging="0"/>
        <w:rPr>
          <w:rFonts w:ascii="Consolas" w:hAnsi="Consolas" w:cs="Aptos"/>
          <w:lang w:val="en-IN"/>
          <w:ins w:id="2475" w:author="Winston.Huang" w:date="2025-05-19T18:06:00Z"/>
        </w:rPr>
      </w:pPr>
      <w:r>
        <w:rPr>
          <w:rFonts w:cs="Aptos" w:ascii="Consolas" w:hAnsi="Consolas"/>
          <w:lang w:val="en-IN"/>
        </w:rPr>
        <w:t>sudo ufw enable</w:t>
      </w:r>
    </w:p>
    <w:p>
      <w:pPr>
        <w:pStyle w:val="Normal"/>
        <w:widowControl/>
        <w:spacing w:lineRule="auto" w:line="240" w:before="0" w:after="0"/>
        <w:rPr>
          <w:rFonts w:ascii="Aptos" w:hAnsi="Aptos" w:cs="Aptos"/>
          <w:color w:val="0F4761" w:themeColor="accent1" w:themeShade="bf"/>
          <w:sz w:val="28"/>
          <w:szCs w:val="28"/>
          <w:lang w:val="en-IN"/>
        </w:rPr>
      </w:pPr>
      <w:ins w:id="2476" w:author="Winston.Huang" w:date="2025-05-19T18:06:00Z">
        <w:r>
          <w:rPr>
            <w:rFonts w:cs="Aptos"/>
            <w:color w:val="0F4761" w:themeColor="accent1" w:themeShade="bf"/>
            <w:sz w:val="28"/>
            <w:szCs w:val="28"/>
            <w:lang w:val="en-IN"/>
          </w:rPr>
          <w:t>2.</w:t>
        </w:r>
      </w:ins>
      <w:ins w:id="2477" w:author="Winston.Huang" w:date="2025-05-19T18:07:00Z">
        <w:r>
          <w:rPr/>
          <w:t xml:space="preserve"> </w:t>
        </w:r>
      </w:ins>
      <w:r>
        <w:rPr>
          <w:rFonts w:cs="Aptos"/>
          <w:color w:val="0F4761" w:themeColor="accent1" w:themeShade="bf"/>
          <w:sz w:val="28"/>
          <w:szCs w:val="28"/>
          <w:lang w:val="en-IN"/>
        </w:rPr>
        <w:t>Disable ICMP Echo (Ping)</w:t>
      </w:r>
    </w:p>
    <w:p>
      <w:pPr>
        <w:pStyle w:val="Normal"/>
        <w:widowControl/>
        <w:spacing w:lineRule="auto" w:line="240" w:before="0" w:after="0"/>
        <w:ind w:left="283" w:hanging="0"/>
        <w:rPr/>
      </w:pPr>
      <w:r>
        <w:rPr/>
        <w:t>Edit /etc/sysctl.d/99-icmp.conf:</w:t>
      </w:r>
    </w:p>
    <w:p>
      <w:pPr>
        <w:pStyle w:val="Normal"/>
        <w:widowControl/>
        <w:spacing w:lineRule="auto" w:line="240" w:before="0" w:after="0"/>
        <w:ind w:left="566" w:hanging="0"/>
        <w:rPr>
          <w:rFonts w:ascii="Consolas" w:hAnsi="Consolas"/>
        </w:rPr>
      </w:pPr>
      <w:r>
        <w:rPr>
          <w:rFonts w:ascii="Consolas" w:hAnsi="Consolas"/>
        </w:rPr>
        <w:t>net.ipv4.icmp_echo_ignore_all = 1</w:t>
      </w:r>
    </w:p>
    <w:p>
      <w:pPr>
        <w:pStyle w:val="Normal"/>
        <w:widowControl/>
        <w:spacing w:lineRule="auto" w:line="240" w:before="0" w:after="0"/>
        <w:ind w:left="283" w:hanging="0"/>
        <w:rPr/>
      </w:pPr>
      <w:r>
        <w:rPr/>
        <w:t>Apply settings:</w:t>
      </w:r>
    </w:p>
    <w:p>
      <w:pPr>
        <w:pStyle w:val="Normal"/>
        <w:widowControl/>
        <w:spacing w:lineRule="auto" w:line="240" w:before="0" w:after="0"/>
        <w:ind w:left="566" w:hanging="0"/>
        <w:rPr>
          <w:rFonts w:ascii="Consolas" w:hAnsi="Consolas" w:cs="Aptos"/>
          <w:color w:val="0F4761" w:themeColor="accent1" w:themeShade="bf"/>
          <w:sz w:val="28"/>
          <w:szCs w:val="28"/>
          <w:lang w:val="en-IN"/>
          <w:ins w:id="2478" w:author="Winston.Huang" w:date="2025-05-19T18:06:00Z"/>
        </w:rPr>
      </w:pPr>
      <w:r>
        <w:rPr>
          <w:rFonts w:ascii="Consolas" w:hAnsi="Consolas"/>
        </w:rPr>
        <w:t>sudo sysctl --system</w:t>
      </w:r>
    </w:p>
    <w:p>
      <w:pPr>
        <w:pStyle w:val="Normal"/>
        <w:widowControl/>
        <w:spacing w:lineRule="auto" w:line="240" w:before="0" w:after="0"/>
        <w:rPr>
          <w:rFonts w:ascii="Aptos" w:hAnsi="Aptos" w:cs="Aptos"/>
          <w:color w:val="0F4761" w:themeColor="accent1" w:themeShade="bf"/>
          <w:sz w:val="28"/>
          <w:szCs w:val="28"/>
          <w:lang w:val="en-IN"/>
        </w:rPr>
      </w:pPr>
      <w:ins w:id="2479" w:author="Winston.Huang" w:date="2025-05-19T18:06:00Z">
        <w:r>
          <w:rPr>
            <w:rFonts w:cs="Aptos"/>
            <w:color w:val="0F4761" w:themeColor="accent1" w:themeShade="bf"/>
            <w:sz w:val="28"/>
            <w:szCs w:val="28"/>
            <w:lang w:val="en-IN"/>
          </w:rPr>
          <w:t>3.</w:t>
        </w:r>
      </w:ins>
      <w:ins w:id="2480" w:author="Winston.Huang" w:date="2025-05-19T18:07:00Z">
        <w:r>
          <w:rPr/>
          <w:t xml:space="preserve"> </w:t>
        </w:r>
      </w:ins>
      <w:r>
        <w:rPr>
          <w:rFonts w:cs="Aptos"/>
          <w:color w:val="0F4761" w:themeColor="accent1" w:themeShade="bf"/>
          <w:sz w:val="28"/>
          <w:szCs w:val="28"/>
          <w:lang w:val="en-IN"/>
        </w:rPr>
        <w:t>Enable TCP SYN Flood Protection</w:t>
      </w:r>
    </w:p>
    <w:p>
      <w:pPr>
        <w:pStyle w:val="Normal"/>
        <w:widowControl/>
        <w:spacing w:lineRule="auto" w:line="240" w:before="0" w:after="0"/>
        <w:ind w:left="283" w:hanging="0"/>
        <w:rPr/>
      </w:pPr>
      <w:r>
        <w:rPr/>
        <w:t>In /etc/sysctl.d/99-syn.conf:</w:t>
      </w:r>
    </w:p>
    <w:p>
      <w:pPr>
        <w:pStyle w:val="Normal"/>
        <w:widowControl/>
        <w:spacing w:lineRule="auto" w:line="240" w:before="0" w:after="0"/>
        <w:ind w:left="566" w:hanging="0"/>
        <w:rPr>
          <w:rFonts w:ascii="Consolas" w:hAnsi="Consolas"/>
        </w:rPr>
      </w:pPr>
      <w:r>
        <w:rPr>
          <w:rFonts w:ascii="Consolas" w:hAnsi="Consolas"/>
        </w:rPr>
        <w:t>net.ipv4.tcp_syncookies = 1</w:t>
      </w:r>
    </w:p>
    <w:p>
      <w:pPr>
        <w:pStyle w:val="Normal"/>
        <w:widowControl/>
        <w:spacing w:lineRule="auto" w:line="240" w:before="0" w:after="0"/>
        <w:ind w:left="566" w:hanging="0"/>
        <w:rPr>
          <w:rFonts w:ascii="Consolas" w:hAnsi="Consolas"/>
        </w:rPr>
      </w:pPr>
      <w:r>
        <w:rPr>
          <w:rFonts w:ascii="Consolas" w:hAnsi="Consolas"/>
        </w:rPr>
        <w:t>net.ipv4.conf.all.rp_filter = 1</w:t>
      </w:r>
    </w:p>
    <w:p>
      <w:pPr>
        <w:pStyle w:val="Normal"/>
        <w:widowControl/>
        <w:spacing w:lineRule="auto" w:line="240" w:before="0" w:after="0"/>
        <w:ind w:left="283" w:hanging="0"/>
        <w:rPr/>
      </w:pPr>
      <w:r>
        <w:rPr/>
        <w:t>Apply:</w:t>
      </w:r>
    </w:p>
    <w:p>
      <w:pPr>
        <w:pStyle w:val="Normal"/>
        <w:widowControl/>
        <w:spacing w:lineRule="auto" w:line="240" w:before="0" w:after="0"/>
        <w:ind w:left="566" w:hanging="0"/>
        <w:rPr>
          <w:rFonts w:ascii="Consolas" w:hAnsi="Consolas" w:cs="Aptos"/>
          <w:color w:val="0F4761" w:themeColor="accent1" w:themeShade="bf"/>
          <w:sz w:val="28"/>
          <w:szCs w:val="28"/>
          <w:lang w:val="en-IN"/>
          <w:ins w:id="2481" w:author="Winston.Huang" w:date="2025-05-19T18:06:00Z"/>
        </w:rPr>
      </w:pPr>
      <w:r>
        <w:rPr>
          <w:rFonts w:ascii="Consolas" w:hAnsi="Consolas"/>
        </w:rPr>
        <w:t>sudo sysctl –system</w:t>
      </w:r>
    </w:p>
    <w:p>
      <w:pPr>
        <w:pStyle w:val="Normal"/>
        <w:widowControl/>
        <w:spacing w:lineRule="auto" w:line="240" w:before="0" w:after="0"/>
        <w:rPr>
          <w:rFonts w:ascii="Aptos" w:hAnsi="Aptos" w:cs="Aptos"/>
          <w:color w:val="0F4761" w:themeColor="accent1" w:themeShade="bf"/>
          <w:sz w:val="28"/>
          <w:szCs w:val="28"/>
          <w:lang w:val="en-IN"/>
        </w:rPr>
      </w:pPr>
      <w:ins w:id="2482" w:author="Winston.Huang" w:date="2025-05-19T18:06:00Z">
        <w:r>
          <w:rPr>
            <w:rFonts w:cs="Aptos"/>
            <w:color w:val="0F4761" w:themeColor="accent1" w:themeShade="bf"/>
            <w:sz w:val="28"/>
            <w:szCs w:val="28"/>
            <w:lang w:val="en-IN"/>
          </w:rPr>
          <w:t>4.</w:t>
        </w:r>
      </w:ins>
      <w:r>
        <w:rPr/>
        <w:t xml:space="preserve"> </w:t>
      </w:r>
      <w:r>
        <w:rPr>
          <w:rFonts w:cs="Aptos"/>
          <w:color w:val="0F4761" w:themeColor="accent1" w:themeShade="bf"/>
          <w:sz w:val="28"/>
          <w:szCs w:val="28"/>
          <w:lang w:val="en-IN"/>
        </w:rPr>
        <w:t>Install and Configure fail2ban</w:t>
      </w:r>
    </w:p>
    <w:p>
      <w:pPr>
        <w:pStyle w:val="Normal"/>
        <w:widowControl/>
        <w:spacing w:lineRule="auto" w:line="240" w:before="0" w:after="0"/>
        <w:ind w:left="283" w:hanging="0"/>
        <w:rPr>
          <w:rFonts w:ascii="Consolas" w:hAnsi="Consolas"/>
        </w:rPr>
      </w:pPr>
      <w:r>
        <w:rPr>
          <w:rFonts w:ascii="Consolas" w:hAnsi="Consolas"/>
        </w:rPr>
        <w:t>sudo apt install fail2ban</w:t>
      </w:r>
    </w:p>
    <w:p>
      <w:pPr>
        <w:pStyle w:val="Normal"/>
        <w:widowControl/>
        <w:spacing w:lineRule="auto" w:line="240" w:before="0" w:after="0"/>
        <w:ind w:left="283" w:hanging="0"/>
        <w:rPr>
          <w:rFonts w:ascii="Consolas" w:hAnsi="Consolas"/>
        </w:rPr>
      </w:pPr>
      <w:r>
        <w:rPr>
          <w:rFonts w:ascii="Consolas" w:hAnsi="Consolas"/>
        </w:rPr>
        <w:t>sudo systemctl enable fail2ban</w:t>
      </w:r>
    </w:p>
    <w:p>
      <w:pPr>
        <w:pStyle w:val="Normal"/>
        <w:widowControl/>
        <w:spacing w:lineRule="auto" w:line="240" w:before="0" w:after="0"/>
        <w:ind w:left="283" w:hanging="0"/>
        <w:rPr/>
      </w:pPr>
      <w:r>
        <w:rPr/>
        <w:t>Create or modify /etc/fail2ban/jail.local:</w:t>
      </w:r>
    </w:p>
    <w:p>
      <w:pPr>
        <w:pStyle w:val="Normal"/>
        <w:widowControl/>
        <w:spacing w:lineRule="auto" w:line="240" w:before="0" w:after="0"/>
        <w:ind w:left="566" w:hanging="0"/>
        <w:rPr>
          <w:rFonts w:ascii="Consolas" w:hAnsi="Consolas"/>
        </w:rPr>
      </w:pPr>
      <w:r>
        <w:rPr>
          <w:rFonts w:ascii="Consolas" w:hAnsi="Consolas"/>
        </w:rPr>
        <w:t>[sshd]</w:t>
      </w:r>
    </w:p>
    <w:p>
      <w:pPr>
        <w:pStyle w:val="Normal"/>
        <w:widowControl/>
        <w:spacing w:lineRule="auto" w:line="240" w:before="0" w:after="0"/>
        <w:ind w:left="566" w:hanging="0"/>
        <w:rPr>
          <w:rFonts w:ascii="Consolas" w:hAnsi="Consolas"/>
        </w:rPr>
      </w:pPr>
      <w:r>
        <w:rPr>
          <w:rFonts w:ascii="Consolas" w:hAnsi="Consolas"/>
        </w:rPr>
        <w:t>enabled = true</w:t>
      </w:r>
    </w:p>
    <w:p>
      <w:pPr>
        <w:pStyle w:val="Normal"/>
        <w:widowControl/>
        <w:spacing w:lineRule="auto" w:line="240" w:before="0" w:after="0"/>
        <w:ind w:left="566" w:hanging="0"/>
        <w:rPr>
          <w:rFonts w:ascii="Consolas" w:hAnsi="Consolas"/>
        </w:rPr>
      </w:pPr>
      <w:r>
        <w:rPr>
          <w:rFonts w:ascii="Consolas" w:hAnsi="Consolas"/>
        </w:rPr>
        <w:t>port = ssh</w:t>
      </w:r>
    </w:p>
    <w:p>
      <w:pPr>
        <w:pStyle w:val="Normal"/>
        <w:widowControl/>
        <w:spacing w:lineRule="auto" w:line="240" w:before="0" w:after="0"/>
        <w:ind w:left="566" w:hanging="0"/>
        <w:rPr>
          <w:rFonts w:ascii="Consolas" w:hAnsi="Consolas"/>
        </w:rPr>
      </w:pPr>
      <w:r>
        <w:rPr>
          <w:rFonts w:ascii="Consolas" w:hAnsi="Consolas"/>
        </w:rPr>
        <w:t>logpath = /var/log/auth.log</w:t>
      </w:r>
    </w:p>
    <w:p>
      <w:pPr>
        <w:pStyle w:val="Normal"/>
        <w:widowControl/>
        <w:spacing w:lineRule="auto" w:line="240" w:before="0" w:after="0"/>
        <w:ind w:left="566" w:hanging="0"/>
        <w:rPr>
          <w:rFonts w:ascii="Consolas" w:hAnsi="Consolas"/>
        </w:rPr>
      </w:pPr>
      <w:r>
        <w:rPr>
          <w:rFonts w:ascii="Consolas" w:hAnsi="Consolas"/>
        </w:rPr>
        <w:t>maxretry = 5</w:t>
      </w:r>
    </w:p>
    <w:p>
      <w:pPr>
        <w:pStyle w:val="Normal"/>
        <w:widowControl/>
        <w:spacing w:lineRule="auto" w:line="240" w:before="0" w:after="0"/>
        <w:ind w:left="566" w:hanging="0"/>
        <w:rPr>
          <w:rFonts w:ascii="Consolas" w:hAnsi="Consolas"/>
        </w:rPr>
      </w:pPr>
      <w:r>
        <w:rPr>
          <w:rFonts w:ascii="Consolas" w:hAnsi="Consolas"/>
        </w:rPr>
        <w:t>bantime = 1800</w:t>
      </w:r>
    </w:p>
    <w:p>
      <w:pPr>
        <w:pStyle w:val="Normal"/>
        <w:widowControl/>
        <w:spacing w:lineRule="auto" w:line="240" w:before="0" w:after="0"/>
        <w:rPr>
          <w:rFonts w:ascii="Aptos" w:hAnsi="Aptos" w:cs="Aptos"/>
          <w:color w:val="0F4761" w:themeColor="accent1" w:themeShade="bf"/>
          <w:sz w:val="28"/>
          <w:szCs w:val="28"/>
          <w:lang w:val="en-IN"/>
        </w:rPr>
      </w:pPr>
      <w:ins w:id="2483" w:author="Winston.Huang" w:date="2025-05-19T18:06:00Z">
        <w:r>
          <w:rPr>
            <w:rFonts w:cs="Aptos"/>
            <w:color w:val="0F4761" w:themeColor="accent1" w:themeShade="bf"/>
            <w:sz w:val="28"/>
            <w:szCs w:val="28"/>
            <w:lang w:val="en-IN"/>
          </w:rPr>
          <w:t>5.</w:t>
        </w:r>
      </w:ins>
      <w:ins w:id="2484" w:author="Winston.Huang" w:date="2025-05-19T18:07:00Z">
        <w:r>
          <w:rPr/>
          <w:t xml:space="preserve"> </w:t>
        </w:r>
      </w:ins>
      <w:r>
        <w:rPr>
          <w:rFonts w:cs="Aptos"/>
          <w:color w:val="0F4761" w:themeColor="accent1" w:themeShade="bf"/>
          <w:sz w:val="28"/>
          <w:szCs w:val="28"/>
          <w:lang w:val="en-IN"/>
        </w:rPr>
        <w:t>Log Review</w:t>
      </w:r>
    </w:p>
    <w:p>
      <w:pPr>
        <w:pStyle w:val="Normal"/>
        <w:widowControl/>
        <w:spacing w:lineRule="auto" w:line="240" w:before="0" w:after="0"/>
        <w:ind w:left="283" w:hanging="0"/>
        <w:rPr>
          <w:rFonts w:ascii="Consolas" w:hAnsi="Consolas" w:cs="Aptos"/>
          <w:lang w:val="en-IN"/>
        </w:rPr>
      </w:pPr>
      <w:r>
        <w:rPr>
          <w:rFonts w:cs="Aptos" w:ascii="Consolas" w:hAnsi="Consolas"/>
          <w:lang w:val="en-IN"/>
        </w:rPr>
        <w:t>sudo journalctl -u ufw</w:t>
      </w:r>
    </w:p>
    <w:p>
      <w:pPr>
        <w:pStyle w:val="Normal"/>
        <w:widowControl/>
        <w:spacing w:lineRule="auto" w:line="240" w:before="0" w:after="0"/>
        <w:ind w:left="283" w:hanging="0"/>
        <w:rPr>
          <w:rFonts w:ascii="Consolas" w:hAnsi="Consolas" w:cs="Aptos"/>
          <w:lang w:val="en-IN"/>
          <w:ins w:id="2485" w:author="Winston.Huang" w:date="2025-05-19T18:06:00Z"/>
        </w:rPr>
      </w:pPr>
      <w:r>
        <w:rPr>
          <w:rFonts w:cs="Aptos" w:ascii="Consolas" w:hAnsi="Consolas"/>
          <w:lang w:val="en-IN"/>
        </w:rPr>
        <w:t>sudo fail2ban-client status</w:t>
      </w:r>
    </w:p>
    <w:p>
      <w:pPr>
        <w:pStyle w:val="Normal"/>
        <w:widowControl/>
        <w:spacing w:lineRule="auto" w:line="240" w:before="0" w:after="0"/>
        <w:rPr>
          <w:rFonts w:eastAsia="新細明體" w:cs="Segoe UI"/>
          <w:del w:id="2487" w:author="Winston.Huang" w:date="2025-05-19T18:06:00Z"/>
        </w:rPr>
      </w:pPr>
      <w:del w:id="2486" w:author="Winston.Huang" w:date="2025-05-19T18:05:00Z">
        <w:r>
          <w:rPr>
            <w:rFonts w:eastAsia="新細明體" w:cs="Segoe UI"/>
          </w:rPr>
          <w:delText>N/A</w:delText>
        </w:r>
      </w:del>
    </w:p>
    <w:p>
      <w:pPr>
        <w:pStyle w:val="Normal"/>
        <w:widowControl/>
        <w:spacing w:lineRule="auto" w:line="240" w:before="0" w:after="0"/>
        <w:rPr>
          <w:rFonts w:eastAsia="新細明體" w:cs="Segoe UI"/>
          <w:del w:id="2489" w:author="Winston.Huang" w:date="2025-05-19T18:06:00Z"/>
        </w:rPr>
      </w:pPr>
      <w:del w:id="2488" w:author="Winston.Huang" w:date="2025-05-19T18:06:00Z">
        <w:r>
          <w:rPr>
            <w:rFonts w:eastAsia="新細明體" w:cs="Segoe UI"/>
          </w:rPr>
        </w:r>
      </w:del>
    </w:p>
    <w:p>
      <w:pPr>
        <w:pStyle w:val="Normal"/>
        <w:widowControl/>
        <w:rPr/>
      </w:pPr>
      <w:bookmarkStart w:id="216" w:name="_Toc207723365"/>
      <w:r>
        <w:rPr/>
        <w:t>CR 7.1(1) – Manage Communication Load from Component</w:t>
      </w:r>
      <w:bookmarkEnd w:id="216"/>
    </w:p>
    <w:p>
      <w:pPr>
        <w:pStyle w:val="Normal"/>
        <w:widowControl/>
        <w:jc w:val="both"/>
        <w:rPr>
          <w:rFonts w:ascii="Aptos" w:hAnsi="Aptos" w:eastAsia="Aptos" w:cs="Aptos"/>
          <w:color w:val="0F4761" w:themeColor="accent1" w:themeShade="bf"/>
          <w:sz w:val="32"/>
          <w:szCs w:val="32"/>
        </w:rPr>
      </w:pPr>
      <w:ins w:id="2490" w:author="Winston.Huang" w:date="2025-05-19T18:01:00Z">
        <w:r>
          <w:rPr>
            <w:rFonts w:eastAsia="Aptos" w:cs="Aptos"/>
            <w:bCs/>
          </w:rPr>
          <w:t>This section describes how the system manages internal communication loads to prevent any single component from degrading overall system performance. It outlines the implementation of resource control measures and essential function prioritization as required by IEC 62443-4-2 CR 7.1(1).</w:t>
        </w:r>
      </w:ins>
      <w:del w:id="2491" w:author="Winston.Huang" w:date="2025-05-19T18:01:00Z">
        <w:r>
          <w:rPr>
            <w:rFonts w:eastAsia="Aptos" w:cs="Aptos"/>
            <w:color w:val="0F4761" w:themeColor="accent1" w:themeShade="bf"/>
            <w:sz w:val="32"/>
            <w:szCs w:val="32"/>
          </w:rPr>
          <w:delText>Denial of Service (DoS) Protection and Manage Communication Load from Component: Configuring the system to protect against DoS attacks (login failure, ping, TCP/UDP attacks) to ensure essential functions continue operating in a degraded mode during a DoS event, maintaining safe operations.</w:delText>
        </w:r>
      </w:del>
    </w:p>
    <w:p>
      <w:pPr>
        <w:pStyle w:val="3"/>
        <w:widowControl/>
        <w:spacing w:lineRule="auto" w:line="240" w:before="160" w:after="0"/>
        <w:rPr>
          <w:rFonts w:ascii="Aptos" w:hAnsi="Aptos" w:eastAsia="Aptos" w:cs="Aptos"/>
        </w:rPr>
      </w:pPr>
      <w:bookmarkStart w:id="217" w:name="_Toc207723366"/>
      <w:r>
        <w:rPr>
          <w:rFonts w:eastAsia="Aptos" w:cs="Aptos"/>
        </w:rPr>
        <w:t>Statement</w:t>
      </w:r>
      <w:bookmarkEnd w:id="217"/>
    </w:p>
    <w:p>
      <w:pPr>
        <w:pStyle w:val="Normal"/>
        <w:shd w:val="clear" w:color="auto" w:fill="FFFFFF" w:themeFill="background1"/>
        <w:spacing w:before="0" w:after="300"/>
        <w:jc w:val="both"/>
        <w:rPr>
          <w:rFonts w:ascii="Aptos" w:hAnsi="Aptos" w:eastAsia="Aptos" w:cs="Aptos"/>
        </w:rPr>
      </w:pPr>
      <w:r>
        <w:rPr/>
        <w:t>The system implements controls to manage internal communication load by limiting service-level resource usage, prioritizing essential functions, and applying per-connection limitations. This ensures that no single component overloads the system during normal or high-load operations.</w:t>
      </w:r>
      <w:del w:id="2492" w:author="Winston.Huang" w:date="2025-05-19T18:01:00Z">
        <w:r>
          <w:rPr>
            <w:rFonts w:eastAsia="Aptos" w:cs="Aptos"/>
          </w:rPr>
          <w:delText>To meet the requirements of IEC 62443 4-2 CR 7.1 Denial of Service (DoS) Protection and CR 7.1 RE(1) Manage Communication Load from Component, the Ubuntu 22.04 operating system must be configured to protect against DoS attacks, including login failure attacks, ping attacks, and TCP/UDP attacks. This ensures that essential functions can continue to operate in a degraded mode during a DoS event, thereby maintaining safe operations.</w:delText>
        </w:r>
      </w:del>
    </w:p>
    <w:p>
      <w:pPr>
        <w:pStyle w:val="3"/>
        <w:widowControl/>
        <w:rPr>
          <w:rFonts w:ascii="Aptos" w:hAnsi="Aptos" w:eastAsia="Aptos" w:cs="Aptos"/>
        </w:rPr>
      </w:pPr>
      <w:bookmarkStart w:id="218" w:name="_Toc207723367"/>
      <w:r>
        <w:rPr/>
        <w:t>Evidence</w:t>
      </w:r>
      <w:bookmarkEnd w:id="218"/>
    </w:p>
    <w:p>
      <w:pPr>
        <w:pStyle w:val="Normal"/>
        <w:widowControl/>
        <w:spacing w:before="0" w:after="0"/>
        <w:jc w:val="both"/>
        <w:rPr>
          <w:rFonts w:ascii="Aptos" w:hAnsi="Aptos" w:eastAsia="Aptos" w:cs="Aptos"/>
          <w:ins w:id="2497" w:author="Winston.Huang" w:date="2025-05-19T18:10:00Z"/>
        </w:rPr>
      </w:pPr>
      <w:ins w:id="2493" w:author="Winston.Huang" w:date="2025-05-20T13:22:00Z">
        <w:r>
          <w:rPr>
            <w:color w:val="000000" w:themeColor="text1"/>
          </w:rPr>
          <w:t xml:space="preserve">- </w:t>
        </w:r>
      </w:ins>
      <w:r>
        <w:rPr/>
        <w:t>CPU and memory limits are configured via systemd for each system service.</w:t>
      </w:r>
      <w:del w:id="2494" w:author="Winston.Huang" w:date="2025-05-19T18:10:00Z">
        <w:r>
          <w:rPr>
            <w:rFonts w:eastAsia="Aptos" w:cs="Aptos"/>
          </w:rPr>
          <w:delText xml:space="preserve">The evidence for compliance with IEC 62443 4-2 CR 7.1 and CR 7.1 RE(1) is provided through the implementation of built-in functions in Ubuntu 22.04. These configurations demonstrate the system’s ability to handle login failure attacks, ping attacks, and TCP/UDP attacks effectively. The configurations include setting up firewall rules using </w:delText>
        </w:r>
      </w:del>
      <w:del w:id="2495" w:author="Winston.Huang" w:date="2025-05-19T18:10:00Z">
        <w:r>
          <w:rPr>
            <w:b/>
            <w:bCs/>
          </w:rPr>
          <w:delText>ufw,</w:delText>
        </w:r>
      </w:del>
      <w:del w:id="2496" w:author="Winston.Huang" w:date="2025-05-19T18:10:00Z">
        <w:r>
          <w:rPr>
            <w:rFonts w:eastAsia="Aptos" w:cs="Aptos"/>
          </w:rPr>
          <w:delText xml:space="preserve"> configuring SSH to limit login attempts, along with Degraded Mode, Essential Functions Declaration steps and setting system parameters to mitigate the effects of network flooding.</w:delText>
        </w:r>
      </w:del>
    </w:p>
    <w:p>
      <w:pPr>
        <w:pStyle w:val="Normal"/>
        <w:widowControl/>
        <w:spacing w:before="0" w:after="0"/>
        <w:jc w:val="both"/>
        <w:rPr>
          <w:rFonts w:ascii="Aptos" w:hAnsi="Aptos" w:cs="Aptos"/>
          <w:ins w:id="2499" w:author="Winston.Huang" w:date="2025-05-19T18:10:00Z"/>
        </w:rPr>
      </w:pPr>
      <w:ins w:id="2498" w:author="Winston.Huang" w:date="2025-05-20T13:22:00Z">
        <w:r>
          <w:rPr>
            <w:color w:val="000000" w:themeColor="text1"/>
          </w:rPr>
          <w:t xml:space="preserve">- </w:t>
        </w:r>
      </w:ins>
      <w:r>
        <w:rPr/>
        <w:t>Background and non-essential services are assigned lower priority.</w:t>
      </w:r>
    </w:p>
    <w:p>
      <w:pPr>
        <w:pStyle w:val="Normal"/>
        <w:widowControl/>
        <w:spacing w:before="0" w:after="0"/>
        <w:jc w:val="both"/>
        <w:rPr>
          <w:rFonts w:ascii="Aptos" w:hAnsi="Aptos" w:cs="Aptos"/>
          <w:ins w:id="2501" w:author="Winston.Huang" w:date="2025-05-19T18:10:00Z"/>
        </w:rPr>
      </w:pPr>
      <w:ins w:id="2500" w:author="Winston.Huang" w:date="2025-05-20T13:22:00Z">
        <w:r>
          <w:rPr>
            <w:color w:val="000000" w:themeColor="text1"/>
          </w:rPr>
          <w:t xml:space="preserve">- </w:t>
        </w:r>
      </w:ins>
      <w:r>
        <w:rPr/>
        <w:t>SSH and other services are rate-limited per IP using ufw.</w:t>
      </w:r>
    </w:p>
    <w:p>
      <w:pPr>
        <w:pStyle w:val="Normal"/>
        <w:widowControl/>
        <w:spacing w:before="0" w:after="0"/>
        <w:jc w:val="both"/>
        <w:rPr/>
      </w:pPr>
      <w:ins w:id="2502" w:author="Winston.Huang" w:date="2025-05-20T13:22:00Z">
        <w:r>
          <w:rPr>
            <w:color w:val="000000" w:themeColor="text1"/>
          </w:rPr>
          <w:t xml:space="preserve">- </w:t>
        </w:r>
      </w:ins>
      <w:r>
        <w:rPr/>
        <w:t>iptables restricts the number of concurrent sessions from a single IP.</w:t>
      </w:r>
    </w:p>
    <w:p>
      <w:pPr>
        <w:pStyle w:val="Normal"/>
        <w:widowControl/>
        <w:spacing w:before="0" w:after="0"/>
        <w:jc w:val="both"/>
        <w:rPr>
          <w:rFonts w:ascii="Aptos" w:hAnsi="Aptos" w:cs="Aptos"/>
        </w:rPr>
      </w:pPr>
      <w:r>
        <w:rPr>
          <w:rFonts w:cs="Aptos"/>
        </w:rPr>
        <w:t xml:space="preserve">- </w:t>
      </w:r>
      <w:r>
        <w:rPr/>
        <w:t>Essential services are identified and protected to ensure uninterrupted operation under load.</w:t>
      </w:r>
    </w:p>
    <w:p>
      <w:pPr>
        <w:pStyle w:val="Normal"/>
        <w:widowControl/>
        <w:jc w:val="both"/>
        <w:rPr>
          <w:rFonts w:ascii="Aptos" w:hAnsi="Aptos" w:eastAsia="Aptos" w:cs="Aptos"/>
          <w:del w:id="2504" w:author="Winston.Huang" w:date="2025-05-19T18:11:00Z"/>
        </w:rPr>
      </w:pPr>
      <w:del w:id="2503" w:author="Winston.Huang" w:date="2025-05-19T18:11:00Z">
        <w:r>
          <w:rPr>
            <w:rFonts w:eastAsia="Aptos" w:cs="Aptos"/>
          </w:rPr>
          <w:delText xml:space="preserve">The definition of each failure attacks is described below </w:delText>
        </w:r>
      </w:del>
    </w:p>
    <w:p>
      <w:pPr>
        <w:pStyle w:val="Normal"/>
        <w:rPr>
          <w:rFonts w:ascii="Aptos" w:hAnsi="Aptos" w:eastAsia="Aptos" w:cs="Aptos"/>
          <w:del w:id="2508" w:author="Winston.Huang" w:date="2025-05-19T18:11:00Z"/>
        </w:rPr>
      </w:pPr>
      <w:del w:id="2505" w:author="Winston.Huang" w:date="2025-05-19T18:11:00Z">
        <w:r>
          <w:rPr/>
          <w:delText xml:space="preserve">   </w:delText>
        </w:r>
      </w:del>
      <w:del w:id="2506" w:author="Winston.Huang" w:date="2025-05-19T18:11:00Z">
        <w:r>
          <w:rPr>
            <w:b/>
            <w:bCs/>
          </w:rPr>
          <w:delText xml:space="preserve"> </w:delText>
        </w:r>
      </w:del>
      <w:del w:id="2507" w:author="Winston.Huang" w:date="2025-05-19T18:11:00Z">
        <w:r>
          <w:rPr>
            <w:b/>
            <w:bCs/>
          </w:rPr>
          <w:delText>1. TCP/UDP Flood Attack Types</w:delText>
        </w:r>
      </w:del>
    </w:p>
    <w:p>
      <w:pPr>
        <w:pStyle w:val="ListParagraph"/>
        <w:spacing w:before="0" w:after="0"/>
        <w:contextualSpacing/>
        <w:jc w:val="both"/>
        <w:rPr>
          <w:rFonts w:ascii="Aptos" w:hAnsi="Aptos" w:eastAsia="Aptos" w:cs="Aptos"/>
          <w:del w:id="2511" w:author="Winston.Huang" w:date="2025-05-19T18:11:00Z"/>
        </w:rPr>
      </w:pPr>
      <w:del w:id="2509" w:author="Winston.Huang" w:date="2025-05-19T18:11:00Z">
        <w:r>
          <w:rPr>
            <w:rFonts w:eastAsia="Aptos" w:cs="Aptos"/>
            <w:b/>
            <w:bCs/>
          </w:rPr>
          <w:delText>TCP SYN Flood</w:delText>
        </w:r>
      </w:del>
      <w:del w:id="2510" w:author="Winston.Huang" w:date="2025-05-19T18:11:00Z">
        <w:r>
          <w:rPr>
            <w:rFonts w:eastAsia="Aptos" w:cs="Aptos"/>
          </w:rPr>
          <w:delText>: An attacker sends a succession of SYN requests to a target's system in an attempt to consume enough server resources to make the system unresponsive to legitimate traffic.</w:delText>
        </w:r>
      </w:del>
    </w:p>
    <w:p>
      <w:pPr>
        <w:pStyle w:val="ListParagraph"/>
        <w:spacing w:before="0" w:after="0"/>
        <w:contextualSpacing/>
        <w:jc w:val="both"/>
        <w:rPr>
          <w:rFonts w:ascii="Aptos" w:hAnsi="Aptos" w:eastAsia="Aptos" w:cs="Aptos"/>
          <w:del w:id="2514" w:author="Winston.Huang" w:date="2025-05-19T18:11:00Z"/>
        </w:rPr>
      </w:pPr>
      <w:del w:id="2512" w:author="Winston.Huang" w:date="2025-05-19T18:11:00Z">
        <w:r>
          <w:rPr>
            <w:rFonts w:eastAsia="Aptos" w:cs="Aptos"/>
            <w:b/>
            <w:bCs/>
          </w:rPr>
          <w:delText>Xmas Flood</w:delText>
        </w:r>
      </w:del>
      <w:del w:id="2513" w:author="Winston.Huang" w:date="2025-05-19T18:11:00Z">
        <w:r>
          <w:rPr>
            <w:rFonts w:eastAsia="Aptos" w:cs="Aptos"/>
          </w:rPr>
          <w:delText>: This is a TCP attack where packets are sent with the FIN, PSH, and URG flags set. This can cause confusion in the target system, leading to resource exhaustion.</w:delText>
        </w:r>
      </w:del>
    </w:p>
    <w:p>
      <w:pPr>
        <w:pStyle w:val="ListParagraph"/>
        <w:spacing w:before="0" w:after="0"/>
        <w:contextualSpacing/>
        <w:jc w:val="both"/>
        <w:rPr>
          <w:rFonts w:ascii="Aptos" w:hAnsi="Aptos" w:eastAsia="Aptos" w:cs="Aptos"/>
          <w:del w:id="2517" w:author="Winston.Huang" w:date="2025-05-19T18:11:00Z"/>
        </w:rPr>
      </w:pPr>
      <w:del w:id="2515" w:author="Winston.Huang" w:date="2025-05-19T18:11:00Z">
        <w:r>
          <w:rPr>
            <w:rFonts w:eastAsia="Aptos" w:cs="Aptos"/>
            <w:b/>
            <w:bCs/>
          </w:rPr>
          <w:delText>UDP Flood</w:delText>
        </w:r>
      </w:del>
      <w:del w:id="2516" w:author="Winston.Huang" w:date="2025-05-19T18:11:00Z">
        <w:r>
          <w:rPr>
            <w:rFonts w:eastAsia="Aptos" w:cs="Aptos"/>
          </w:rPr>
          <w:delText>: This is a type of DoS attack in which a large number of UDP packets are sent to random ports on a remote host. The system will check for the application listening at that port and respond with an ICMP 'Destination Unreachable' packet, thus consuming the system's resources.</w:delText>
        </w:r>
      </w:del>
    </w:p>
    <w:p>
      <w:pPr>
        <w:pStyle w:val="ListParagraph"/>
        <w:spacing w:before="0" w:after="0"/>
        <w:contextualSpacing/>
        <w:jc w:val="both"/>
        <w:rPr>
          <w:rFonts w:ascii="Aptos" w:hAnsi="Aptos" w:eastAsia="Aptos" w:cs="Aptos"/>
          <w:del w:id="2519" w:author="Winston.Huang" w:date="2025-05-19T18:11:00Z"/>
        </w:rPr>
      </w:pPr>
      <w:del w:id="2518" w:author="Winston.Huang" w:date="2025-05-19T18:11:00Z">
        <w:r>
          <w:rPr>
            <w:rFonts w:eastAsia="Aptos" w:cs="Aptos"/>
          </w:rPr>
        </w:r>
      </w:del>
    </w:p>
    <w:p>
      <w:pPr>
        <w:pStyle w:val="Normal"/>
        <w:rPr>
          <w:b/>
          <w:b/>
          <w:bCs/>
          <w:del w:id="2521" w:author="Winston.Huang" w:date="2025-05-19T18:11:00Z"/>
        </w:rPr>
      </w:pPr>
      <w:del w:id="2520" w:author="Winston.Huang" w:date="2025-05-19T18:11:00Z">
        <w:r>
          <w:rPr>
            <w:b/>
            <w:bCs/>
          </w:rPr>
          <w:delText>2. Degraded Mode</w:delText>
        </w:r>
      </w:del>
    </w:p>
    <w:p>
      <w:pPr>
        <w:pStyle w:val="ListParagraph"/>
        <w:spacing w:before="0" w:after="0"/>
        <w:contextualSpacing/>
        <w:jc w:val="both"/>
        <w:rPr>
          <w:rFonts w:ascii="Aptos" w:hAnsi="Aptos" w:eastAsia="Aptos" w:cs="Aptos"/>
          <w:del w:id="2524" w:author="Winston.Huang" w:date="2025-05-19T18:11:00Z"/>
        </w:rPr>
      </w:pPr>
      <w:del w:id="2522" w:author="Winston.Huang" w:date="2025-05-19T18:11:00Z">
        <w:r>
          <w:rPr>
            <w:rFonts w:eastAsia="Aptos" w:cs="Aptos"/>
            <w:b/>
            <w:bCs/>
          </w:rPr>
          <w:delText>Degraded Mode</w:delText>
        </w:r>
      </w:del>
      <w:del w:id="2523" w:author="Winston.Huang" w:date="2025-05-19T18:11:00Z">
        <w:r>
          <w:rPr>
            <w:rFonts w:eastAsia="Aptos" w:cs="Aptos"/>
          </w:rPr>
          <w:delText xml:space="preserve"> refers to a state where a system continues to operate but at a reduced level of functionality or performance. This allows the system to remain operational and continue to provide some level of service, even under attack or adverse conditions.</w:delText>
        </w:r>
      </w:del>
    </w:p>
    <w:p>
      <w:pPr>
        <w:pStyle w:val="ListParagraph"/>
        <w:spacing w:before="0" w:after="0"/>
        <w:contextualSpacing/>
        <w:jc w:val="both"/>
        <w:rPr>
          <w:rFonts w:ascii="Aptos" w:hAnsi="Aptos" w:eastAsia="Aptos" w:cs="Aptos"/>
          <w:del w:id="2526" w:author="Winston.Huang" w:date="2025-05-19T18:11:00Z"/>
        </w:rPr>
      </w:pPr>
      <w:del w:id="2525" w:author="Winston.Huang" w:date="2025-05-19T18:11:00Z">
        <w:r>
          <w:rPr>
            <w:rFonts w:eastAsia="Aptos" w:cs="Aptos"/>
          </w:rPr>
        </w:r>
      </w:del>
    </w:p>
    <w:p>
      <w:pPr>
        <w:pStyle w:val="Normal"/>
        <w:rPr>
          <w:b/>
          <w:b/>
          <w:bCs/>
          <w:del w:id="2528" w:author="Winston.Huang" w:date="2025-05-19T18:11:00Z"/>
        </w:rPr>
      </w:pPr>
      <w:del w:id="2527" w:author="Winston.Huang" w:date="2025-05-19T18:11:00Z">
        <w:r>
          <w:rPr>
            <w:b/>
            <w:bCs/>
          </w:rPr>
          <w:delText>3. Essential Functions Declaration</w:delText>
        </w:r>
      </w:del>
    </w:p>
    <w:p>
      <w:pPr>
        <w:pStyle w:val="ListParagraph"/>
        <w:spacing w:before="0" w:after="0"/>
        <w:contextualSpacing/>
        <w:jc w:val="both"/>
        <w:rPr>
          <w:rFonts w:ascii="Aptos" w:hAnsi="Aptos" w:eastAsia="Aptos" w:cs="Aptos"/>
          <w:del w:id="2530" w:author="Winston.Huang" w:date="2025-05-19T18:11:00Z"/>
        </w:rPr>
      </w:pPr>
      <w:del w:id="2529" w:author="Winston.Huang" w:date="2025-05-19T18:11:00Z">
        <w:r>
          <w:rPr>
            <w:rFonts w:eastAsia="Aptos" w:cs="Aptos"/>
          </w:rPr>
          <w:delText>Declaring essential functions refers to identifying and listing out critical services or functionalities that must remain operational under all circumstances. If a device or system operates no essential functions, this can simplify the security requirements and assessments.</w:delText>
        </w:r>
      </w:del>
    </w:p>
    <w:p>
      <w:pPr>
        <w:pStyle w:val="Normal"/>
        <w:widowControl/>
        <w:spacing w:lineRule="auto" w:line="240" w:before="160" w:after="0"/>
        <w:rPr>
          <w:rFonts w:ascii="Aptos" w:hAnsi="Aptos" w:eastAsia="Aptos" w:cs="Aptos"/>
        </w:rPr>
      </w:pPr>
      <w:bookmarkStart w:id="219" w:name="_Toc207723368"/>
      <w:r>
        <w:rPr>
          <w:rFonts w:eastAsia="Aptos" w:cs="Aptos"/>
        </w:rPr>
        <w:t>Detailed Setting Steps</w:t>
      </w:r>
      <w:bookmarkEnd w:id="219"/>
    </w:p>
    <w:p>
      <w:pPr>
        <w:pStyle w:val="Normal"/>
        <w:shd w:val="clear" w:color="auto" w:fill="FFFFFF" w:themeFill="background1"/>
        <w:spacing w:lineRule="atLeast" w:line="0" w:before="0" w:after="0"/>
        <w:rPr>
          <w:color w:val="0F4761" w:themeColor="accent1" w:themeShade="bf"/>
          <w:sz w:val="28"/>
          <w:szCs w:val="28"/>
          <w:lang w:val="en-IN"/>
        </w:rPr>
      </w:pPr>
      <w:r>
        <w:rPr>
          <w:color w:val="0F4761" w:themeColor="accent1" w:themeShade="bf"/>
          <w:sz w:val="28"/>
          <w:szCs w:val="28"/>
          <w:lang w:val="en-IN"/>
        </w:rPr>
        <w:t>1. Apply Per-Service Resource Limits via systemd</w:t>
      </w:r>
    </w:p>
    <w:p>
      <w:pPr>
        <w:pStyle w:val="Normal"/>
        <w:shd w:val="clear" w:color="auto" w:fill="FFFFFF" w:themeFill="background1"/>
        <w:spacing w:lineRule="atLeast" w:line="0" w:before="0" w:after="0"/>
        <w:ind w:left="283" w:hanging="0"/>
        <w:rPr/>
      </w:pPr>
      <w:r>
        <w:rPr/>
        <w:t>sudo systemctl edit &lt;your-service&gt;</w:t>
      </w:r>
    </w:p>
    <w:p>
      <w:pPr>
        <w:pStyle w:val="Normal"/>
        <w:shd w:val="clear" w:color="auto" w:fill="FFFFFF" w:themeFill="background1"/>
        <w:spacing w:lineRule="atLeast" w:line="0" w:before="0" w:after="0"/>
        <w:ind w:left="283" w:hanging="0"/>
        <w:rPr/>
      </w:pPr>
      <w:r>
        <w:rPr/>
        <w:t>Add:</w:t>
      </w:r>
    </w:p>
    <w:p>
      <w:pPr>
        <w:pStyle w:val="Normal"/>
        <w:shd w:val="clear" w:color="auto" w:fill="FFFFFF" w:themeFill="background1"/>
        <w:spacing w:lineRule="atLeast" w:line="0" w:before="0" w:after="0"/>
        <w:ind w:left="566" w:hanging="0"/>
        <w:rPr>
          <w:rFonts w:ascii="Consolas" w:hAnsi="Consolas"/>
        </w:rPr>
      </w:pPr>
      <w:r>
        <w:rPr>
          <w:rFonts w:ascii="Consolas" w:hAnsi="Consolas"/>
        </w:rPr>
        <w:t>[Service]</w:t>
      </w:r>
    </w:p>
    <w:p>
      <w:pPr>
        <w:pStyle w:val="Normal"/>
        <w:shd w:val="clear" w:color="auto" w:fill="FFFFFF" w:themeFill="background1"/>
        <w:spacing w:lineRule="atLeast" w:line="0" w:before="0" w:after="0"/>
        <w:ind w:left="566" w:hanging="0"/>
        <w:rPr>
          <w:rFonts w:ascii="Consolas" w:hAnsi="Consolas"/>
        </w:rPr>
      </w:pPr>
      <w:r>
        <w:rPr>
          <w:rFonts w:ascii="Consolas" w:hAnsi="Consolas"/>
        </w:rPr>
        <w:t>CPUShares=1024</w:t>
      </w:r>
    </w:p>
    <w:p>
      <w:pPr>
        <w:pStyle w:val="Normal"/>
        <w:shd w:val="clear" w:color="auto" w:fill="FFFFFF" w:themeFill="background1"/>
        <w:spacing w:lineRule="atLeast" w:line="0" w:before="0" w:after="0"/>
        <w:ind w:left="566" w:hanging="0"/>
        <w:rPr>
          <w:rFonts w:ascii="Consolas" w:hAnsi="Consolas"/>
        </w:rPr>
      </w:pPr>
      <w:r>
        <w:rPr>
          <w:rFonts w:ascii="Consolas" w:hAnsi="Consolas"/>
        </w:rPr>
        <w:t>MemoryMax=512M</w:t>
      </w:r>
    </w:p>
    <w:p>
      <w:pPr>
        <w:pStyle w:val="Normal"/>
        <w:shd w:val="clear" w:color="auto" w:fill="FFFFFF" w:themeFill="background1"/>
        <w:spacing w:lineRule="atLeast" w:line="0" w:before="0" w:after="0"/>
        <w:ind w:left="283" w:hanging="0"/>
        <w:rPr/>
      </w:pPr>
      <w:r>
        <w:rPr/>
        <w:t>For background or non-essential services:</w:t>
      </w:r>
    </w:p>
    <w:p>
      <w:pPr>
        <w:pStyle w:val="Normal"/>
        <w:shd w:val="clear" w:color="auto" w:fill="FFFFFF" w:themeFill="background1"/>
        <w:spacing w:lineRule="atLeast" w:line="0" w:before="0" w:after="0"/>
        <w:ind w:left="566" w:hanging="0"/>
        <w:rPr>
          <w:rFonts w:ascii="Consolas" w:hAnsi="Consolas"/>
        </w:rPr>
      </w:pPr>
      <w:r>
        <w:rPr>
          <w:rFonts w:ascii="Consolas" w:hAnsi="Consolas"/>
        </w:rPr>
        <w:t>[Service]</w:t>
      </w:r>
    </w:p>
    <w:p>
      <w:pPr>
        <w:pStyle w:val="Normal"/>
        <w:shd w:val="clear" w:color="auto" w:fill="FFFFFF" w:themeFill="background1"/>
        <w:spacing w:lineRule="atLeast" w:line="0" w:before="0" w:after="0"/>
        <w:ind w:left="566" w:hanging="0"/>
        <w:rPr>
          <w:rFonts w:ascii="Consolas" w:hAnsi="Consolas"/>
        </w:rPr>
      </w:pPr>
      <w:r>
        <w:rPr>
          <w:rFonts w:ascii="Consolas" w:hAnsi="Consolas"/>
        </w:rPr>
        <w:t>CPUShares=1024</w:t>
      </w:r>
    </w:p>
    <w:p>
      <w:pPr>
        <w:pStyle w:val="Normal"/>
        <w:shd w:val="clear" w:color="auto" w:fill="FFFFFF" w:themeFill="background1"/>
        <w:spacing w:lineRule="atLeast" w:line="0" w:before="0" w:after="0"/>
        <w:ind w:left="566" w:hanging="0"/>
        <w:rPr>
          <w:rFonts w:ascii="Consolas" w:hAnsi="Consolas"/>
        </w:rPr>
      </w:pPr>
      <w:r>
        <w:rPr>
          <w:rFonts w:ascii="Consolas" w:hAnsi="Consolas"/>
        </w:rPr>
        <w:t>MemoryMax=512M</w:t>
      </w:r>
    </w:p>
    <w:p>
      <w:pPr>
        <w:pStyle w:val="Normal"/>
        <w:shd w:val="clear" w:color="auto" w:fill="FFFFFF" w:themeFill="background1"/>
        <w:spacing w:lineRule="atLeast" w:line="0" w:before="0" w:after="0"/>
        <w:rPr>
          <w:color w:val="0F4761" w:themeColor="accent1" w:themeShade="bf"/>
          <w:sz w:val="28"/>
          <w:szCs w:val="28"/>
          <w:del w:id="2532" w:author="Winston.Huang" w:date="2025-05-19T18:12:00Z"/>
        </w:rPr>
      </w:pPr>
      <w:del w:id="2531" w:author="Winston.Huang" w:date="2025-05-19T18:12:00Z">
        <w:r>
          <w:rPr>
            <w:color w:val="0F4761" w:themeColor="accent1" w:themeShade="bf"/>
            <w:sz w:val="28"/>
            <w:szCs w:val="28"/>
          </w:rPr>
        </w:r>
      </w:del>
    </w:p>
    <w:p>
      <w:pPr>
        <w:pStyle w:val="Normal"/>
        <w:shd w:val="clear" w:color="auto" w:fill="FFFFFF" w:themeFill="background1"/>
        <w:spacing w:lineRule="atLeast" w:line="0" w:before="0" w:after="120"/>
        <w:pPrChange w:id="0" w:author="Winston.Huang" w:date="2025-05-19T18:12:00Z">
          <w:pPr>
            <w:spacing w:lineRule="auto" w:line="259" w:before="120" w:after="120"/>
            <w:shd w:val="clear" w:color="auto" w:fill="FFFFFF" w:themeFill="background1"/>
          </w:pPr>
        </w:pPrChange>
        <w:rPr>
          <w:color w:val="000000" w:themeColor="text1"/>
          <w:del w:id="2535" w:author="Winston.Huang" w:date="2025-05-19T18:11:00Z"/>
        </w:rPr>
      </w:pPr>
      <w:del w:id="2533" w:author="Winston.Huang" w:date="2025-05-19T18:11:00Z">
        <w:r>
          <w:rPr>
            <w:b/>
            <w:bCs/>
            <w:color w:val="000000" w:themeColor="text1"/>
            <w:lang w:val="en-IN"/>
          </w:rPr>
          <w:delText xml:space="preserve">       </w:delText>
        </w:r>
      </w:del>
      <w:del w:id="2534" w:author="Winston.Huang" w:date="2025-05-19T18:11:00Z">
        <w:r>
          <w:rPr>
            <w:b/>
            <w:bCs/>
            <w:color w:val="000000" w:themeColor="text1"/>
            <w:lang w:val="en-IN"/>
          </w:rPr>
          <w:delText>Install and configure fail2ban:</w:delText>
        </w:r>
      </w:del>
    </w:p>
    <w:p>
      <w:pPr>
        <w:pStyle w:val="ListParagraph"/>
        <w:numPr>
          <w:ilvl w:val="1"/>
          <w:numId w:val="242"/>
        </w:numPr>
        <w:shd w:val="clear" w:color="auto" w:fill="FFFFFF" w:themeFill="background1"/>
        <w:spacing w:lineRule="atLeast" w:line="0" w:before="0" w:after="120"/>
        <w:contextualSpacing/>
        <w:pPrChange w:id="0" w:author="Winston.Huang" w:date="2025-05-19T18:12:00Z">
          <w:pPr>
            <w:pStyle w:val="ListParagraph"/>
            <w:numPr>
              <w:ilvl w:val="0"/>
              <w:numId w:val="242"/>
            </w:numPr>
            <w:ind w:left="1440" w:hanging="360"/>
            <w:contextualSpacing/>
            <w:spacing w:lineRule="auto" w:line="259" w:before="120" w:after="120"/>
            <w:shd w:val="clear" w:color="auto" w:fill="FFFFFF" w:themeFill="background1"/>
          </w:pPr>
        </w:pPrChange>
        <w:rPr>
          <w:color w:val="000000" w:themeColor="text1"/>
          <w:del w:id="2546" w:author="Winston.Huang" w:date="2025-05-19T18:11:00Z"/>
        </w:rPr>
      </w:pPr>
      <w:del w:id="2536" w:author="Winston.Huang" w:date="2025-05-19T18:11:00Z">
        <w:r>
          <w:rPr>
            <w:color w:val="000000" w:themeColor="text1"/>
            <w:lang w:val="en-IN"/>
          </w:rPr>
          <w:delText xml:space="preserve"> </w:delText>
        </w:r>
      </w:del>
      <w:del w:id="2537" w:author="Winston.Huang" w:date="2025-05-19T18:11:00Z">
        <w:r>
          <w:rPr>
            <w:color w:val="000000" w:themeColor="text1"/>
            <w:lang w:val="en-IN"/>
          </w:rPr>
          <w:delText xml:space="preserve">Now install the fail2ban service by using </w:delText>
        </w:r>
      </w:del>
      <w:del w:id="2538" w:author="Winston.Huang" w:date="2025-05-19T18:11:00Z">
        <w:r>
          <w:rPr>
            <w:b/>
            <w:bCs/>
            <w:color w:val="000000" w:themeColor="text1"/>
            <w:lang w:val="en-IN"/>
          </w:rPr>
          <w:delText xml:space="preserve">apt update </w:delText>
        </w:r>
      </w:del>
      <w:del w:id="2539" w:author="Winston.Huang" w:date="2025-05-19T18:11:00Z">
        <w:r>
          <w:rPr>
            <w:color w:val="000000" w:themeColor="text1"/>
            <w:lang w:val="en-IN"/>
          </w:rPr>
          <w:delText>and</w:delText>
        </w:r>
      </w:del>
      <w:del w:id="2540" w:author="Winston.Huang" w:date="2025-05-19T18:11:00Z">
        <w:r>
          <w:rPr/>
          <w:br/>
        </w:r>
      </w:del>
      <w:del w:id="2541" w:author="Winston.Huang" w:date="2025-05-19T18:11:00Z">
        <w:r>
          <w:rPr>
            <w:b/>
            <w:bCs/>
            <w:color w:val="000000" w:themeColor="text1"/>
            <w:lang w:val="en-IN"/>
          </w:rPr>
          <w:delText xml:space="preserve">   apt install fail2ban </w:delText>
        </w:r>
      </w:del>
      <w:del w:id="2542" w:author="Winston.Huang" w:date="2025-05-19T18:11:00Z">
        <w:r>
          <w:rPr>
            <w:color w:val="000000" w:themeColor="text1"/>
            <w:lang w:val="en-IN"/>
          </w:rPr>
          <w:delText xml:space="preserve">commands with </w:delText>
        </w:r>
      </w:del>
      <w:del w:id="2543" w:author="Winston.Huang" w:date="2025-05-19T18:11:00Z">
        <w:r>
          <w:rPr>
            <w:b/>
            <w:bCs/>
            <w:color w:val="000000" w:themeColor="text1"/>
            <w:lang w:val="en-IN"/>
          </w:rPr>
          <w:delText>sudo</w:delText>
        </w:r>
      </w:del>
      <w:del w:id="2544" w:author="Winston.Huang" w:date="2025-05-19T18:11:00Z">
        <w:r>
          <w:rPr>
            <w:color w:val="000000" w:themeColor="text1"/>
            <w:lang w:val="en-IN"/>
          </w:rPr>
          <w:delText xml:space="preserve"> privileges.</w:delText>
        </w:r>
      </w:del>
      <w:del w:id="2545" w:author="Winston.Huang" w:date="2025-05-19T18:11:00Z">
        <w:r>
          <w:rPr/>
          <w:br/>
        </w:r>
      </w:del>
    </w:p>
    <w:p>
      <w:pPr>
        <w:pStyle w:val="Normal"/>
        <w:shd w:val="clear" w:color="auto" w:fill="FFFFFF" w:themeFill="background1"/>
        <w:spacing w:lineRule="atLeast" w:line="0" w:before="0" w:after="120"/>
        <w:pPrChange w:id="0" w:author="Winston.Huang" w:date="2025-05-19T18:12:00Z">
          <w:pPr>
            <w:spacing w:lineRule="auto" w:line="259" w:before="120" w:after="120"/>
            <w:shd w:val="clear" w:color="auto" w:fill="FFFFFF" w:themeFill="background1"/>
          </w:pPr>
        </w:pPrChange>
        <w:rPr>
          <w:b/>
          <w:b/>
          <w:bCs/>
          <w:color w:val="000000" w:themeColor="text1"/>
          <w:lang w:val="en-IN"/>
          <w:del w:id="2547" w:author="Winston.Huang" w:date="2025-05-19T18:11:00Z"/>
        </w:rPr>
      </w:pPr>
      <w:r>
        <w:rPr>
          <w:b/>
          <w:bCs/>
          <w:color w:val="000000" w:themeColor="text1"/>
          <w:lang w:val="en-IN"/>
        </w:rPr>
        <w:t xml:space="preserve">     </w:t>
      </w:r>
      <w:r>
        <w:rPr>
          <w:b/>
          <w:bCs/>
          <w:color w:val="000000" w:themeColor="text1"/>
          <w:lang w:val="en-IN"/>
        </w:rPr>
        <w:t>Configure fail2ban:</w:t>
      </w:r>
    </w:p>
    <w:p>
      <w:pPr>
        <w:pStyle w:val="ListParagraph"/>
        <w:numPr>
          <w:ilvl w:val="1"/>
          <w:numId w:val="245"/>
        </w:numPr>
        <w:shd w:val="clear" w:color="auto" w:fill="FFFFFF" w:themeFill="background1"/>
        <w:spacing w:lineRule="atLeast" w:line="0" w:before="0" w:after="120"/>
        <w:contextualSpacing/>
        <w:pPrChange w:id="0" w:author="Winston.Huang" w:date="2025-05-19T18:12:00Z">
          <w:pPr>
            <w:pStyle w:val="ListParagraph"/>
            <w:numPr>
              <w:ilvl w:val="0"/>
              <w:numId w:val="245"/>
            </w:numPr>
            <w:ind w:left="1440" w:hanging="360"/>
            <w:contextualSpacing/>
            <w:spacing w:lineRule="auto" w:line="259" w:before="120" w:after="120"/>
            <w:shd w:val="clear" w:color="auto" w:fill="FFFFFF" w:themeFill="background1"/>
          </w:pPr>
        </w:pPrChange>
        <w:rPr>
          <w:color w:val="000000" w:themeColor="text1"/>
          <w:del w:id="2548" w:author="Winston.Huang" w:date="2025-05-19T18:11:00Z"/>
        </w:rPr>
      </w:pPr>
      <w:r>
        <w:rPr>
          <w:color w:val="000000" w:themeColor="text1"/>
          <w:lang w:val="en-IN"/>
        </w:rPr>
        <w:t xml:space="preserve">Edit the configuration file </w:t>
      </w:r>
      <w:r>
        <w:rPr>
          <w:b/>
          <w:bCs/>
          <w:color w:val="000000" w:themeColor="text1"/>
          <w:lang w:val="en-IN"/>
        </w:rPr>
        <w:t>/etc/fail2ban/jail.local</w:t>
      </w:r>
      <w:r>
        <w:rPr>
          <w:color w:val="000000" w:themeColor="text1"/>
          <w:lang w:val="en-IN"/>
        </w:rPr>
        <w:t xml:space="preserve"> to include rules for SSH.</w:t>
      </w:r>
    </w:p>
    <w:p>
      <w:pPr>
        <w:pStyle w:val="ListParagraph"/>
        <w:numPr>
          <w:ilvl w:val="1"/>
          <w:numId w:val="245"/>
        </w:numPr>
        <w:shd w:val="clear" w:color="auto" w:fill="FFFFFF" w:themeFill="background1"/>
        <w:spacing w:lineRule="atLeast" w:line="0" w:before="0" w:after="120"/>
        <w:contextualSpacing/>
        <w:pPrChange w:id="0" w:author="Winston.Huang" w:date="2025-05-19T18:12:00Z">
          <w:pPr>
            <w:pStyle w:val="ListParagraph"/>
            <w:numPr>
              <w:ilvl w:val="0"/>
              <w:numId w:val="245"/>
            </w:numPr>
            <w:ind w:left="1440" w:hanging="360"/>
            <w:contextualSpacing/>
            <w:spacing w:lineRule="auto" w:line="259" w:before="120" w:after="120"/>
            <w:shd w:val="clear" w:color="auto" w:fill="FFFFFF" w:themeFill="background1"/>
          </w:pPr>
        </w:pPrChange>
        <w:rPr>
          <w:color w:val="000000" w:themeColor="text1"/>
          <w:del w:id="2549" w:author="Winston.Huang" w:date="2025-05-19T18:11:00Z"/>
        </w:rPr>
      </w:pPr>
      <w:r>
        <w:rPr>
          <w:color w:val="000000" w:themeColor="text1"/>
          <w:lang w:val="en-IN"/>
        </w:rPr>
        <w:t xml:space="preserve">Now open </w:t>
      </w:r>
      <w:r>
        <w:rPr>
          <w:color w:val="000000" w:themeColor="text1"/>
          <w:lang w:val="en-IN"/>
        </w:rPr>
        <w:t xml:space="preserve">the </w:t>
      </w:r>
      <w:r>
        <w:rPr>
          <w:b/>
          <w:bCs/>
          <w:color w:val="000000" w:themeColor="text1"/>
          <w:lang w:val="en-IN"/>
        </w:rPr>
        <w:t xml:space="preserve">/etc/fail2ban/jail.local </w:t>
      </w:r>
      <w:r>
        <w:rPr>
          <w:color w:val="000000" w:themeColor="text1"/>
          <w:lang w:val="en-IN"/>
        </w:rPr>
        <w:t xml:space="preserve">file in </w:t>
      </w:r>
      <w:r>
        <w:rPr>
          <w:b/>
          <w:bCs/>
          <w:color w:val="000000" w:themeColor="text1"/>
          <w:lang w:val="en-IN"/>
        </w:rPr>
        <w:t>nano/vim</w:t>
      </w:r>
      <w:r>
        <w:rPr>
          <w:color w:val="000000" w:themeColor="text1"/>
          <w:lang w:val="en-IN"/>
        </w:rPr>
        <w:t xml:space="preserve"> editor tool with </w:t>
      </w:r>
      <w:r>
        <w:rPr>
          <w:b/>
          <w:bCs/>
          <w:color w:val="000000" w:themeColor="text1"/>
          <w:lang w:val="en-IN"/>
        </w:rPr>
        <w:t>sudo</w:t>
      </w:r>
      <w:r>
        <w:rPr>
          <w:color w:val="000000" w:themeColor="text1"/>
          <w:lang w:val="en-IN"/>
        </w:rPr>
        <w:t xml:space="preserve"> privileges.</w:t>
      </w:r>
    </w:p>
    <w:p>
      <w:pPr>
        <w:pStyle w:val="Normal"/>
        <w:shd w:val="clear" w:color="auto" w:fill="FFFFFF" w:themeFill="background1"/>
        <w:spacing w:lineRule="atLeast" w:line="0" w:before="0" w:after="120"/>
        <w:pPrChange w:id="0" w:author="Winston.Huang" w:date="2025-05-19T18:12:00Z">
          <w:pPr>
            <w:spacing w:lineRule="auto" w:line="259" w:before="120" w:after="120"/>
            <w:shd w:val="clear" w:color="auto" w:fill="FFFFFF" w:themeFill="background1"/>
          </w:pPr>
        </w:pPrChange>
        <w:rPr>
          <w:color w:val="000000" w:themeColor="text1"/>
          <w:del w:id="2550" w:author="Winston.Huang" w:date="2025-05-19T18:11:00Z"/>
        </w:rPr>
      </w:pPr>
      <w:r>
        <w:rPr>
          <w:color w:val="000000" w:themeColor="text1"/>
          <w:lang w:val="en-IN"/>
        </w:rPr>
        <w:t xml:space="preserve">           </w:t>
      </w:r>
      <w:r>
        <w:rPr>
          <w:color w:val="000000" w:themeColor="text1"/>
          <w:lang w:val="en-IN"/>
        </w:rPr>
        <w:t xml:space="preserve">      </w:t>
      </w:r>
      <w:r>
        <w:rPr>
          <w:color w:val="000000" w:themeColor="text1"/>
          <w:lang w:val="en-IN"/>
        </w:rPr>
        <w:t>Add the following content:</w:t>
      </w:r>
    </w:p>
    <w:p>
      <w:pPr>
        <w:pStyle w:val="Normal"/>
        <w:shd w:val="clear" w:color="auto" w:fill="FFFFFF" w:themeFill="background1"/>
        <w:spacing w:lineRule="atLeast" w:line="0" w:before="0" w:after="0"/>
        <w:pPrChange w:id="0" w:author="Winston.Huang" w:date="2025-05-19T18:12:00Z">
          <w:pPr>
            <w:spacing w:lineRule="auto" w:line="259" w:before="0" w:after="0"/>
            <w:shd w:val="clear" w:color="auto" w:fill="FFFFFF" w:themeFill="background1"/>
          </w:pPr>
        </w:pPrChange>
        <w:rPr>
          <w:color w:val="000000" w:themeColor="text1"/>
          <w:del w:id="2551" w:author="Winston.Huang" w:date="2025-05-19T18:11:00Z"/>
        </w:rPr>
      </w:pPr>
      <w:r>
        <w:rPr>
          <w:b/>
          <w:bCs/>
          <w:color w:val="000000" w:themeColor="text1"/>
          <w:lang w:val="en-IN"/>
        </w:rPr>
        <w:t xml:space="preserve">                </w:t>
      </w:r>
      <w:r>
        <w:rPr>
          <w:b/>
          <w:bCs/>
          <w:color w:val="000000" w:themeColor="text1"/>
          <w:lang w:val="en-IN"/>
        </w:rPr>
        <w:t xml:space="preserve">     </w:t>
      </w:r>
      <w:r>
        <w:rPr>
          <w:b/>
          <w:bCs/>
          <w:color w:val="000000" w:themeColor="text1"/>
          <w:lang w:val="en-IN"/>
        </w:rPr>
        <w:t>[sshd]</w:t>
      </w:r>
      <w:r>
        <w:rPr/>
        <w:br/>
      </w:r>
      <w:r>
        <w:rPr>
          <w:b/>
          <w:bCs/>
          <w:color w:val="000000" w:themeColor="text1"/>
          <w:lang w:val="en-IN"/>
        </w:rPr>
        <w:t xml:space="preserve">                     enabled = true</w:t>
      </w:r>
      <w:r>
        <w:rPr/>
        <w:br/>
      </w:r>
      <w:r>
        <w:rPr>
          <w:b/>
          <w:bCs/>
          <w:color w:val="000000" w:themeColor="text1"/>
          <w:lang w:val="en-IN"/>
        </w:rPr>
        <w:t xml:space="preserve">                      port = ssh</w:t>
      </w:r>
      <w:r>
        <w:rPr/>
        <w:br/>
      </w:r>
      <w:r>
        <w:rPr>
          <w:b/>
          <w:bCs/>
          <w:color w:val="000000" w:themeColor="text1"/>
          <w:lang w:val="en-IN"/>
        </w:rPr>
        <w:t xml:space="preserve">                      logpath = /var/log/auth.log</w:t>
      </w:r>
      <w:r>
        <w:rPr/>
        <w:br/>
      </w:r>
      <w:r>
        <w:rPr>
          <w:b/>
          <w:bCs/>
          <w:color w:val="000000" w:themeColor="text1"/>
          <w:lang w:val="en-IN"/>
        </w:rPr>
        <w:t xml:space="preserve">                     maxretry = 5</w:t>
      </w:r>
      <w:r>
        <w:rPr/>
        <w:br/>
      </w:r>
      <w:r>
        <w:rPr>
          <w:b/>
          <w:bCs/>
          <w:color w:val="000000" w:themeColor="text1"/>
          <w:lang w:val="en-IN"/>
        </w:rPr>
        <w:t xml:space="preserve">                     bantime = 600</w:t>
      </w:r>
    </w:p>
    <w:p>
      <w:pPr>
        <w:pStyle w:val="Normal"/>
        <w:shd w:val="clear" w:color="auto" w:fill="FFFFFF" w:themeFill="background1"/>
        <w:spacing w:lineRule="atLeast" w:line="0" w:before="0" w:after="120"/>
        <w:pPrChange w:id="0" w:author="Winston.Huang" w:date="2025-05-19T18:12:00Z">
          <w:pPr>
            <w:spacing w:lineRule="auto" w:line="259" w:before="120" w:after="120"/>
            <w:shd w:val="clear" w:color="auto" w:fill="FFFFFF" w:themeFill="background1"/>
          </w:pPr>
        </w:pPrChange>
        <w:rPr>
          <w:color w:val="000000" w:themeColor="text1"/>
          <w:del w:id="2552" w:author="Winston.Huang" w:date="2025-05-19T18:11:00Z"/>
        </w:rPr>
      </w:pPr>
      <w:r>
        <w:rPr>
          <w:b/>
          <w:bCs/>
          <w:color w:val="000000" w:themeColor="text1"/>
          <w:lang w:val="en-IN"/>
        </w:rPr>
        <w:t xml:space="preserve">       </w:t>
      </w:r>
      <w:r>
        <w:rPr>
          <w:b/>
          <w:bCs/>
          <w:color w:val="000000" w:themeColor="text1"/>
          <w:lang w:val="en-IN"/>
        </w:rPr>
        <w:t>Restart fail2ban to apply changes:</w:t>
      </w:r>
    </w:p>
    <w:p>
      <w:pPr>
        <w:pStyle w:val="ListParagraph"/>
        <w:numPr>
          <w:ilvl w:val="1"/>
          <w:numId w:val="241"/>
        </w:numPr>
        <w:shd w:val="clear" w:color="auto" w:fill="FFFFFF" w:themeFill="background1"/>
        <w:spacing w:lineRule="atLeast" w:line="0" w:before="0" w:after="120"/>
        <w:contextualSpacing/>
        <w:pPrChange w:id="0" w:author="Winston.Huang" w:date="2025-05-19T18:12:00Z">
          <w:pPr>
            <w:pStyle w:val="ListParagraph"/>
            <w:numPr>
              <w:ilvl w:val="0"/>
              <w:numId w:val="241"/>
            </w:numPr>
            <w:ind w:left="1440" w:hanging="360"/>
            <w:contextualSpacing/>
            <w:spacing w:lineRule="auto" w:line="259" w:before="120" w:after="120"/>
            <w:shd w:val="clear" w:color="auto" w:fill="FFFFFF" w:themeFill="background1"/>
          </w:pPr>
        </w:pPrChange>
        <w:rPr>
          <w:color w:val="000000" w:themeColor="text1"/>
          <w:del w:id="2553" w:author="Winston.Huang" w:date="2025-05-19T18:11:00Z"/>
        </w:rPr>
      </w:pPr>
      <w:r>
        <w:rPr>
          <w:color w:val="000000" w:themeColor="text1"/>
          <w:lang w:val="en-IN"/>
        </w:rPr>
        <w:t xml:space="preserve"> </w:t>
      </w:r>
      <w:r>
        <w:rPr>
          <w:color w:val="000000" w:themeColor="text1"/>
          <w:lang w:val="en-IN"/>
        </w:rPr>
        <w:t xml:space="preserve">Now restart the fail2ban service by using </w:t>
      </w:r>
      <w:r>
        <w:rPr>
          <w:b/>
          <w:bCs/>
          <w:color w:val="000000" w:themeColor="text1"/>
          <w:lang w:val="en-IN"/>
        </w:rPr>
        <w:t xml:space="preserve">systemctl restart fail2ban </w:t>
      </w:r>
      <w:r>
        <w:rPr>
          <w:color w:val="000000" w:themeColor="text1"/>
          <w:lang w:val="en-IN"/>
        </w:rPr>
        <w:t xml:space="preserve">command with </w:t>
      </w:r>
      <w:r>
        <w:rPr>
          <w:b/>
          <w:bCs/>
          <w:color w:val="000000" w:themeColor="text1"/>
          <w:lang w:val="en-IN"/>
        </w:rPr>
        <w:t>sudo</w:t>
      </w:r>
      <w:r>
        <w:rPr>
          <w:color w:val="000000" w:themeColor="text1"/>
          <w:lang w:val="en-IN"/>
        </w:rPr>
        <w:t xml:space="preserve"> privileges.</w:t>
      </w:r>
    </w:p>
    <w:p>
      <w:pPr>
        <w:pStyle w:val="Normal"/>
        <w:shd w:val="clear" w:color="auto" w:fill="FFFFFF" w:themeFill="background1"/>
        <w:spacing w:lineRule="atLeast" w:line="0" w:before="0" w:after="0"/>
        <w:rPr>
          <w:color w:val="0F4761" w:themeColor="accent1" w:themeShade="bf"/>
          <w:sz w:val="28"/>
          <w:szCs w:val="28"/>
          <w:lang w:val="en-IN"/>
        </w:rPr>
      </w:pPr>
      <w:del w:id="2554" w:author="Winston.Huang" w:date="2025-05-19T18:11:00Z">
        <w:r>
          <w:rPr>
            <w:color w:val="0F4761" w:themeColor="accent1" w:themeShade="bf"/>
            <w:sz w:val="28"/>
            <w:szCs w:val="28"/>
            <w:lang w:val="en-IN"/>
          </w:rPr>
          <w:delText xml:space="preserve"> </w:delText>
        </w:r>
      </w:del>
      <w:r>
        <w:rPr>
          <w:color w:val="0F4761" w:themeColor="accent1" w:themeShade="bf"/>
          <w:sz w:val="28"/>
          <w:szCs w:val="28"/>
          <w:lang w:val="en-IN"/>
        </w:rPr>
        <w:t>2. Adjust CPU Scheduling Priority</w:t>
      </w:r>
    </w:p>
    <w:p>
      <w:pPr>
        <w:pStyle w:val="Normal"/>
        <w:shd w:val="clear" w:color="auto" w:fill="FFFFFF" w:themeFill="background1"/>
        <w:spacing w:lineRule="atLeast" w:line="0" w:before="0" w:after="0"/>
        <w:ind w:left="283" w:hanging="0"/>
        <w:rPr/>
      </w:pPr>
      <w:r>
        <w:rPr/>
        <w:t>For critical runtime processes:</w:t>
      </w:r>
    </w:p>
    <w:p>
      <w:pPr>
        <w:pStyle w:val="Normal"/>
        <w:shd w:val="clear" w:color="auto" w:fill="FFFFFF" w:themeFill="background1"/>
        <w:spacing w:lineRule="atLeast" w:line="0" w:before="0" w:after="0"/>
        <w:ind w:left="283" w:hanging="0"/>
        <w:rPr>
          <w:rFonts w:ascii="Consolas" w:hAnsi="Consolas"/>
          <w:color w:val="0F4761" w:themeColor="accent1" w:themeShade="bf"/>
          <w:sz w:val="28"/>
          <w:szCs w:val="28"/>
          <w:lang w:val="en-IN"/>
          <w:del w:id="2555" w:author="Winston.Huang" w:date="2025-05-19T18:12:00Z"/>
        </w:rPr>
      </w:pPr>
      <w:r>
        <w:rPr>
          <w:rFonts w:ascii="Consolas" w:hAnsi="Consolas"/>
        </w:rPr>
        <w:t>sudo renice -n -5 -p &lt;PID&gt;</w:t>
      </w:r>
    </w:p>
    <w:p>
      <w:pPr>
        <w:pStyle w:val="Normal"/>
        <w:shd w:val="clear" w:color="auto" w:fill="FFFFFF" w:themeFill="background1"/>
        <w:spacing w:lineRule="atLeast" w:line="0" w:before="0" w:after="0"/>
        <w:ind w:left="283" w:hanging="0"/>
        <w:rPr>
          <w:rFonts w:ascii="Consolas" w:hAnsi="Consolas"/>
          <w:color w:val="0F4761" w:themeColor="accent1" w:themeShade="bf"/>
          <w:ins w:id="2557" w:author="Winston.Huang" w:date="2025-05-19T18:12:00Z"/>
          <w:sz w:val="28"/>
          <w:szCs w:val="28"/>
        </w:rPr>
      </w:pPr>
      <w:ins w:id="2556" w:author="Winston.Huang" w:date="2025-05-19T18:12:00Z">
        <w:r>
          <w:rPr>
            <w:rFonts w:ascii="Consolas" w:hAnsi="Consolas"/>
            <w:color w:val="0F4761" w:themeColor="accent1" w:themeShade="bf"/>
            <w:sz w:val="28"/>
            <w:szCs w:val="28"/>
          </w:rPr>
        </w:r>
      </w:ins>
    </w:p>
    <w:p>
      <w:pPr>
        <w:pStyle w:val="ListParagraph"/>
        <w:shd w:val="clear" w:color="auto" w:fill="FFFFFF" w:themeFill="background1"/>
        <w:spacing w:lineRule="atLeast" w:line="0" w:before="0" w:after="120"/>
        <w:contextualSpacing/>
        <w:pPrChange w:id="0" w:author="Winston.Huang" w:date="2025-05-19T18:12:00Z">
          <w:pPr>
            <w:pStyle w:val="ListParagraph"/>
            <w:contextualSpacing/>
            <w:spacing w:lineRule="auto" w:line="259" w:before="120" w:after="120"/>
            <w:shd w:val="clear" w:color="auto" w:fill="FFFFFF" w:themeFill="background1"/>
          </w:pPr>
        </w:pPrChange>
        <w:rPr>
          <w:color w:val="000000" w:themeColor="text1"/>
          <w:del w:id="2559" w:author="Winston.Huang" w:date="2025-05-19T18:11:00Z"/>
        </w:rPr>
      </w:pPr>
      <w:del w:id="2558" w:author="Winston.Huang" w:date="2025-05-19T18:11:00Z">
        <w:r>
          <w:rPr>
            <w:b/>
            <w:bCs/>
            <w:color w:val="000000" w:themeColor="text1"/>
            <w:lang w:val="en-IN"/>
          </w:rPr>
          <w:delText>Modify sysctl settings:</w:delText>
        </w:r>
      </w:del>
    </w:p>
    <w:p>
      <w:pPr>
        <w:pStyle w:val="ListParagraph"/>
        <w:numPr>
          <w:ilvl w:val="1"/>
          <w:numId w:val="244"/>
        </w:numPr>
        <w:shd w:val="clear" w:color="auto" w:fill="FFFFFF" w:themeFill="background1"/>
        <w:spacing w:lineRule="atLeast" w:line="0" w:before="0" w:after="120"/>
        <w:contextualSpacing/>
        <w:pPrChange w:id="0" w:author="Winston.Huang" w:date="2025-05-19T18:12:00Z">
          <w:pPr>
            <w:pStyle w:val="ListParagraph"/>
            <w:numPr>
              <w:ilvl w:val="0"/>
              <w:numId w:val="244"/>
            </w:numPr>
            <w:ind w:left="1440" w:hanging="360"/>
            <w:contextualSpacing/>
            <w:spacing w:lineRule="auto" w:line="259" w:before="120" w:after="120"/>
            <w:shd w:val="clear" w:color="auto" w:fill="FFFFFF" w:themeFill="background1"/>
          </w:pPr>
        </w:pPrChange>
        <w:rPr>
          <w:color w:val="000000" w:themeColor="text1"/>
          <w:del w:id="2568" w:author="Winston.Huang" w:date="2025-05-19T18:11:00Z"/>
        </w:rPr>
      </w:pPr>
      <w:del w:id="2560" w:author="Winston.Huang" w:date="2025-05-19T18:11:00Z">
        <w:r>
          <w:rPr>
            <w:color w:val="000000" w:themeColor="text1"/>
            <w:lang w:val="en-IN"/>
          </w:rPr>
          <w:delText xml:space="preserve">Open the sysctl configuration </w:delText>
        </w:r>
      </w:del>
      <w:del w:id="2561" w:author="Winston.Huang" w:date="2025-05-19T18:11:00Z">
        <w:r>
          <w:rPr>
            <w:color w:val="000000" w:themeColor="text1"/>
            <w:lang w:val="en-IN"/>
          </w:rPr>
          <w:delText xml:space="preserve">file </w:delText>
        </w:r>
      </w:del>
      <w:del w:id="2562" w:author="Winston.Huang" w:date="2025-05-19T18:11:00Z">
        <w:r>
          <w:rPr>
            <w:b/>
            <w:bCs/>
            <w:color w:val="000000" w:themeColor="text1"/>
            <w:lang w:val="en-IN"/>
          </w:rPr>
          <w:delText xml:space="preserve">/etc/sysctl.conf </w:delText>
        </w:r>
      </w:del>
      <w:del w:id="2563" w:author="Winston.Huang" w:date="2025-05-19T18:11:00Z">
        <w:r>
          <w:rPr>
            <w:color w:val="000000" w:themeColor="text1"/>
            <w:lang w:val="en-IN"/>
          </w:rPr>
          <w:delText xml:space="preserve">in </w:delText>
        </w:r>
      </w:del>
      <w:del w:id="2564" w:author="Winston.Huang" w:date="2025-05-19T18:11:00Z">
        <w:r>
          <w:rPr>
            <w:b/>
            <w:bCs/>
            <w:color w:val="000000" w:themeColor="text1"/>
            <w:lang w:val="en-IN"/>
          </w:rPr>
          <w:delText xml:space="preserve">nano/vim </w:delText>
        </w:r>
      </w:del>
      <w:del w:id="2565" w:author="Winston.Huang" w:date="2025-05-19T18:11:00Z">
        <w:r>
          <w:rPr>
            <w:color w:val="000000" w:themeColor="text1"/>
            <w:lang w:val="en-IN"/>
          </w:rPr>
          <w:delText xml:space="preserve">editor tool with </w:delText>
        </w:r>
      </w:del>
      <w:del w:id="2566" w:author="Winston.Huang" w:date="2025-05-19T18:11:00Z">
        <w:r>
          <w:rPr>
            <w:b/>
            <w:bCs/>
            <w:color w:val="000000" w:themeColor="text1"/>
            <w:lang w:val="en-IN"/>
          </w:rPr>
          <w:delText>sudo</w:delText>
        </w:r>
      </w:del>
      <w:del w:id="2567" w:author="Winston.Huang" w:date="2025-05-19T18:11:00Z">
        <w:r>
          <w:rPr>
            <w:color w:val="000000" w:themeColor="text1"/>
            <w:lang w:val="en-IN"/>
          </w:rPr>
          <w:delText xml:space="preserve"> privileges.</w:delText>
        </w:r>
      </w:del>
    </w:p>
    <w:p>
      <w:pPr>
        <w:pStyle w:val="ListParagraph"/>
        <w:numPr>
          <w:ilvl w:val="1"/>
          <w:numId w:val="243"/>
        </w:numPr>
        <w:shd w:val="clear" w:color="auto" w:fill="FFFFFF" w:themeFill="background1"/>
        <w:spacing w:lineRule="atLeast" w:line="0" w:before="0" w:after="120"/>
        <w:contextualSpacing/>
        <w:pPrChange w:id="0" w:author="Winston.Huang" w:date="2025-05-19T18:12:00Z">
          <w:pPr>
            <w:pStyle w:val="ListParagraph"/>
            <w:numPr>
              <w:ilvl w:val="0"/>
              <w:numId w:val="243"/>
            </w:numPr>
            <w:ind w:left="1440" w:hanging="360"/>
            <w:contextualSpacing/>
            <w:spacing w:lineRule="auto" w:line="259" w:before="120" w:after="120"/>
            <w:shd w:val="clear" w:color="auto" w:fill="FFFFFF" w:themeFill="background1"/>
          </w:pPr>
        </w:pPrChange>
        <w:rPr>
          <w:color w:val="000000" w:themeColor="text1"/>
          <w:del w:id="2569" w:author="Winston.Huang" w:date="2025-05-19T18:11:00Z"/>
        </w:rPr>
      </w:pPr>
      <w:r>
        <w:rPr>
          <w:color w:val="000000" w:themeColor="text1"/>
          <w:lang w:val="en-IN"/>
        </w:rPr>
        <w:t xml:space="preserve">  </w:t>
      </w:r>
      <w:r>
        <w:rPr>
          <w:color w:val="000000" w:themeColor="text1"/>
          <w:lang w:val="en-IN"/>
        </w:rPr>
        <w:t>Add the following lines to limit ICMP echo requests (ping):</w:t>
      </w:r>
    </w:p>
    <w:p>
      <w:pPr>
        <w:pStyle w:val="Normal"/>
        <w:shd w:val="clear" w:color="auto" w:fill="FFFFFF" w:themeFill="background1"/>
        <w:spacing w:lineRule="atLeast" w:line="0" w:before="0" w:after="0"/>
        <w:pPrChange w:id="0" w:author="Winston.Huang" w:date="2025-05-19T18:12:00Z">
          <w:pPr>
            <w:spacing w:lineRule="auto" w:line="259" w:before="0" w:after="0"/>
            <w:shd w:val="clear" w:color="auto" w:fill="FFFFFF" w:themeFill="background1"/>
          </w:pPr>
        </w:pPrChange>
        <w:rPr>
          <w:b/>
          <w:b/>
          <w:bCs/>
          <w:color w:val="000000" w:themeColor="text1"/>
          <w:lang w:val="en-IN"/>
          <w:del w:id="2570" w:author="Winston.Huang" w:date="2025-05-19T18:11:00Z"/>
        </w:rPr>
      </w:pPr>
      <w:r>
        <w:rPr>
          <w:b/>
          <w:bCs/>
          <w:color w:val="000000" w:themeColor="text1"/>
          <w:lang w:val="en-IN"/>
        </w:rPr>
        <w:t xml:space="preserve">               </w:t>
      </w:r>
      <w:r>
        <w:rPr>
          <w:b/>
          <w:bCs/>
          <w:color w:val="000000" w:themeColor="text1"/>
          <w:lang w:val="en-IN"/>
        </w:rPr>
        <w:t xml:space="preserve">net. ipv4.icmp_echo_ignore_all = 1. </w:t>
      </w:r>
    </w:p>
    <w:p>
      <w:pPr>
        <w:pStyle w:val="Normal"/>
        <w:shd w:val="clear" w:color="auto" w:fill="FFFFFF" w:themeFill="background1"/>
        <w:spacing w:lineRule="atLeast" w:line="0" w:before="0" w:after="120"/>
        <w:pPrChange w:id="0" w:author="Winston.Huang" w:date="2025-05-19T18:12:00Z">
          <w:pPr>
            <w:spacing w:lineRule="auto" w:line="259" w:before="120" w:after="120"/>
            <w:shd w:val="clear" w:color="auto" w:fill="FFFFFF" w:themeFill="background1"/>
          </w:pPr>
        </w:pPrChange>
        <w:rPr>
          <w:color w:val="000000" w:themeColor="text1"/>
          <w:del w:id="2571" w:author="Winston.Huang" w:date="2025-05-19T18:11:00Z"/>
        </w:rPr>
      </w:pPr>
      <w:r>
        <w:rPr>
          <w:b/>
          <w:bCs/>
          <w:color w:val="000000" w:themeColor="text1"/>
          <w:lang w:val="en-IN"/>
        </w:rPr>
        <w:t xml:space="preserve">      </w:t>
      </w:r>
      <w:r>
        <w:rPr>
          <w:b/>
          <w:bCs/>
          <w:color w:val="000000" w:themeColor="text1"/>
          <w:lang w:val="en-IN"/>
        </w:rPr>
        <w:t>Apply the changes:</w:t>
      </w:r>
    </w:p>
    <w:p>
      <w:pPr>
        <w:pStyle w:val="ListParagraph"/>
        <w:numPr>
          <w:ilvl w:val="1"/>
          <w:numId w:val="240"/>
        </w:numPr>
        <w:shd w:val="clear" w:color="auto" w:fill="FFFFFF" w:themeFill="background1"/>
        <w:spacing w:lineRule="atLeast" w:line="0" w:before="0" w:after="120"/>
        <w:contextualSpacing/>
        <w:pPrChange w:id="0" w:author="Winston.Huang" w:date="2025-05-19T18:12:00Z">
          <w:pPr>
            <w:pStyle w:val="ListParagraph"/>
            <w:numPr>
              <w:ilvl w:val="0"/>
              <w:numId w:val="240"/>
            </w:numPr>
            <w:ind w:left="1440" w:hanging="360"/>
            <w:contextualSpacing/>
            <w:spacing w:lineRule="auto" w:line="259" w:before="120" w:after="120"/>
            <w:shd w:val="clear" w:color="auto" w:fill="FFFFFF" w:themeFill="background1"/>
          </w:pPr>
        </w:pPrChange>
        <w:rPr>
          <w:color w:val="000000" w:themeColor="text1"/>
          <w:lang w:val="en-IN"/>
          <w:del w:id="2572" w:author="Winston.Huang" w:date="2025-05-19T18:11:00Z"/>
        </w:rPr>
      </w:pPr>
      <w:r>
        <w:rPr>
          <w:color w:val="000000" w:themeColor="text1"/>
          <w:lang w:val="en-IN"/>
        </w:rPr>
        <w:t xml:space="preserve">Now apply changes by </w:t>
      </w:r>
      <w:r>
        <w:rPr>
          <w:color w:val="000000" w:themeColor="text1"/>
          <w:lang w:val="en-IN"/>
        </w:rPr>
        <w:t xml:space="preserve">using </w:t>
      </w:r>
      <w:r>
        <w:rPr>
          <w:b/>
          <w:bCs/>
          <w:color w:val="000000" w:themeColor="text1"/>
          <w:lang w:val="en-IN"/>
        </w:rPr>
        <w:t xml:space="preserve">sysctl –p </w:t>
      </w:r>
      <w:r>
        <w:rPr>
          <w:color w:val="000000" w:themeColor="text1"/>
          <w:lang w:val="en-IN"/>
        </w:rPr>
        <w:t xml:space="preserve">with </w:t>
      </w:r>
      <w:r>
        <w:rPr>
          <w:b/>
          <w:bCs/>
          <w:color w:val="000000" w:themeColor="text1"/>
          <w:lang w:val="en-IN"/>
        </w:rPr>
        <w:t>sudo</w:t>
      </w:r>
      <w:r>
        <w:rPr>
          <w:color w:val="000000" w:themeColor="text1"/>
          <w:lang w:val="en-IN"/>
        </w:rPr>
        <w:t xml:space="preserve"> privileges.</w:t>
      </w:r>
    </w:p>
    <w:p>
      <w:pPr>
        <w:pStyle w:val="ListParagraph"/>
        <w:shd w:val="clear" w:color="auto" w:fill="FFFFFF" w:themeFill="background1"/>
        <w:spacing w:lineRule="atLeast" w:line="0" w:before="0" w:after="0"/>
        <w:rPr>
          <w:color w:val="0F4761" w:themeColor="accent1" w:themeShade="bf"/>
          <w:sz w:val="28"/>
          <w:szCs w:val="28"/>
          <w:lang w:val="en-IN"/>
        </w:rPr>
      </w:pPr>
      <w:del w:id="2573" w:author="Winston.Huang" w:date="2025-05-19T18:11:00Z">
        <w:r>
          <w:rPr>
            <w:color w:val="0F4761" w:themeColor="accent1" w:themeShade="bf"/>
            <w:sz w:val="28"/>
            <w:szCs w:val="28"/>
            <w:lang w:val="en-IN"/>
          </w:rPr>
          <w:delText xml:space="preserve"> </w:delText>
        </w:r>
      </w:del>
      <w:r>
        <w:rPr>
          <w:color w:val="0F4761" w:themeColor="accent1" w:themeShade="bf"/>
          <w:sz w:val="28"/>
          <w:szCs w:val="28"/>
          <w:lang w:val="en-IN"/>
        </w:rPr>
        <w:t>3. Limit SSH Connection Rate via ufw</w:t>
      </w:r>
    </w:p>
    <w:p>
      <w:pPr>
        <w:pStyle w:val="Normal"/>
        <w:shd w:val="clear" w:color="auto" w:fill="FFFFFF" w:themeFill="background1"/>
        <w:spacing w:lineRule="atLeast" w:line="0" w:before="0" w:after="0"/>
        <w:ind w:left="283" w:hanging="0"/>
        <w:rPr>
          <w:rFonts w:ascii="Consolas" w:hAnsi="Consolas"/>
          <w:lang w:val="en-IN"/>
        </w:rPr>
      </w:pPr>
      <w:r>
        <w:rPr>
          <w:rFonts w:ascii="Consolas" w:hAnsi="Consolas"/>
          <w:lang w:val="en-IN"/>
        </w:rPr>
        <w:t>sudo ufw limit ssh</w:t>
      </w:r>
    </w:p>
    <w:p>
      <w:pPr>
        <w:pStyle w:val="Normal"/>
        <w:shd w:val="clear" w:color="auto" w:fill="FFFFFF" w:themeFill="background1"/>
        <w:spacing w:lineRule="atLeast" w:line="0" w:before="0" w:after="0"/>
        <w:pPrChange w:id="0" w:author="Winston.Huang" w:date="2025-05-19T18:12:00Z">
          <w:pPr>
            <w:spacing w:lineRule="auto" w:line="259" w:before="0" w:after="0"/>
            <w:shd w:val="clear" w:color="auto" w:fill="FFFFFF" w:themeFill="background1"/>
          </w:pPr>
        </w:pPrChange>
        <w:rPr>
          <w:color w:val="0F4761" w:themeColor="accent1" w:themeShade="bf"/>
          <w:sz w:val="28"/>
          <w:szCs w:val="28"/>
          <w:lang w:val="en-IN"/>
          <w:del w:id="2576" w:author="Winston.Huang" w:date="2025-05-19T18:11:00Z"/>
        </w:rPr>
      </w:pPr>
      <w:del w:id="2574" w:author="Winston.Huang" w:date="2025-05-19T18:11:00Z">
        <w:r>
          <w:rPr>
            <w:color w:val="0F4761" w:themeColor="accent1" w:themeShade="bf"/>
            <w:sz w:val="28"/>
            <w:szCs w:val="28"/>
            <w:lang w:val="en-IN"/>
          </w:rPr>
          <w:delText xml:space="preserve">      </w:delText>
        </w:r>
      </w:del>
      <w:del w:id="2575" w:author="Winston.Huang" w:date="2025-05-19T18:11:00Z">
        <w:r>
          <w:rPr>
            <w:color w:val="0F4761" w:themeColor="accent1" w:themeShade="bf"/>
            <w:sz w:val="28"/>
            <w:szCs w:val="28"/>
            <w:lang w:val="en-IN"/>
          </w:rPr>
          <w:delText>UDP flood:</w:delText>
        </w:r>
      </w:del>
    </w:p>
    <w:p>
      <w:pPr>
        <w:pStyle w:val="Normal"/>
        <w:shd w:val="clear" w:color="auto" w:fill="FFFFFF" w:themeFill="background1"/>
        <w:spacing w:lineRule="atLeast" w:line="0" w:before="0" w:after="0"/>
        <w:pPrChange w:id="0" w:author="Winston.Huang" w:date="2025-05-19T18:12:00Z">
          <w:pPr>
            <w:spacing w:lineRule="auto" w:line="259" w:before="120" w:after="120"/>
            <w:shd w:val="clear" w:color="auto" w:fill="FFFFFF" w:themeFill="background1"/>
          </w:pPr>
        </w:pPrChange>
        <w:rPr>
          <w:color w:val="000000" w:themeColor="text1"/>
          <w:del w:id="2577" w:author="Winston.Huang" w:date="2025-05-19T18:11:00Z"/>
        </w:rPr>
      </w:pPr>
      <w:r>
        <w:rPr>
          <w:b/>
          <w:bCs/>
          <w:color w:val="000000" w:themeColor="text1"/>
          <w:lang w:val="en-IN"/>
        </w:rPr>
        <w:t xml:space="preserve">       </w:t>
      </w:r>
      <w:r>
        <w:rPr>
          <w:b/>
          <w:bCs/>
          <w:color w:val="000000" w:themeColor="text1"/>
          <w:lang w:val="en-IN"/>
        </w:rPr>
        <w:t>Create iptables rules to limit TCP/UDP connections:</w:t>
      </w:r>
    </w:p>
    <w:p>
      <w:pPr>
        <w:pStyle w:val="ListParagraph"/>
        <w:numPr>
          <w:ilvl w:val="1"/>
          <w:numId w:val="239"/>
        </w:numPr>
        <w:shd w:val="clear" w:color="auto" w:fill="FFFFFF" w:themeFill="background1"/>
        <w:spacing w:lineRule="atLeast" w:line="0" w:before="0" w:after="0"/>
        <w:contextualSpacing/>
        <w:pPrChange w:id="0" w:author="Winston.Huang" w:date="2025-05-19T18:12:00Z">
          <w:pPr>
            <w:pStyle w:val="ListParagraph"/>
            <w:numPr>
              <w:ilvl w:val="0"/>
              <w:numId w:val="239"/>
            </w:numPr>
            <w:ind w:left="1440" w:hanging="360"/>
            <w:contextualSpacing/>
            <w:spacing w:lineRule="auto" w:line="259" w:before="120" w:after="120"/>
            <w:shd w:val="clear" w:color="auto" w:fill="FFFFFF" w:themeFill="background1"/>
          </w:pPr>
        </w:pPrChange>
        <w:rPr>
          <w:color w:val="000000" w:themeColor="text1"/>
          <w:del w:id="2578" w:author="Winston.Huang" w:date="2025-05-19T18:11:00Z"/>
        </w:rPr>
      </w:pPr>
      <w:r>
        <w:rPr>
          <w:color w:val="000000" w:themeColor="text1"/>
          <w:lang w:val="en-IN"/>
        </w:rPr>
        <w:t>Now</w:t>
      </w:r>
      <w:r>
        <w:rPr>
          <w:b/>
          <w:bCs/>
          <w:color w:val="000000" w:themeColor="text1"/>
          <w:lang w:val="en-IN"/>
        </w:rPr>
        <w:t xml:space="preserve"> </w:t>
      </w:r>
      <w:r>
        <w:rPr>
          <w:color w:val="000000" w:themeColor="text1"/>
          <w:lang w:val="en-IN"/>
        </w:rPr>
        <w:t xml:space="preserve"> create the ip tables rules  by using </w:t>
      </w:r>
      <w:r>
        <w:rPr>
          <w:b/>
          <w:bCs/>
          <w:color w:val="000000" w:themeColor="text1"/>
          <w:lang w:val="en-IN"/>
        </w:rPr>
        <w:t xml:space="preserve">iptables -A INPUT -p tcp --syn -m limit --limit 1/s -j ACCEPT, iptables -A INPUT -p udp -m limit --limit 10/s -j ACCEPT, iptables -A INPUT -p icmp -m limit --limit 1/s -j ACCEPT, iptables -A INPUT -p tcp --dport 80 -m connlimit --connlimit-above 20 -j DROP </w:t>
      </w:r>
      <w:r>
        <w:rPr>
          <w:color w:val="000000" w:themeColor="text1"/>
          <w:lang w:val="en-IN"/>
        </w:rPr>
        <w:t xml:space="preserve">and </w:t>
      </w:r>
      <w:r>
        <w:rPr>
          <w:b/>
          <w:bCs/>
          <w:color w:val="000000" w:themeColor="text1"/>
          <w:lang w:val="en-IN"/>
        </w:rPr>
        <w:t xml:space="preserve">iptables -A INPUT -p tcp --dport 443 -m connlimit --connlimit-above 20 -j DROP </w:t>
      </w:r>
      <w:r>
        <w:rPr>
          <w:color w:val="000000" w:themeColor="text1"/>
          <w:lang w:val="en-IN"/>
        </w:rPr>
        <w:t xml:space="preserve">commands with </w:t>
      </w:r>
      <w:r>
        <w:rPr>
          <w:b/>
          <w:bCs/>
          <w:color w:val="000000" w:themeColor="text1"/>
          <w:lang w:val="en-IN"/>
        </w:rPr>
        <w:t>sudo</w:t>
      </w:r>
      <w:r>
        <w:rPr>
          <w:color w:val="000000" w:themeColor="text1"/>
          <w:lang w:val="en-IN"/>
        </w:rPr>
        <w:t xml:space="preserve"> privileges.</w:t>
      </w:r>
    </w:p>
    <w:p>
      <w:pPr>
        <w:pStyle w:val="Normal"/>
        <w:shd w:val="clear" w:color="auto" w:fill="FFFFFF" w:themeFill="background1"/>
        <w:spacing w:lineRule="atLeast" w:line="0" w:before="0" w:after="0"/>
        <w:pPrChange w:id="0" w:author="Winston.Huang" w:date="2025-05-19T18:12:00Z">
          <w:pPr>
            <w:spacing w:lineRule="auto" w:line="259" w:before="120" w:after="120"/>
            <w:shd w:val="clear" w:color="auto" w:fill="FFFFFF" w:themeFill="background1"/>
          </w:pPr>
        </w:pPrChange>
        <w:rPr>
          <w:color w:val="000000" w:themeColor="text1"/>
          <w:del w:id="2579" w:author="Winston.Huang" w:date="2025-05-19T18:11:00Z"/>
        </w:rPr>
      </w:pPr>
      <w:r>
        <w:rPr>
          <w:b/>
          <w:bCs/>
          <w:color w:val="000000" w:themeColor="text1"/>
          <w:lang w:val="en-IN"/>
        </w:rPr>
        <w:t xml:space="preserve">        </w:t>
      </w:r>
      <w:r>
        <w:rPr>
          <w:b/>
          <w:bCs/>
          <w:color w:val="000000" w:themeColor="text1"/>
          <w:lang w:val="en-IN"/>
        </w:rPr>
        <w:t xml:space="preserve"> </w:t>
      </w:r>
      <w:r>
        <w:rPr>
          <w:b/>
          <w:bCs/>
          <w:color w:val="000000" w:themeColor="text1"/>
          <w:lang w:val="en-IN"/>
        </w:rPr>
        <w:t>Save the iptables rules:</w:t>
      </w:r>
    </w:p>
    <w:p>
      <w:pPr>
        <w:pStyle w:val="ListParagraph"/>
        <w:widowControl/>
        <w:numPr>
          <w:ilvl w:val="1"/>
          <w:numId w:val="238"/>
        </w:numPr>
        <w:shd w:val="clear" w:color="auto" w:fill="FFFFFF" w:themeFill="background1"/>
        <w:spacing w:lineRule="atLeast" w:line="0" w:before="0" w:after="0"/>
        <w:contextualSpacing/>
        <w:pPrChange w:id="0" w:author="Winston.Huang" w:date="2025-05-19T18:12:00Z">
          <w:pPr>
            <w:pStyle w:val="ListParagraph"/>
            <w:numPr>
              <w:ilvl w:val="0"/>
              <w:numId w:val="238"/>
            </w:numPr>
            <w:widowControl/>
            <w:ind w:left="1440" w:hanging="360"/>
            <w:contextualSpacing/>
            <w:spacing w:lineRule="auto" w:line="259" w:before="120" w:after="120"/>
            <w:shd w:val="clear" w:color="auto" w:fill="FFFFFF" w:themeFill="background1"/>
          </w:pPr>
        </w:pPrChange>
        <w:rPr>
          <w:b/>
          <w:b/>
          <w:bCs/>
          <w:color w:val="000000" w:themeColor="text1"/>
          <w:lang w:val="en-IN"/>
          <w:del w:id="2580" w:author="Winston.Huang" w:date="2025-05-19T18:11:00Z"/>
        </w:rPr>
      </w:pPr>
      <w:r>
        <w:rPr>
          <w:color w:val="000000" w:themeColor="text1"/>
          <w:lang w:val="en-IN"/>
        </w:rPr>
        <w:t>Now save the iptables rules by us</w:t>
      </w:r>
      <w:r>
        <w:rPr>
          <w:color w:val="000000" w:themeColor="text1"/>
          <w:lang w:val="en-IN"/>
        </w:rPr>
        <w:t xml:space="preserve">ing </w:t>
      </w:r>
      <w:r>
        <w:rPr>
          <w:b/>
          <w:bCs/>
          <w:color w:val="000000" w:themeColor="text1"/>
          <w:lang w:val="en-IN"/>
        </w:rPr>
        <w:t>sh -c "iptables-save &gt; /etc/iptables/rules.v4"</w:t>
      </w:r>
      <w:r>
        <w:rPr>
          <w:color w:val="000000" w:themeColor="text1"/>
          <w:lang w:val="en-IN"/>
        </w:rPr>
        <w:t xml:space="preserve"> command with </w:t>
      </w:r>
      <w:r>
        <w:rPr>
          <w:b/>
          <w:bCs/>
          <w:color w:val="000000" w:themeColor="text1"/>
          <w:lang w:val="en-IN"/>
        </w:rPr>
        <w:t>sudo</w:t>
      </w:r>
      <w:r>
        <w:rPr>
          <w:color w:val="000000" w:themeColor="text1"/>
          <w:lang w:val="en-IN"/>
        </w:rPr>
        <w:t xml:space="preserve"> privileges.</w:t>
      </w:r>
      <w:r>
        <w:rPr>
          <w:b/>
          <w:bCs/>
          <w:color w:val="000000" w:themeColor="text1"/>
          <w:lang w:val="en-IN"/>
        </w:rPr>
        <w:t xml:space="preserve"> </w:t>
      </w:r>
    </w:p>
    <w:p>
      <w:pPr>
        <w:pStyle w:val="Normal"/>
        <w:widowControl/>
        <w:shd w:val="clear" w:color="auto" w:fill="FFFFFF" w:themeFill="background1"/>
        <w:spacing w:lineRule="atLeast" w:line="0" w:before="0" w:after="0"/>
        <w:pPrChange w:id="0" w:author="Winston.Huang" w:date="2025-05-19T18:12:00Z">
          <w:pPr>
            <w:widowControl/>
            <w:spacing w:lineRule="auto" w:line="259" w:before="120" w:after="120"/>
            <w:shd w:val="clear" w:color="auto" w:fill="FFFFFF" w:themeFill="background1"/>
          </w:pPr>
        </w:pPrChange>
        <w:rPr>
          <w:rFonts w:ascii="Aptos" w:hAnsi="Aptos" w:eastAsia="Aptos" w:cs="Aptos"/>
          <w:color w:val="0F4761" w:themeColor="accent1" w:themeShade="bf"/>
          <w:sz w:val="28"/>
          <w:szCs w:val="28"/>
          <w:del w:id="2581" w:author="Winston.Huang" w:date="2025-05-19T18:11:00Z"/>
        </w:rPr>
      </w:pPr>
      <w:r>
        <w:rPr>
          <w:color w:val="0F4761" w:themeColor="accent1" w:themeShade="bf"/>
          <w:sz w:val="28"/>
          <w:szCs w:val="28"/>
          <w:lang w:val="en-IN"/>
        </w:rPr>
        <w:t xml:space="preserve"> </w:t>
      </w:r>
      <w:r>
        <w:rPr>
          <w:color w:val="0F4761" w:themeColor="accent1" w:themeShade="bf"/>
          <w:sz w:val="28"/>
          <w:szCs w:val="28"/>
          <w:lang w:val="en-IN"/>
        </w:rPr>
        <w:t xml:space="preserve">  </w:t>
      </w:r>
      <w:r>
        <w:rPr>
          <w:rFonts w:eastAsia="Aptos" w:cs="Aptos"/>
          <w:color w:val="0F4761" w:themeColor="accent1" w:themeShade="bf"/>
          <w:sz w:val="28"/>
          <w:szCs w:val="28"/>
        </w:rPr>
        <w:t>TCP SYN Flood:</w:t>
      </w:r>
    </w:p>
    <w:p>
      <w:pPr>
        <w:pStyle w:val="Normal"/>
        <w:spacing w:lineRule="atLeast" w:line="0" w:before="0" w:after="0"/>
        <w:pPrChange w:id="0" w:author="Winston.Huang" w:date="2025-05-19T18:12:00Z">
          <w:pPr>
            <w:spacing w:lineRule="auto" w:line="259" w:before="240" w:after="240"/>
          </w:pPr>
        </w:pPrChange>
        <w:rPr>
          <w:rFonts w:ascii="Aptos" w:hAnsi="Aptos" w:eastAsia="Aptos" w:cs="Aptos"/>
          <w:color w:val="000000" w:themeColor="text1"/>
          <w:del w:id="2582" w:author="Winston.Huang" w:date="2025-05-19T18:11:00Z"/>
        </w:rPr>
      </w:pPr>
      <w:r>
        <w:rPr>
          <w:rFonts w:ascii="Aptos" w:hAnsi="Aptos" w:cs="Aptos" w:eastAsia="Aptos"/>
          <w:b/>
          <w:bCs/>
          <w:color w:val="000000" w:themeColor="text1"/>
          <w:lang w:val="en-IN"/>
        </w:rPr>
        <w:t xml:space="preserve">  </w:t>
      </w:r>
      <w:r>
        <w:rPr>
          <w:rFonts w:ascii="Aptos" w:hAnsi="Aptos" w:cs="Aptos" w:eastAsia="Aptos"/>
          <w:b/>
          <w:bCs/>
          <w:color w:val="000000" w:themeColor="text1"/>
          <w:lang w:val="en-IN"/>
        </w:rPr>
        <w:t xml:space="preserve">  </w:t>
      </w:r>
      <w:r>
        <w:rPr>
          <w:rFonts w:eastAsia="Aptos" w:cs="Aptos"/>
          <w:b/>
          <w:bCs/>
          <w:color w:val="000000" w:themeColor="text1"/>
          <w:lang w:val="en-IN"/>
        </w:rPr>
        <w:t>Sysctl settings to prevent SYN flooding</w:t>
      </w:r>
      <w:r>
        <w:rPr>
          <w:rFonts w:eastAsia="Aptos" w:cs="Aptos"/>
          <w:color w:val="000000" w:themeColor="text1"/>
          <w:lang w:val="en-IN"/>
        </w:rPr>
        <w:t>:</w:t>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00000" w:themeColor="text1"/>
          <w:del w:id="2583" w:author="Winston.Huang" w:date="2025-05-19T18:11:00Z"/>
        </w:rPr>
      </w:pPr>
      <w:r>
        <w:rPr>
          <w:rFonts w:ascii="Aptos" w:hAnsi="Aptos" w:cs="Aptos" w:eastAsia="Aptos"/>
          <w:color w:val="000000" w:themeColor="text1"/>
          <w:lang w:val="en-IN"/>
        </w:rPr>
        <w:t xml:space="preserve">   </w:t>
      </w:r>
      <w:r>
        <w:rPr>
          <w:rFonts w:ascii="Aptos" w:hAnsi="Aptos" w:cs="Aptos" w:eastAsia="Aptos"/>
          <w:color w:val="000000" w:themeColor="text1"/>
          <w:lang w:val="en-IN"/>
        </w:rPr>
        <w:t xml:space="preserve">       </w:t>
      </w:r>
      <w:r>
        <w:rPr>
          <w:rFonts w:eastAsia="Aptos" w:cs="Aptos"/>
          <w:color w:val="000000" w:themeColor="text1"/>
          <w:lang w:val="en-IN"/>
        </w:rPr>
        <w:t xml:space="preserve">Edit </w:t>
      </w:r>
      <w:r>
        <w:rPr>
          <w:rFonts w:eastAsia="Aptos" w:cs="Aptos"/>
          <w:b/>
          <w:bCs/>
          <w:color w:val="000000" w:themeColor="text1"/>
          <w:lang w:val="en-IN"/>
        </w:rPr>
        <w:t>/etc/sysctl.conf t</w:t>
      </w:r>
      <w:r>
        <w:rPr>
          <w:rFonts w:eastAsia="Aptos" w:cs="Aptos"/>
          <w:color w:val="000000" w:themeColor="text1"/>
          <w:lang w:val="en-IN"/>
        </w:rPr>
        <w:t>o add the following lines:</w:t>
      </w:r>
    </w:p>
    <w:p>
      <w:pPr>
        <w:pStyle w:val="ListParagraph"/>
        <w:numPr>
          <w:ilvl w:val="0"/>
          <w:numId w:val="44"/>
        </w:numPr>
        <w:spacing w:lineRule="atLeast" w:line="0" w:before="0" w:after="0"/>
        <w:contextualSpacing/>
        <w:pPrChange w:id="0" w:author="Winston.Huang" w:date="2025-05-19T18:12:00Z">
          <w:pPr>
            <w:pStyle w:val="ListParagraph"/>
            <w:numPr>
              <w:ilvl w:val="0"/>
              <w:numId w:val="44"/>
            </w:numPr>
            <w:ind w:left="720" w:hanging="360"/>
            <w:contextualSpacing/>
            <w:spacing w:lineRule="auto" w:line="259" w:before="0" w:after="0"/>
          </w:pPr>
        </w:pPrChange>
        <w:rPr>
          <w:rFonts w:ascii="Aptos" w:hAnsi="Aptos" w:eastAsia="Aptos" w:cs="Aptos"/>
          <w:color w:val="000000" w:themeColor="text1"/>
          <w:lang w:val="en-IN"/>
          <w:del w:id="2584" w:author="Winston.Huang" w:date="2025-05-19T18:11:00Z"/>
        </w:rPr>
      </w:pPr>
      <w:r>
        <w:rPr>
          <w:rFonts w:eastAsia="Aptos" w:cs="Aptos"/>
          <w:color w:val="000000" w:themeColor="text1"/>
          <w:lang w:val="en-IN"/>
        </w:rPr>
        <w:t xml:space="preserve">Now open the file  </w:t>
      </w:r>
      <w:r>
        <w:rPr>
          <w:rFonts w:eastAsia="Aptos" w:cs="Aptos"/>
          <w:b/>
          <w:bCs/>
          <w:color w:val="000000" w:themeColor="text1"/>
          <w:lang w:val="en-IN"/>
        </w:rPr>
        <w:t>/etc/sysctl.conf</w:t>
      </w:r>
      <w:r>
        <w:rPr>
          <w:rFonts w:eastAsia="Aptos" w:cs="Aptos"/>
          <w:color w:val="000000" w:themeColor="text1"/>
          <w:lang w:val="en-IN"/>
        </w:rPr>
        <w:t xml:space="preserve">  in </w:t>
      </w:r>
      <w:r>
        <w:rPr>
          <w:rFonts w:eastAsia="Aptos" w:cs="Aptos"/>
          <w:b/>
          <w:bCs/>
          <w:color w:val="000000" w:themeColor="text1"/>
          <w:lang w:val="en-IN"/>
        </w:rPr>
        <w:t xml:space="preserve">Nano/vim </w:t>
      </w:r>
      <w:r>
        <w:rPr>
          <w:rFonts w:eastAsia="Aptos" w:cs="Aptos"/>
          <w:color w:val="000000" w:themeColor="text1"/>
          <w:lang w:val="en-IN"/>
        </w:rPr>
        <w:t>editor tool add below steps</w:t>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00000" w:themeColor="text1"/>
          <w:del w:id="2585" w:author="Winston.Huang" w:date="2025-05-19T18:11:00Z"/>
        </w:rPr>
      </w:pPr>
      <w:r>
        <w:rPr>
          <w:rFonts w:ascii="Aptos" w:hAnsi="Aptos" w:cs="Aptos" w:eastAsia="Aptos"/>
          <w:b/>
          <w:bCs/>
          <w:color w:val="000000" w:themeColor="text1"/>
          <w:lang w:val="en-IN"/>
        </w:rPr>
        <w:t xml:space="preserve">            </w:t>
      </w:r>
      <w:r>
        <w:rPr>
          <w:rFonts w:eastAsia="Aptos" w:cs="Aptos"/>
          <w:b/>
          <w:bCs/>
          <w:color w:val="000000" w:themeColor="text1"/>
          <w:lang w:val="en-IN"/>
        </w:rPr>
        <w:t>net.ipv4.tcp_syncookies = 1</w:t>
      </w:r>
      <w:r>
        <w:rPr/>
        <w:br/>
      </w:r>
      <w:r>
        <w:rPr>
          <w:rFonts w:eastAsia="Aptos" w:cs="Aptos"/>
          <w:b/>
          <w:bCs/>
          <w:color w:val="000000" w:themeColor="text1"/>
          <w:lang w:val="en-IN"/>
        </w:rPr>
        <w:t xml:space="preserve">            net.ipv4.tcp_max_syn_backlog = 2048</w:t>
      </w:r>
      <w:r>
        <w:rPr/>
        <w:br/>
      </w:r>
      <w:r>
        <w:rPr>
          <w:rFonts w:eastAsia="Aptos" w:cs="Aptos"/>
          <w:b/>
          <w:bCs/>
          <w:color w:val="000000" w:themeColor="text1"/>
          <w:lang w:val="en-IN"/>
        </w:rPr>
        <w:t xml:space="preserve">             net.ipv4.tcp_synack_retries = 2</w:t>
      </w:r>
      <w:r>
        <w:rPr/>
        <w:br/>
      </w:r>
      <w:r>
        <w:rPr>
          <w:rFonts w:eastAsia="Aptos" w:cs="Aptos"/>
          <w:b/>
          <w:bCs/>
          <w:color w:val="000000" w:themeColor="text1"/>
          <w:lang w:val="en-IN"/>
        </w:rPr>
        <w:t xml:space="preserve">             net.ipv4.tcp_abort_on_overflow = 1</w:t>
      </w:r>
      <w:r>
        <w:rPr/>
        <w:br/>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00000" w:themeColor="text1"/>
          <w:del w:id="2586" w:author="Winston.Huang" w:date="2025-05-19T18:11:00Z"/>
        </w:rPr>
      </w:pPr>
      <w:r>
        <w:rPr>
          <w:rFonts w:ascii="Aptos" w:hAnsi="Aptos" w:cs="Aptos" w:eastAsia="Aptos"/>
          <w:color w:val="000000" w:themeColor="text1"/>
          <w:lang w:val="en-IN"/>
        </w:rPr>
        <w:t xml:space="preserve">   </w:t>
      </w:r>
      <w:r>
        <w:rPr>
          <w:rFonts w:eastAsia="Aptos" w:cs="Aptos"/>
          <w:color w:val="000000" w:themeColor="text1"/>
          <w:lang w:val="en-IN"/>
        </w:rPr>
        <w:t>Apply the changes:</w:t>
      </w:r>
    </w:p>
    <w:p>
      <w:pPr>
        <w:pStyle w:val="ListParagraph"/>
        <w:numPr>
          <w:ilvl w:val="0"/>
          <w:numId w:val="43"/>
        </w:numPr>
        <w:spacing w:lineRule="atLeast" w:line="0" w:before="0" w:after="0"/>
        <w:contextualSpacing/>
        <w:pPrChange w:id="0" w:author="Winston.Huang" w:date="2025-05-19T18:12:00Z">
          <w:pPr>
            <w:pStyle w:val="ListParagraph"/>
            <w:numPr>
              <w:ilvl w:val="0"/>
              <w:numId w:val="43"/>
            </w:numPr>
            <w:ind w:left="720" w:hanging="360"/>
            <w:contextualSpacing/>
            <w:spacing w:lineRule="auto" w:line="259" w:before="0" w:after="0"/>
          </w:pPr>
        </w:pPrChange>
        <w:rPr>
          <w:rFonts w:ascii="Aptos" w:hAnsi="Aptos" w:eastAsia="Aptos" w:cs="Aptos"/>
          <w:color w:val="000000" w:themeColor="text1"/>
          <w:del w:id="2587" w:author="Winston.Huang" w:date="2025-05-19T18:11:00Z"/>
        </w:rPr>
      </w:pPr>
      <w:r>
        <w:rPr>
          <w:rFonts w:ascii="Aptos" w:hAnsi="Aptos" w:cs="Aptos" w:eastAsia="Aptos"/>
          <w:color w:val="000000" w:themeColor="text1"/>
          <w:lang w:val="en-IN"/>
        </w:rPr>
        <w:t xml:space="preserve"> </w:t>
      </w:r>
      <w:r>
        <w:rPr>
          <w:rFonts w:eastAsia="Aptos" w:cs="Aptos"/>
          <w:color w:val="000000" w:themeColor="text1"/>
          <w:lang w:val="en-IN"/>
        </w:rPr>
        <w:t xml:space="preserve">Now apply changes by using </w:t>
      </w:r>
      <w:r>
        <w:rPr>
          <w:rFonts w:eastAsia="Aptos" w:cs="Aptos"/>
          <w:b/>
          <w:bCs/>
          <w:color w:val="000000" w:themeColor="text1"/>
          <w:lang w:val="en-IN"/>
        </w:rPr>
        <w:t>sudo sysctl –p</w:t>
      </w:r>
      <w:r>
        <w:rPr>
          <w:rFonts w:eastAsia="Aptos" w:cs="Aptos"/>
          <w:color w:val="000000" w:themeColor="text1"/>
          <w:lang w:val="en-IN"/>
        </w:rPr>
        <w:t xml:space="preserve"> command.</w:t>
      </w:r>
    </w:p>
    <w:p>
      <w:pPr>
        <w:pStyle w:val="ListParagraph"/>
        <w:spacing w:lineRule="atLeast" w:line="0" w:before="0" w:after="0"/>
        <w:contextualSpacing/>
        <w:pPrChange w:id="0" w:author="Winston.Huang" w:date="2025-05-19T18:12:00Z">
          <w:pPr>
            <w:pStyle w:val="ListParagraph"/>
            <w:contextualSpacing/>
            <w:spacing w:lineRule="auto" w:line="259" w:before="0" w:after="0"/>
          </w:pPr>
        </w:pPrChange>
        <w:rPr>
          <w:rFonts w:ascii="Aptos" w:hAnsi="Aptos" w:eastAsia="Aptos" w:cs="Aptos"/>
          <w:color w:val="000000" w:themeColor="text1"/>
          <w:del w:id="2588" w:author="Winston.Huang" w:date="2025-05-19T18:11:00Z"/>
        </w:rPr>
      </w:pPr>
      <w:r>
        <w:rPr>
          <w:rFonts w:eastAsia="Aptos" w:cs="Aptos"/>
          <w:color w:val="000000" w:themeColor="text1"/>
        </w:rPr>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F4761" w:themeColor="accent1" w:themeShade="bf"/>
          <w:sz w:val="28"/>
          <w:szCs w:val="28"/>
          <w:del w:id="2589" w:author="Winston.Huang" w:date="2025-05-19T18:11:00Z"/>
        </w:rPr>
      </w:pPr>
      <w:r>
        <w:rPr>
          <w:rFonts w:eastAsia="Aptos" w:cs="Aptos"/>
          <w:color w:val="0F4761" w:themeColor="accent1" w:themeShade="bf"/>
          <w:sz w:val="28"/>
          <w:szCs w:val="28"/>
        </w:rPr>
        <w:t>Xmas Flood:</w:t>
      </w:r>
    </w:p>
    <w:p>
      <w:pPr>
        <w:pStyle w:val="Normal"/>
        <w:spacing w:lineRule="atLeast" w:line="0" w:before="0" w:after="0"/>
        <w:pPrChange w:id="0" w:author="Winston.Huang" w:date="2025-05-19T18:12:00Z">
          <w:pPr>
            <w:spacing w:lineRule="auto" w:line="259" w:before="240" w:after="240"/>
          </w:pPr>
        </w:pPrChange>
        <w:rPr>
          <w:rFonts w:ascii="Aptos" w:hAnsi="Aptos" w:eastAsia="Aptos" w:cs="Aptos"/>
          <w:color w:val="000000" w:themeColor="text1"/>
          <w:del w:id="2590" w:author="Winston.Huang" w:date="2025-05-19T18:11:00Z"/>
        </w:rPr>
      </w:pPr>
      <w:r>
        <w:rPr>
          <w:rFonts w:eastAsia="Aptos" w:cs="Aptos"/>
          <w:b/>
          <w:bCs/>
          <w:color w:val="000000" w:themeColor="text1"/>
          <w:lang w:val="en-IN"/>
        </w:rPr>
        <w:t>Configure iptables for Xmas Flood:</w:t>
      </w:r>
    </w:p>
    <w:p>
      <w:pPr>
        <w:pStyle w:val="ListParagraph"/>
        <w:numPr>
          <w:ilvl w:val="0"/>
          <w:numId w:val="42"/>
        </w:numPr>
        <w:spacing w:lineRule="atLeast" w:line="0" w:before="0" w:after="0"/>
        <w:contextualSpacing/>
        <w:pPrChange w:id="0" w:author="Winston.Huang" w:date="2025-05-19T18:12:00Z">
          <w:pPr>
            <w:pStyle w:val="ListParagraph"/>
            <w:numPr>
              <w:ilvl w:val="0"/>
              <w:numId w:val="42"/>
            </w:numPr>
            <w:ind w:left="720" w:hanging="360"/>
            <w:contextualSpacing/>
            <w:spacing w:lineRule="auto" w:line="259" w:before="240" w:after="240"/>
          </w:pPr>
        </w:pPrChange>
        <w:rPr>
          <w:rFonts w:ascii="Aptos" w:hAnsi="Aptos" w:eastAsia="Aptos" w:cs="Aptos"/>
          <w:color w:val="000000" w:themeColor="text1"/>
          <w:del w:id="2591" w:author="Winston.Huang" w:date="2025-05-19T18:11:00Z"/>
        </w:rPr>
      </w:pPr>
      <w:r>
        <w:rPr>
          <w:rFonts w:eastAsia="Aptos" w:cs="Aptos"/>
          <w:color w:val="000000" w:themeColor="text1"/>
          <w:lang w:val="en-IN"/>
        </w:rPr>
        <w:t xml:space="preserve">Now configure iptables for Xmas flood by using </w:t>
      </w:r>
      <w:r>
        <w:rPr>
          <w:rFonts w:eastAsia="Aptos" w:cs="Aptos"/>
          <w:b/>
          <w:bCs/>
          <w:color w:val="000000" w:themeColor="text1"/>
          <w:lang w:val="en-IN"/>
        </w:rPr>
        <w:t>iptables -A INPUT -p tcp --tcp-flags ALL FIN,URG,PSH -j DROP, iptables -A INPUT -p tcp --tcp-flags ALL ALL -j DROP</w:t>
      </w:r>
      <w:r>
        <w:rPr>
          <w:rFonts w:eastAsia="Aptos" w:cs="Aptos"/>
          <w:color w:val="000000" w:themeColor="text1"/>
          <w:lang w:val="en-IN"/>
        </w:rPr>
        <w:t xml:space="preserve"> and </w:t>
      </w:r>
      <w:r>
        <w:rPr>
          <w:rFonts w:eastAsia="Aptos" w:cs="Aptos"/>
          <w:b/>
          <w:bCs/>
          <w:color w:val="000000" w:themeColor="text1"/>
          <w:lang w:val="en-IN"/>
        </w:rPr>
        <w:t xml:space="preserve">iptables-save | sudo tee /etc/iptables/rules.v4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spacing w:lineRule="atLeast" w:line="0" w:before="0" w:after="0"/>
        <w:rPr>
          <w:color w:val="0F4761" w:themeColor="accent1" w:themeShade="bf"/>
          <w:sz w:val="28"/>
          <w:szCs w:val="28"/>
        </w:rPr>
      </w:pPr>
      <w:r>
        <w:rPr>
          <w:rFonts w:eastAsia="Aptos" w:cs="Aptos"/>
          <w:color w:val="0F4761" w:themeColor="accent1" w:themeShade="bf"/>
          <w:sz w:val="28"/>
          <w:szCs w:val="28"/>
          <w:lang w:val="en-IN"/>
        </w:rPr>
        <w:t>4.</w:t>
      </w:r>
      <w:r>
        <w:rPr>
          <w:color w:val="0F4761" w:themeColor="accent1" w:themeShade="bf"/>
          <w:sz w:val="28"/>
          <w:szCs w:val="28"/>
        </w:rPr>
        <w:t xml:space="preserve"> Restrict Concurrent SSH Sessions via iptables</w:t>
      </w:r>
    </w:p>
    <w:p>
      <w:pPr>
        <w:pStyle w:val="Normal"/>
        <w:spacing w:before="0" w:after="0"/>
        <w:ind w:left="283" w:hanging="0"/>
        <w:rPr>
          <w:rFonts w:ascii="Consolas" w:hAnsi="Consolas"/>
        </w:rPr>
      </w:pPr>
      <w:r>
        <w:rPr>
          <w:rFonts w:ascii="Consolas" w:hAnsi="Consolas"/>
        </w:rPr>
        <w:t>sudo iptables -A INPUT -p tcp --dport 22 -m connlimit \</w:t>
      </w:r>
    </w:p>
    <w:p>
      <w:pPr>
        <w:pStyle w:val="Normal"/>
        <w:spacing w:before="0" w:after="0"/>
        <w:ind w:left="283" w:hanging="0"/>
        <w:rPr>
          <w:rFonts w:ascii="Consolas" w:hAnsi="Consolas"/>
        </w:rPr>
      </w:pPr>
      <w:r>
        <w:rPr>
          <w:rFonts w:ascii="Consolas" w:hAnsi="Consolas"/>
        </w:rPr>
        <w:t>--connlimit-above 5 -j REJECT</w:t>
      </w:r>
    </w:p>
    <w:p>
      <w:pPr>
        <w:pStyle w:val="Normal"/>
        <w:shd w:val="clear" w:color="auto" w:fill="FFFFFF" w:themeFill="background1"/>
        <w:spacing w:lineRule="atLeast" w:line="0" w:before="0" w:after="0"/>
        <w:rPr>
          <w:color w:val="0F4761" w:themeColor="accent1" w:themeShade="bf"/>
          <w:sz w:val="28"/>
          <w:szCs w:val="28"/>
          <w:lang w:val="en-IN"/>
        </w:rPr>
      </w:pPr>
      <w:r>
        <w:rPr>
          <w:color w:val="0F4761" w:themeColor="accent1" w:themeShade="bf"/>
          <w:sz w:val="28"/>
          <w:szCs w:val="28"/>
          <w:lang w:val="en-IN"/>
        </w:rPr>
        <w:t>5. Document and Enforce Essential Function Priority</w:t>
      </w:r>
    </w:p>
    <w:p>
      <w:pPr>
        <w:pStyle w:val="ListParagraph"/>
        <w:numPr>
          <w:ilvl w:val="0"/>
          <w:numId w:val="314"/>
        </w:numPr>
        <w:shd w:val="clear" w:color="auto" w:fill="FFFFFF" w:themeFill="background1"/>
        <w:spacing w:lineRule="atLeast" w:line="0" w:before="0" w:after="0"/>
        <w:contextualSpacing/>
        <w:rPr/>
      </w:pPr>
      <w:r>
        <w:rPr/>
        <w:t>Maintain a list of essential vs. non-essential services</w:t>
      </w:r>
    </w:p>
    <w:p>
      <w:pPr>
        <w:pStyle w:val="ListParagraph"/>
        <w:numPr>
          <w:ilvl w:val="0"/>
          <w:numId w:val="314"/>
        </w:numPr>
        <w:shd w:val="clear" w:color="auto" w:fill="FFFFFF" w:themeFill="background1"/>
        <w:spacing w:lineRule="atLeast" w:line="0" w:before="0" w:after="0"/>
        <w:contextualSpacing/>
        <w:rPr>
          <w:color w:val="0F4761" w:themeColor="accent1" w:themeShade="bf"/>
          <w:sz w:val="28"/>
          <w:szCs w:val="28"/>
        </w:rPr>
      </w:pPr>
      <w:r>
        <w:rPr/>
        <w:t>Ensure essential functions (e.g., logging, remote access, monitoring) remain allocated with sufficient CPU/memory under load conditions</w:t>
      </w:r>
    </w:p>
    <w:p>
      <w:pPr>
        <w:pStyle w:val="Normal"/>
        <w:shd w:val="clear" w:color="auto" w:fill="FFFFFF" w:themeFill="background1"/>
        <w:spacing w:lineRule="atLeast" w:line="0" w:before="0" w:after="0"/>
        <w:pPrChange w:id="0" w:author="Winston.Huang" w:date="2025-05-19T18:12:00Z">
          <w:pPr>
            <w:spacing w:lineRule="auto" w:line="259" w:before="0" w:after="0"/>
            <w:shd w:val="clear" w:color="auto" w:fill="FFFFFF" w:themeFill="background1"/>
          </w:pPr>
        </w:pPrChange>
        <w:rPr>
          <w:color w:val="0F4761" w:themeColor="accent1" w:themeShade="bf"/>
          <w:sz w:val="28"/>
          <w:szCs w:val="28"/>
          <w:lang w:val="en-IN"/>
          <w:del w:id="2593" w:author="Winston.Huang" w:date="2025-05-19T18:11:00Z"/>
        </w:rPr>
      </w:pPr>
      <w:r>
        <w:rPr>
          <w:color w:val="0F4761" w:themeColor="accent1" w:themeShade="bf"/>
          <w:sz w:val="28"/>
          <w:szCs w:val="28"/>
          <w:lang w:val="en-IN"/>
        </w:rPr>
        <w:t>6</w:t>
      </w:r>
      <w:del w:id="2592" w:author="Winston.Huang" w:date="2025-05-19T18:11:00Z">
        <w:r>
          <w:rPr>
            <w:color w:val="0F4761" w:themeColor="accent1" w:themeShade="bf"/>
            <w:sz w:val="28"/>
            <w:szCs w:val="28"/>
            <w:lang w:val="en-IN"/>
          </w:rPr>
          <w:delText xml:space="preserve">      UDP flood:</w:delText>
        </w:r>
      </w:del>
    </w:p>
    <w:p>
      <w:pPr>
        <w:pStyle w:val="Normal"/>
        <w:shd w:val="clear" w:color="auto" w:fill="FFFFFF" w:themeFill="background1"/>
        <w:spacing w:lineRule="atLeast" w:line="0" w:before="0" w:after="0"/>
        <w:pPrChange w:id="0" w:author="Winston.Huang" w:date="2025-05-19T18:12:00Z">
          <w:pPr>
            <w:spacing w:lineRule="auto" w:line="259" w:before="120" w:after="120"/>
            <w:shd w:val="clear" w:color="auto" w:fill="FFFFFF" w:themeFill="background1"/>
          </w:pPr>
        </w:pPrChange>
        <w:rPr>
          <w:color w:val="000000" w:themeColor="text1"/>
          <w:del w:id="2594" w:author="Winston.Huang" w:date="2025-05-19T18:11:00Z"/>
        </w:rPr>
      </w:pPr>
      <w:r>
        <w:rPr>
          <w:b/>
          <w:bCs/>
          <w:color w:val="000000" w:themeColor="text1"/>
          <w:lang w:val="en-IN"/>
        </w:rPr>
        <w:t xml:space="preserve">       </w:t>
      </w:r>
      <w:r>
        <w:rPr>
          <w:b/>
          <w:bCs/>
          <w:color w:val="000000" w:themeColor="text1"/>
          <w:lang w:val="en-IN"/>
        </w:rPr>
        <w:t>Create iptables rules to limit TCP/UDP connections:</w:t>
      </w:r>
    </w:p>
    <w:p>
      <w:pPr>
        <w:pStyle w:val="ListParagraph"/>
        <w:numPr>
          <w:ilvl w:val="1"/>
          <w:numId w:val="5"/>
        </w:numPr>
        <w:shd w:val="clear" w:color="auto" w:fill="FFFFFF" w:themeFill="background1"/>
        <w:spacing w:lineRule="atLeast" w:line="0" w:before="0" w:after="0"/>
        <w:contextualSpacing/>
        <w:pPrChange w:id="0" w:author="Winston.Huang" w:date="2025-05-19T18:12:00Z">
          <w:pPr>
            <w:pStyle w:val="ListParagraph"/>
            <w:numPr>
              <w:ilvl w:val="0"/>
              <w:numId w:val="239"/>
            </w:numPr>
            <w:ind w:left="1440" w:hanging="360"/>
            <w:contextualSpacing/>
            <w:spacing w:lineRule="auto" w:line="259" w:before="120" w:after="120"/>
            <w:shd w:val="clear" w:color="auto" w:fill="FFFFFF" w:themeFill="background1"/>
          </w:pPr>
        </w:pPrChange>
        <w:rPr>
          <w:color w:val="000000" w:themeColor="text1"/>
          <w:del w:id="2595" w:author="Winston.Huang" w:date="2025-05-19T18:11:00Z"/>
        </w:rPr>
      </w:pPr>
      <w:r>
        <w:rPr>
          <w:color w:val="000000" w:themeColor="text1"/>
          <w:lang w:val="en-IN"/>
        </w:rPr>
        <w:t>Now</w:t>
      </w:r>
      <w:r>
        <w:rPr>
          <w:b/>
          <w:bCs/>
          <w:color w:val="000000" w:themeColor="text1"/>
          <w:lang w:val="en-IN"/>
        </w:rPr>
        <w:t xml:space="preserve"> </w:t>
      </w:r>
      <w:r>
        <w:rPr>
          <w:color w:val="000000" w:themeColor="text1"/>
          <w:lang w:val="en-IN"/>
        </w:rPr>
        <w:t xml:space="preserve"> create the ip tables rules  by using </w:t>
      </w:r>
      <w:r>
        <w:rPr>
          <w:b/>
          <w:bCs/>
          <w:color w:val="000000" w:themeColor="text1"/>
          <w:lang w:val="en-IN"/>
        </w:rPr>
        <w:t xml:space="preserve">iptables -A INPUT -p tcp --syn -m limit --limit 1/s -j ACCEPT, iptables -A INPUT -p udp -m limit --limit 10/s -j ACCEPT, iptables -A INPUT -p icmp -m limit --limit 1/s -j ACCEPT, iptables -A INPUT -p tcp --dport 80 -m connlimit --connlimit-above 20 -j DROP </w:t>
      </w:r>
      <w:r>
        <w:rPr>
          <w:color w:val="000000" w:themeColor="text1"/>
          <w:lang w:val="en-IN"/>
        </w:rPr>
        <w:t xml:space="preserve">and </w:t>
      </w:r>
      <w:r>
        <w:rPr>
          <w:b/>
          <w:bCs/>
          <w:color w:val="000000" w:themeColor="text1"/>
          <w:lang w:val="en-IN"/>
        </w:rPr>
        <w:t xml:space="preserve">iptables -A INPUT -p tcp --dport 443 -m connlimit --connlimit-above 20 -j DROP </w:t>
      </w:r>
      <w:r>
        <w:rPr>
          <w:color w:val="000000" w:themeColor="text1"/>
          <w:lang w:val="en-IN"/>
        </w:rPr>
        <w:t xml:space="preserve">commands with </w:t>
      </w:r>
      <w:r>
        <w:rPr>
          <w:b/>
          <w:bCs/>
          <w:color w:val="000000" w:themeColor="text1"/>
          <w:lang w:val="en-IN"/>
        </w:rPr>
        <w:t>sudo</w:t>
      </w:r>
      <w:r>
        <w:rPr>
          <w:color w:val="000000" w:themeColor="text1"/>
          <w:lang w:val="en-IN"/>
        </w:rPr>
        <w:t xml:space="preserve"> privileges.</w:t>
      </w:r>
    </w:p>
    <w:p>
      <w:pPr>
        <w:pStyle w:val="Normal"/>
        <w:shd w:val="clear" w:color="auto" w:fill="FFFFFF" w:themeFill="background1"/>
        <w:spacing w:lineRule="atLeast" w:line="0" w:before="0" w:after="0"/>
        <w:pPrChange w:id="0" w:author="Winston.Huang" w:date="2025-05-19T18:12:00Z">
          <w:pPr>
            <w:spacing w:lineRule="auto" w:line="259" w:before="120" w:after="120"/>
            <w:shd w:val="clear" w:color="auto" w:fill="FFFFFF" w:themeFill="background1"/>
          </w:pPr>
        </w:pPrChange>
        <w:rPr>
          <w:color w:val="000000" w:themeColor="text1"/>
          <w:del w:id="2596" w:author="Winston.Huang" w:date="2025-05-19T18:11:00Z"/>
        </w:rPr>
      </w:pPr>
      <w:r>
        <w:rPr>
          <w:b/>
          <w:bCs/>
          <w:color w:val="000000" w:themeColor="text1"/>
          <w:lang w:val="en-IN"/>
        </w:rPr>
        <w:t xml:space="preserve">         </w:t>
      </w:r>
      <w:r>
        <w:rPr>
          <w:b/>
          <w:bCs/>
          <w:color w:val="000000" w:themeColor="text1"/>
          <w:lang w:val="en-IN"/>
        </w:rPr>
        <w:t>Save the iptables rules:</w:t>
      </w:r>
    </w:p>
    <w:p>
      <w:pPr>
        <w:pStyle w:val="ListParagraph"/>
        <w:widowControl/>
        <w:numPr>
          <w:ilvl w:val="1"/>
          <w:numId w:val="4"/>
        </w:numPr>
        <w:shd w:val="clear" w:color="auto" w:fill="FFFFFF" w:themeFill="background1"/>
        <w:spacing w:lineRule="atLeast" w:line="0" w:before="0" w:after="0"/>
        <w:contextualSpacing/>
        <w:pPrChange w:id="0" w:author="Winston.Huang" w:date="2025-05-19T18:12:00Z">
          <w:pPr>
            <w:pStyle w:val="ListParagraph"/>
            <w:numPr>
              <w:ilvl w:val="0"/>
              <w:numId w:val="238"/>
            </w:numPr>
            <w:widowControl/>
            <w:ind w:left="1440" w:hanging="360"/>
            <w:contextualSpacing/>
            <w:spacing w:lineRule="auto" w:line="259" w:before="120" w:after="120"/>
            <w:shd w:val="clear" w:color="auto" w:fill="FFFFFF" w:themeFill="background1"/>
          </w:pPr>
        </w:pPrChange>
        <w:rPr>
          <w:b/>
          <w:b/>
          <w:bCs/>
          <w:color w:val="000000" w:themeColor="text1"/>
          <w:lang w:val="en-IN"/>
          <w:del w:id="2597" w:author="Winston.Huang" w:date="2025-05-19T18:11:00Z"/>
        </w:rPr>
      </w:pPr>
      <w:r>
        <w:rPr>
          <w:color w:val="000000" w:themeColor="text1"/>
          <w:lang w:val="en-IN"/>
        </w:rPr>
        <w:t xml:space="preserve">Now save the iptables rules by using </w:t>
      </w:r>
      <w:r>
        <w:rPr>
          <w:b/>
          <w:bCs/>
          <w:color w:val="000000" w:themeColor="text1"/>
          <w:lang w:val="en-IN"/>
        </w:rPr>
        <w:t>sh -c "iptables-save &gt; /etc/iptables/rules.v4"</w:t>
      </w:r>
      <w:r>
        <w:rPr>
          <w:color w:val="000000" w:themeColor="text1"/>
          <w:lang w:val="en-IN"/>
        </w:rPr>
        <w:t xml:space="preserve"> command with </w:t>
      </w:r>
      <w:r>
        <w:rPr>
          <w:b/>
          <w:bCs/>
          <w:color w:val="000000" w:themeColor="text1"/>
          <w:lang w:val="en-IN"/>
        </w:rPr>
        <w:t>sudo</w:t>
      </w:r>
      <w:r>
        <w:rPr>
          <w:color w:val="000000" w:themeColor="text1"/>
          <w:lang w:val="en-IN"/>
        </w:rPr>
        <w:t xml:space="preserve"> privileges.</w:t>
      </w:r>
      <w:r>
        <w:rPr>
          <w:b/>
          <w:bCs/>
          <w:color w:val="000000" w:themeColor="text1"/>
          <w:lang w:val="en-IN"/>
        </w:rPr>
        <w:t xml:space="preserve"> </w:t>
      </w:r>
    </w:p>
    <w:p>
      <w:pPr>
        <w:pStyle w:val="Normal"/>
        <w:widowControl/>
        <w:shd w:val="clear" w:color="auto" w:fill="FFFFFF" w:themeFill="background1"/>
        <w:spacing w:lineRule="atLeast" w:line="0" w:before="0" w:after="0"/>
        <w:pPrChange w:id="0" w:author="Winston.Huang" w:date="2025-05-19T18:12:00Z">
          <w:pPr>
            <w:widowControl/>
            <w:spacing w:lineRule="auto" w:line="259" w:before="120" w:after="120"/>
            <w:shd w:val="clear" w:color="auto" w:fill="FFFFFF" w:themeFill="background1"/>
          </w:pPr>
        </w:pPrChange>
        <w:rPr>
          <w:rFonts w:ascii="Aptos" w:hAnsi="Aptos" w:eastAsia="Aptos" w:cs="Aptos"/>
          <w:color w:val="0F4761" w:themeColor="accent1" w:themeShade="bf"/>
          <w:sz w:val="28"/>
          <w:szCs w:val="28"/>
          <w:del w:id="2598" w:author="Winston.Huang" w:date="2025-05-19T18:11:00Z"/>
        </w:rPr>
      </w:pPr>
      <w:r>
        <w:rPr>
          <w:color w:val="0F4761" w:themeColor="accent1" w:themeShade="bf"/>
          <w:sz w:val="28"/>
          <w:szCs w:val="28"/>
          <w:lang w:val="en-IN"/>
        </w:rPr>
        <w:t xml:space="preserve">   </w:t>
      </w:r>
      <w:r>
        <w:rPr>
          <w:rFonts w:eastAsia="Aptos" w:cs="Aptos"/>
          <w:color w:val="0F4761" w:themeColor="accent1" w:themeShade="bf"/>
          <w:sz w:val="28"/>
          <w:szCs w:val="28"/>
        </w:rPr>
        <w:t>TCP SYN Flood:</w:t>
      </w:r>
    </w:p>
    <w:p>
      <w:pPr>
        <w:pStyle w:val="Normal"/>
        <w:spacing w:lineRule="atLeast" w:line="0" w:before="0" w:after="0"/>
        <w:pPrChange w:id="0" w:author="Winston.Huang" w:date="2025-05-19T18:12:00Z">
          <w:pPr>
            <w:spacing w:lineRule="auto" w:line="259" w:before="240" w:after="240"/>
          </w:pPr>
        </w:pPrChange>
        <w:rPr>
          <w:rFonts w:ascii="Aptos" w:hAnsi="Aptos" w:eastAsia="Aptos" w:cs="Aptos"/>
          <w:color w:val="000000" w:themeColor="text1"/>
          <w:del w:id="2599" w:author="Winston.Huang" w:date="2025-05-19T18:11:00Z"/>
        </w:rPr>
      </w:pPr>
      <w:r>
        <w:rPr>
          <w:rFonts w:ascii="Aptos" w:hAnsi="Aptos" w:cs="Aptos" w:eastAsia="Aptos"/>
          <w:b/>
          <w:bCs/>
          <w:color w:val="000000" w:themeColor="text1"/>
          <w:lang w:val="en-IN"/>
        </w:rPr>
        <w:t xml:space="preserve">    </w:t>
      </w:r>
      <w:r>
        <w:rPr>
          <w:rFonts w:eastAsia="Aptos" w:cs="Aptos"/>
          <w:b/>
          <w:bCs/>
          <w:color w:val="000000" w:themeColor="text1"/>
          <w:lang w:val="en-IN"/>
        </w:rPr>
        <w:t>Sysctl settings to prevent SYN flooding</w:t>
      </w:r>
      <w:r>
        <w:rPr>
          <w:rFonts w:eastAsia="Aptos" w:cs="Aptos"/>
          <w:color w:val="000000" w:themeColor="text1"/>
          <w:lang w:val="en-IN"/>
        </w:rPr>
        <w:t>:</w:t>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00000" w:themeColor="text1"/>
          <w:del w:id="2600" w:author="Winston.Huang" w:date="2025-05-19T18:11:00Z"/>
        </w:rPr>
      </w:pPr>
      <w:r>
        <w:rPr>
          <w:rFonts w:ascii="Aptos" w:hAnsi="Aptos" w:cs="Aptos" w:eastAsia="Aptos"/>
          <w:color w:val="000000" w:themeColor="text1"/>
          <w:lang w:val="en-IN"/>
        </w:rPr>
        <w:t xml:space="preserve">          </w:t>
      </w:r>
      <w:r>
        <w:rPr>
          <w:rFonts w:eastAsia="Aptos" w:cs="Aptos"/>
          <w:color w:val="000000" w:themeColor="text1"/>
          <w:lang w:val="en-IN"/>
        </w:rPr>
        <w:t xml:space="preserve">Edit </w:t>
      </w:r>
      <w:r>
        <w:rPr>
          <w:rFonts w:eastAsia="Aptos" w:cs="Aptos"/>
          <w:b/>
          <w:bCs/>
          <w:color w:val="000000" w:themeColor="text1"/>
          <w:lang w:val="en-IN"/>
        </w:rPr>
        <w:t>/etc/sysctl.conf t</w:t>
      </w:r>
      <w:r>
        <w:rPr>
          <w:rFonts w:eastAsia="Aptos" w:cs="Aptos"/>
          <w:color w:val="000000" w:themeColor="text1"/>
          <w:lang w:val="en-IN"/>
        </w:rPr>
        <w:t>o add the following lines:</w:t>
      </w:r>
    </w:p>
    <w:p>
      <w:pPr>
        <w:pStyle w:val="ListParagraph"/>
        <w:numPr>
          <w:ilvl w:val="0"/>
          <w:numId w:val="3"/>
        </w:numPr>
        <w:spacing w:lineRule="atLeast" w:line="0" w:before="0" w:after="0"/>
        <w:contextualSpacing/>
        <w:pPrChange w:id="0" w:author="Winston.Huang" w:date="2025-05-19T18:12:00Z">
          <w:pPr>
            <w:pStyle w:val="ListParagraph"/>
            <w:numPr>
              <w:ilvl w:val="0"/>
              <w:numId w:val="44"/>
            </w:numPr>
            <w:ind w:left="720" w:hanging="360"/>
            <w:contextualSpacing/>
            <w:spacing w:lineRule="auto" w:line="259" w:before="0" w:after="0"/>
          </w:pPr>
        </w:pPrChange>
        <w:rPr>
          <w:rFonts w:ascii="Aptos" w:hAnsi="Aptos" w:eastAsia="Aptos" w:cs="Aptos"/>
          <w:color w:val="000000" w:themeColor="text1"/>
          <w:lang w:val="en-IN"/>
          <w:del w:id="2601" w:author="Winston.Huang" w:date="2025-05-19T18:11:00Z"/>
        </w:rPr>
      </w:pPr>
      <w:r>
        <w:rPr>
          <w:rFonts w:eastAsia="Aptos" w:cs="Aptos"/>
          <w:color w:val="000000" w:themeColor="text1"/>
          <w:lang w:val="en-IN"/>
        </w:rPr>
        <w:t xml:space="preserve">Now open the file  </w:t>
      </w:r>
      <w:r>
        <w:rPr>
          <w:rFonts w:eastAsia="Aptos" w:cs="Aptos"/>
          <w:b/>
          <w:bCs/>
          <w:color w:val="000000" w:themeColor="text1"/>
          <w:lang w:val="en-IN"/>
        </w:rPr>
        <w:t>/etc/sysctl.conf</w:t>
      </w:r>
      <w:r>
        <w:rPr>
          <w:rFonts w:eastAsia="Aptos" w:cs="Aptos"/>
          <w:color w:val="000000" w:themeColor="text1"/>
          <w:lang w:val="en-IN"/>
        </w:rPr>
        <w:t xml:space="preserve">  in </w:t>
      </w:r>
      <w:r>
        <w:rPr>
          <w:rFonts w:eastAsia="Aptos" w:cs="Aptos"/>
          <w:b/>
          <w:bCs/>
          <w:color w:val="000000" w:themeColor="text1"/>
          <w:lang w:val="en-IN"/>
        </w:rPr>
        <w:t xml:space="preserve">Nano/vim </w:t>
      </w:r>
      <w:r>
        <w:rPr>
          <w:rFonts w:eastAsia="Aptos" w:cs="Aptos"/>
          <w:color w:val="000000" w:themeColor="text1"/>
          <w:lang w:val="en-IN"/>
        </w:rPr>
        <w:t>editor tool add below steps</w:t>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00000" w:themeColor="text1"/>
          <w:del w:id="2602" w:author="Winston.Huang" w:date="2025-05-19T18:11:00Z"/>
        </w:rPr>
      </w:pPr>
      <w:r>
        <w:rPr>
          <w:rFonts w:ascii="Aptos" w:hAnsi="Aptos" w:cs="Aptos" w:eastAsia="Aptos"/>
          <w:b/>
          <w:bCs/>
          <w:color w:val="000000" w:themeColor="text1"/>
          <w:lang w:val="en-IN"/>
        </w:rPr>
        <w:t xml:space="preserve">            </w:t>
      </w:r>
      <w:r>
        <w:rPr>
          <w:rFonts w:eastAsia="Aptos" w:cs="Aptos"/>
          <w:b/>
          <w:bCs/>
          <w:color w:val="000000" w:themeColor="text1"/>
          <w:lang w:val="en-IN"/>
        </w:rPr>
        <w:t>net.ipv4.tcp_syncookies = 1</w:t>
      </w:r>
      <w:r>
        <w:rPr/>
        <w:br/>
      </w:r>
      <w:r>
        <w:rPr>
          <w:rFonts w:eastAsia="Aptos" w:cs="Aptos"/>
          <w:b/>
          <w:bCs/>
          <w:color w:val="000000" w:themeColor="text1"/>
          <w:lang w:val="en-IN"/>
        </w:rPr>
        <w:t xml:space="preserve">            net.ipv4.tcp_max_syn_backlog = 2048</w:t>
      </w:r>
      <w:r>
        <w:rPr/>
        <w:br/>
      </w:r>
      <w:r>
        <w:rPr>
          <w:rFonts w:eastAsia="Aptos" w:cs="Aptos"/>
          <w:b/>
          <w:bCs/>
          <w:color w:val="000000" w:themeColor="text1"/>
          <w:lang w:val="en-IN"/>
        </w:rPr>
        <w:t xml:space="preserve">             net.ipv4.tcp_synack_retries = 2</w:t>
      </w:r>
      <w:r>
        <w:rPr/>
        <w:br/>
      </w:r>
      <w:r>
        <w:rPr>
          <w:rFonts w:eastAsia="Aptos" w:cs="Aptos"/>
          <w:b/>
          <w:bCs/>
          <w:color w:val="000000" w:themeColor="text1"/>
          <w:lang w:val="en-IN"/>
        </w:rPr>
        <w:t xml:space="preserve">             net.ipv4.tcp_abort_on_overflow = 1</w:t>
      </w:r>
      <w:r>
        <w:rPr/>
        <w:br/>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00000" w:themeColor="text1"/>
          <w:del w:id="2603" w:author="Winston.Huang" w:date="2025-05-19T18:11:00Z"/>
        </w:rPr>
      </w:pPr>
      <w:r>
        <w:rPr>
          <w:rFonts w:ascii="Aptos" w:hAnsi="Aptos" w:cs="Aptos" w:eastAsia="Aptos"/>
          <w:color w:val="000000" w:themeColor="text1"/>
          <w:lang w:val="en-IN"/>
        </w:rPr>
        <w:t xml:space="preserve">   </w:t>
      </w:r>
      <w:r>
        <w:rPr>
          <w:rFonts w:eastAsia="Aptos" w:cs="Aptos"/>
          <w:color w:val="000000" w:themeColor="text1"/>
          <w:lang w:val="en-IN"/>
        </w:rPr>
        <w:t>Apply the changes:</w:t>
      </w:r>
    </w:p>
    <w:p>
      <w:pPr>
        <w:pStyle w:val="ListParagraph"/>
        <w:numPr>
          <w:ilvl w:val="0"/>
          <w:numId w:val="2"/>
        </w:numPr>
        <w:spacing w:lineRule="atLeast" w:line="0" w:before="0" w:after="0"/>
        <w:contextualSpacing/>
        <w:pPrChange w:id="0" w:author="Winston.Huang" w:date="2025-05-19T18:12:00Z">
          <w:pPr>
            <w:pStyle w:val="ListParagraph"/>
            <w:numPr>
              <w:ilvl w:val="0"/>
              <w:numId w:val="43"/>
            </w:numPr>
            <w:ind w:left="720" w:hanging="360"/>
            <w:contextualSpacing/>
            <w:spacing w:lineRule="auto" w:line="259" w:before="0" w:after="0"/>
          </w:pPr>
        </w:pPrChange>
        <w:rPr>
          <w:rFonts w:ascii="Aptos" w:hAnsi="Aptos" w:eastAsia="Aptos" w:cs="Aptos"/>
          <w:color w:val="000000" w:themeColor="text1"/>
          <w:del w:id="2604" w:author="Winston.Huang" w:date="2025-05-19T18:11:00Z"/>
        </w:rPr>
      </w:pPr>
      <w:r>
        <w:rPr>
          <w:rFonts w:ascii="Aptos" w:hAnsi="Aptos" w:cs="Aptos" w:eastAsia="Aptos"/>
          <w:color w:val="000000" w:themeColor="text1"/>
          <w:lang w:val="en-IN"/>
        </w:rPr>
        <w:t xml:space="preserve"> </w:t>
      </w:r>
      <w:r>
        <w:rPr>
          <w:rFonts w:eastAsia="Aptos" w:cs="Aptos"/>
          <w:color w:val="000000" w:themeColor="text1"/>
          <w:lang w:val="en-IN"/>
        </w:rPr>
        <w:t xml:space="preserve">Now apply changes by using </w:t>
      </w:r>
      <w:r>
        <w:rPr>
          <w:rFonts w:eastAsia="Aptos" w:cs="Aptos"/>
          <w:b/>
          <w:bCs/>
          <w:color w:val="000000" w:themeColor="text1"/>
          <w:lang w:val="en-IN"/>
        </w:rPr>
        <w:t>sudo sysctl –p</w:t>
      </w:r>
      <w:r>
        <w:rPr>
          <w:rFonts w:eastAsia="Aptos" w:cs="Aptos"/>
          <w:color w:val="000000" w:themeColor="text1"/>
          <w:lang w:val="en-IN"/>
        </w:rPr>
        <w:t xml:space="preserve"> command.</w:t>
      </w:r>
    </w:p>
    <w:p>
      <w:pPr>
        <w:pStyle w:val="ListParagraph"/>
        <w:spacing w:lineRule="atLeast" w:line="0" w:before="0" w:after="0"/>
        <w:contextualSpacing/>
        <w:pPrChange w:id="0" w:author="Winston.Huang" w:date="2025-05-19T18:12:00Z">
          <w:pPr>
            <w:pStyle w:val="ListParagraph"/>
            <w:contextualSpacing/>
            <w:spacing w:lineRule="auto" w:line="259" w:before="0" w:after="0"/>
          </w:pPr>
        </w:pPrChange>
        <w:rPr>
          <w:rFonts w:ascii="Aptos" w:hAnsi="Aptos" w:eastAsia="Aptos" w:cs="Aptos"/>
          <w:color w:val="000000" w:themeColor="text1"/>
          <w:del w:id="2605" w:author="Winston.Huang" w:date="2025-05-19T18:11:00Z"/>
        </w:rPr>
      </w:pPr>
      <w:r>
        <w:rPr>
          <w:rFonts w:eastAsia="Aptos" w:cs="Aptos"/>
          <w:color w:val="000000" w:themeColor="text1"/>
        </w:rPr>
      </w:r>
    </w:p>
    <w:p>
      <w:pPr>
        <w:pStyle w:val="Normal"/>
        <w:spacing w:lineRule="atLeast" w:line="0" w:before="0" w:after="0"/>
        <w:pPrChange w:id="0" w:author="Winston.Huang" w:date="2025-05-19T18:12:00Z">
          <w:pPr>
            <w:spacing w:lineRule="auto" w:line="259" w:before="0" w:after="0"/>
          </w:pPr>
        </w:pPrChange>
        <w:rPr>
          <w:rFonts w:ascii="Aptos" w:hAnsi="Aptos" w:eastAsia="Aptos" w:cs="Aptos"/>
          <w:color w:val="0F4761" w:themeColor="accent1" w:themeShade="bf"/>
          <w:sz w:val="28"/>
          <w:szCs w:val="28"/>
          <w:del w:id="2606" w:author="Winston.Huang" w:date="2025-05-19T18:11:00Z"/>
        </w:rPr>
      </w:pPr>
      <w:r>
        <w:rPr>
          <w:rFonts w:eastAsia="Aptos" w:cs="Aptos"/>
          <w:color w:val="0F4761" w:themeColor="accent1" w:themeShade="bf"/>
          <w:sz w:val="28"/>
          <w:szCs w:val="28"/>
        </w:rPr>
        <w:t>Xmas Flood:</w:t>
      </w:r>
    </w:p>
    <w:p>
      <w:pPr>
        <w:pStyle w:val="Normal"/>
        <w:spacing w:lineRule="atLeast" w:line="0" w:before="0" w:after="0"/>
        <w:pPrChange w:id="0" w:author="Winston.Huang" w:date="2025-05-19T18:12:00Z">
          <w:pPr>
            <w:spacing w:lineRule="auto" w:line="259" w:before="240" w:after="240"/>
          </w:pPr>
        </w:pPrChange>
        <w:rPr>
          <w:rFonts w:ascii="Aptos" w:hAnsi="Aptos" w:eastAsia="Aptos" w:cs="Aptos"/>
          <w:color w:val="000000" w:themeColor="text1"/>
          <w:del w:id="2607" w:author="Winston.Huang" w:date="2025-05-19T18:11:00Z"/>
        </w:rPr>
      </w:pPr>
      <w:r>
        <w:rPr>
          <w:rFonts w:eastAsia="Aptos" w:cs="Aptos"/>
          <w:b/>
          <w:bCs/>
          <w:color w:val="000000" w:themeColor="text1"/>
          <w:lang w:val="en-IN"/>
        </w:rPr>
        <w:t>Configure iptables for Xmas Flood:</w:t>
      </w:r>
    </w:p>
    <w:p>
      <w:pPr>
        <w:pStyle w:val="Normal"/>
        <w:numPr>
          <w:ilvl w:val="0"/>
          <w:numId w:val="1"/>
        </w:numPr>
        <w:spacing w:lineRule="atLeast" w:line="0" w:before="0" w:after="0"/>
        <w:contextualSpacing/>
        <w:pPrChange w:id="0" w:author="Winston.Huang" w:date="2025-05-19T18:12:00Z">
          <w:pPr>
            <w:pStyle w:val="ListParagraph"/>
            <w:numPr>
              <w:ilvl w:val="0"/>
              <w:numId w:val="42"/>
            </w:numPr>
            <w:ind w:left="720" w:hanging="360"/>
            <w:contextualSpacing/>
            <w:spacing w:lineRule="auto" w:line="259" w:before="240" w:after="240"/>
          </w:pPr>
        </w:pPrChange>
        <w:rPr>
          <w:rFonts w:ascii="Aptos" w:hAnsi="Aptos" w:eastAsia="Aptos" w:cs="Aptos"/>
          <w:color w:val="000000" w:themeColor="text1"/>
          <w:del w:id="2608" w:author="Winston.Huang" w:date="2025-05-19T18:11:00Z"/>
        </w:rPr>
      </w:pPr>
      <w:r>
        <w:rPr>
          <w:rFonts w:eastAsia="Aptos" w:cs="Aptos"/>
          <w:color w:val="000000" w:themeColor="text1"/>
          <w:lang w:val="en-IN"/>
        </w:rPr>
        <w:t xml:space="preserve">Now configure iptables for Xmas flood by using </w:t>
      </w:r>
      <w:r>
        <w:rPr>
          <w:rFonts w:eastAsia="Aptos" w:cs="Aptos"/>
          <w:b/>
          <w:bCs/>
          <w:color w:val="000000" w:themeColor="text1"/>
          <w:lang w:val="en-IN"/>
        </w:rPr>
        <w:t>iptables -A INPUT -p tcp --tcp-flags ALL FIN,URG,PSH -j DROP, iptables -A INPUT -p tcp --tcp-flags ALL ALL -j DROP</w:t>
      </w:r>
      <w:r>
        <w:rPr>
          <w:rFonts w:eastAsia="Aptos" w:cs="Aptos"/>
          <w:color w:val="000000" w:themeColor="text1"/>
          <w:lang w:val="en-IN"/>
        </w:rPr>
        <w:t xml:space="preserve"> and </w:t>
      </w:r>
      <w:r>
        <w:rPr>
          <w:rFonts w:eastAsia="Aptos" w:cs="Aptos"/>
          <w:b/>
          <w:bCs/>
          <w:color w:val="000000" w:themeColor="text1"/>
          <w:lang w:val="en-IN"/>
        </w:rPr>
        <w:t xml:space="preserve">iptables-save | sudo tee /etc/iptables/rules.v4 </w:t>
      </w:r>
      <w:r>
        <w:rPr>
          <w:rFonts w:eastAsia="Aptos" w:cs="Aptos"/>
          <w:color w:val="000000" w:themeColor="text1"/>
          <w:lang w:val="en-IN"/>
        </w:rPr>
        <w:t>Commands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spacing w:lineRule="atLeast" w:line="0" w:before="0" w:after="0"/>
        <w:rPr>
          <w:color w:val="0F4761" w:themeColor="accent1" w:themeShade="bf"/>
          <w:sz w:val="28"/>
          <w:szCs w:val="28"/>
        </w:rPr>
      </w:pPr>
      <w:r>
        <w:rPr>
          <w:rFonts w:eastAsia="Aptos" w:cs="Aptos"/>
          <w:color w:val="0F4761" w:themeColor="accent1" w:themeShade="bf"/>
          <w:sz w:val="28"/>
          <w:szCs w:val="28"/>
          <w:lang w:val="en-IN"/>
        </w:rPr>
        <w:t>.</w:t>
      </w:r>
      <w:r>
        <w:rPr>
          <w:color w:val="0F4761" w:themeColor="accent1" w:themeShade="bf"/>
          <w:sz w:val="28"/>
          <w:szCs w:val="28"/>
        </w:rPr>
        <w:t xml:space="preserve"> Monitor System Under Load</w:t>
      </w:r>
    </w:p>
    <w:p>
      <w:pPr>
        <w:pStyle w:val="ListParagraph"/>
        <w:numPr>
          <w:ilvl w:val="0"/>
          <w:numId w:val="315"/>
        </w:numPr>
        <w:spacing w:lineRule="atLeast" w:line="0"/>
        <w:rPr>
          <w:color w:val="0F4761" w:themeColor="accent1" w:themeShade="bf"/>
          <w:sz w:val="28"/>
          <w:szCs w:val="28"/>
        </w:rPr>
      </w:pPr>
      <w:r>
        <w:rPr/>
        <w:t>Tools like top, htop, journalctl used to observe process behavior and verify no service monopolizes resources</w:t>
      </w:r>
    </w:p>
    <w:p>
      <w:pPr>
        <w:pStyle w:val="Normal"/>
        <w:spacing w:lineRule="auto" w:line="259"/>
        <w:rPr>
          <w:color w:val="2F5496"/>
          <w:sz w:val="28"/>
          <w:szCs w:val="28"/>
          <w:del w:id="2611" w:author="Winston.Huang" w:date="2025-05-19T18:11:00Z"/>
        </w:rPr>
      </w:pPr>
      <w:del w:id="2609" w:author="Winston.Huang" w:date="2025-05-19T18:11:00Z">
        <w:r>
          <w:rPr>
            <w:b/>
            <w:bCs/>
            <w:color w:val="000000" w:themeColor="text1"/>
            <w:sz w:val="28"/>
            <w:szCs w:val="28"/>
            <w:lang w:val="en-IN"/>
          </w:rPr>
          <w:delText xml:space="preserve"> </w:delText>
        </w:r>
      </w:del>
      <w:del w:id="2610" w:author="Winston.Huang" w:date="2025-05-19T18:11:00Z">
        <w:r>
          <w:rPr>
            <w:color w:val="0F4761" w:themeColor="accent1" w:themeShade="bf"/>
            <w:sz w:val="28"/>
            <w:szCs w:val="28"/>
            <w:lang w:val="en-IN"/>
          </w:rPr>
          <w:delText>Implementing Degraded Mode</w:delText>
        </w:r>
      </w:del>
    </w:p>
    <w:p>
      <w:pPr>
        <w:pStyle w:val="Normal"/>
        <w:spacing w:lineRule="auto" w:line="259" w:before="240" w:after="240"/>
        <w:rPr>
          <w:rFonts w:ascii="Aptos" w:hAnsi="Aptos" w:eastAsia="Aptos" w:cs="Aptos"/>
          <w:color w:val="000000" w:themeColor="text1"/>
          <w:del w:id="2613" w:author="Winston.Huang" w:date="2025-05-19T18:11:00Z"/>
        </w:rPr>
      </w:pPr>
      <w:del w:id="2612" w:author="Winston.Huang" w:date="2025-05-19T18:11:00Z">
        <w:r>
          <w:rPr>
            <w:rFonts w:eastAsia="Aptos" w:cs="Aptos"/>
            <w:color w:val="000000" w:themeColor="text1"/>
            <w:lang w:val="en-IN"/>
          </w:rPr>
          <w:delText>To ensure critical services operate in a degraded mode, we can configure services to prioritize essential functions. One approach is to use systemd service priorities and cgroups.</w:delText>
        </w:r>
      </w:del>
    </w:p>
    <w:p>
      <w:pPr>
        <w:pStyle w:val="Normal"/>
        <w:spacing w:lineRule="auto" w:line="259" w:before="0" w:after="0"/>
        <w:rPr>
          <w:rFonts w:ascii="Aptos" w:hAnsi="Aptos" w:eastAsia="Aptos" w:cs="Aptos"/>
          <w:color w:val="000000" w:themeColor="text1"/>
          <w:del w:id="2615" w:author="Winston.Huang" w:date="2025-05-19T18:11:00Z"/>
        </w:rPr>
      </w:pPr>
      <w:del w:id="2614" w:author="Winston.Huang" w:date="2025-05-19T18:11:00Z">
        <w:r>
          <w:rPr>
            <w:rFonts w:eastAsia="Aptos" w:cs="Aptos"/>
            <w:b/>
            <w:bCs/>
            <w:color w:val="000000" w:themeColor="text1"/>
            <w:lang w:val="en-IN"/>
          </w:rPr>
          <w:delText>Create Systemd Service Override for Critical Service</w:delText>
        </w:r>
      </w:del>
    </w:p>
    <w:p>
      <w:pPr>
        <w:pStyle w:val="ListParagraph"/>
        <w:numPr>
          <w:ilvl w:val="0"/>
          <w:numId w:val="41"/>
        </w:numPr>
        <w:spacing w:lineRule="auto" w:line="259" w:before="0" w:after="0"/>
        <w:contextualSpacing/>
        <w:rPr>
          <w:rFonts w:ascii="Aptos" w:hAnsi="Aptos" w:eastAsia="Aptos" w:cs="Aptos"/>
          <w:color w:val="000000" w:themeColor="text1"/>
          <w:del w:id="2619" w:author="Winston.Huang" w:date="2025-05-19T18:11:00Z"/>
        </w:rPr>
      </w:pPr>
      <w:del w:id="2616" w:author="Winston.Huang" w:date="2025-05-19T18:11:00Z">
        <w:r>
          <w:rPr>
            <w:rFonts w:eastAsia="Aptos" w:cs="Aptos"/>
            <w:color w:val="000000" w:themeColor="text1"/>
            <w:lang w:val="en-IN"/>
          </w:rPr>
          <w:delText xml:space="preserve">Now create the Systemd service Override for critical service by using </w:delText>
        </w:r>
      </w:del>
      <w:del w:id="2617" w:author="Winston.Huang" w:date="2025-05-19T18:11:00Z">
        <w:r>
          <w:rPr>
            <w:rFonts w:eastAsia="Aptos" w:cs="Aptos"/>
            <w:b/>
            <w:bCs/>
            <w:color w:val="000000" w:themeColor="text1"/>
            <w:lang w:val="en-IN"/>
          </w:rPr>
          <w:delText>sudo systemctl edit your-critical-service</w:delText>
        </w:r>
      </w:del>
      <w:del w:id="2618" w:author="Winston.Huang" w:date="2025-05-19T18:11:00Z">
        <w:r>
          <w:rPr>
            <w:rFonts w:eastAsia="Aptos" w:cs="Aptos"/>
            <w:color w:val="000000" w:themeColor="text1"/>
            <w:lang w:val="en-IN"/>
          </w:rPr>
          <w:delText xml:space="preserve"> command.</w:delText>
        </w:r>
      </w:del>
    </w:p>
    <w:p>
      <w:pPr>
        <w:pStyle w:val="ListParagraph"/>
        <w:spacing w:lineRule="auto" w:line="259" w:before="0" w:after="0"/>
        <w:contextualSpacing/>
        <w:rPr>
          <w:rFonts w:ascii="Aptos" w:hAnsi="Aptos" w:eastAsia="Aptos" w:cs="Aptos"/>
          <w:color w:val="000000" w:themeColor="text1"/>
          <w:del w:id="2621" w:author="Winston.Huang" w:date="2025-05-19T18:11:00Z"/>
        </w:rPr>
      </w:pPr>
      <w:del w:id="2620" w:author="Winston.Huang" w:date="2025-05-19T18:11:00Z">
        <w:r>
          <w:rPr>
            <w:rFonts w:eastAsia="Aptos" w:cs="Aptos"/>
            <w:color w:val="000000" w:themeColor="text1"/>
          </w:rPr>
        </w:r>
      </w:del>
    </w:p>
    <w:p>
      <w:pPr>
        <w:pStyle w:val="Normal"/>
        <w:spacing w:lineRule="auto" w:line="259" w:before="0" w:after="0"/>
        <w:rPr>
          <w:rFonts w:ascii="Aptos" w:hAnsi="Aptos" w:eastAsia="Aptos" w:cs="Aptos"/>
          <w:color w:val="000000" w:themeColor="text1"/>
          <w:del w:id="2629" w:author="Winston.Huang" w:date="2025-05-19T18:11:00Z"/>
        </w:rPr>
      </w:pPr>
      <w:del w:id="2622" w:author="Winston.Huang" w:date="2025-05-19T18:11:00Z">
        <w:r>
          <w:rPr>
            <w:rFonts w:ascii="Aptos" w:hAnsi="Aptos" w:cs="Aptos" w:eastAsia="Aptos"/>
            <w:color w:val="000000" w:themeColor="text1"/>
            <w:lang w:val="en-IN"/>
          </w:rPr>
          <w:delText xml:space="preserve">      </w:delText>
        </w:r>
      </w:del>
      <w:del w:id="2623" w:author="Winston.Huang" w:date="2025-05-19T18:11:00Z">
        <w:r>
          <w:rPr>
            <w:rFonts w:eastAsia="Aptos" w:cs="Aptos"/>
            <w:color w:val="000000" w:themeColor="text1"/>
            <w:lang w:val="en-IN"/>
          </w:rPr>
          <w:delText>Add the following:</w:delText>
        </w:r>
      </w:del>
      <w:del w:id="2624" w:author="Winston.Huang" w:date="2025-05-19T18:11:00Z">
        <w:r>
          <w:rPr/>
          <w:br/>
        </w:r>
      </w:del>
      <w:del w:id="2625" w:author="Winston.Huang" w:date="2025-05-19T18:11:00Z">
        <w:r>
          <w:rPr>
            <w:rFonts w:eastAsia="Aptos" w:cs="Aptos"/>
            <w:b/>
            <w:bCs/>
            <w:color w:val="000000" w:themeColor="text1"/>
            <w:lang w:val="en-IN"/>
          </w:rPr>
          <w:delText xml:space="preserve">                CPUShares=2048</w:delText>
        </w:r>
      </w:del>
      <w:del w:id="2626" w:author="Winston.Huang" w:date="2025-05-19T18:11:00Z">
        <w:r>
          <w:rPr/>
          <w:br/>
        </w:r>
      </w:del>
      <w:del w:id="2627" w:author="Winston.Huang" w:date="2025-05-19T18:11:00Z">
        <w:r>
          <w:rPr>
            <w:rFonts w:eastAsia="Aptos" w:cs="Aptos"/>
            <w:b/>
            <w:bCs/>
            <w:color w:val="000000" w:themeColor="text1"/>
            <w:lang w:val="en-IN"/>
          </w:rPr>
          <w:delText xml:space="preserve">                MemoryLimit=500M</w:delText>
        </w:r>
      </w:del>
      <w:del w:id="2628" w:author="Winston.Huang" w:date="2025-05-19T18:11:00Z">
        <w:r>
          <w:rPr/>
          <w:br/>
        </w:r>
      </w:del>
    </w:p>
    <w:p>
      <w:pPr>
        <w:pStyle w:val="Normal"/>
        <w:spacing w:lineRule="auto" w:line="259" w:before="0" w:after="0"/>
        <w:rPr>
          <w:rFonts w:ascii="Aptos" w:hAnsi="Aptos" w:eastAsia="Aptos" w:cs="Aptos"/>
          <w:color w:val="000000" w:themeColor="text1"/>
          <w:del w:id="2632" w:author="Winston.Huang" w:date="2025-05-19T18:11:00Z"/>
        </w:rPr>
      </w:pPr>
      <w:del w:id="2630" w:author="Winston.Huang" w:date="2025-05-19T18:11:00Z">
        <w:r>
          <w:rPr>
            <w:rFonts w:ascii="Aptos" w:hAnsi="Aptos" w:cs="Aptos" w:eastAsia="Aptos"/>
            <w:color w:val="000000" w:themeColor="text1"/>
            <w:lang w:val="en-IN"/>
          </w:rPr>
          <w:delText xml:space="preserve">    </w:delText>
        </w:r>
      </w:del>
      <w:del w:id="2631" w:author="Winston.Huang" w:date="2025-05-19T18:11:00Z">
        <w:r>
          <w:rPr>
            <w:rFonts w:eastAsia="Aptos" w:cs="Aptos"/>
            <w:color w:val="000000" w:themeColor="text1"/>
            <w:lang w:val="en-IN"/>
          </w:rPr>
          <w:delText>Reload and restart the service:</w:delText>
        </w:r>
      </w:del>
    </w:p>
    <w:p>
      <w:pPr>
        <w:pStyle w:val="ListParagraph"/>
        <w:numPr>
          <w:ilvl w:val="0"/>
          <w:numId w:val="40"/>
        </w:numPr>
        <w:spacing w:lineRule="auto" w:line="259" w:before="0" w:after="0"/>
        <w:contextualSpacing/>
        <w:rPr>
          <w:rFonts w:ascii="Aptos" w:hAnsi="Aptos" w:eastAsia="Aptos" w:cs="Aptos"/>
          <w:b/>
          <w:b/>
          <w:bCs/>
          <w:color w:val="000000" w:themeColor="text1"/>
          <w:lang w:val="en-IN"/>
          <w:del w:id="2640" w:author="Winston.Huang" w:date="2025-05-19T18:11:00Z"/>
        </w:rPr>
      </w:pPr>
      <w:del w:id="2633" w:author="Winston.Huang" w:date="2025-05-19T18:11:00Z">
        <w:r>
          <w:rPr>
            <w:rFonts w:eastAsia="Aptos" w:cs="Aptos"/>
            <w:color w:val="000000" w:themeColor="text1"/>
            <w:lang w:val="en-IN"/>
          </w:rPr>
          <w:delText xml:space="preserve">Now restart the service by using </w:delText>
        </w:r>
      </w:del>
      <w:del w:id="2634" w:author="Winston.Huang" w:date="2025-05-19T18:11:00Z">
        <w:r>
          <w:rPr>
            <w:rFonts w:eastAsia="Aptos" w:cs="Aptos"/>
            <w:b/>
            <w:bCs/>
            <w:color w:val="000000" w:themeColor="text1"/>
            <w:lang w:val="en-IN"/>
          </w:rPr>
          <w:delText xml:space="preserve">systemctl daemon-reload </w:delText>
        </w:r>
      </w:del>
      <w:del w:id="2635" w:author="Winston.Huang" w:date="2025-05-19T18:11:00Z">
        <w:r>
          <w:rPr>
            <w:rFonts w:eastAsia="Aptos" w:cs="Aptos"/>
            <w:color w:val="000000" w:themeColor="text1"/>
            <w:lang w:val="en-IN"/>
          </w:rPr>
          <w:delText xml:space="preserve">and </w:delText>
        </w:r>
      </w:del>
      <w:del w:id="2636" w:author="Winston.Huang" w:date="2025-05-19T18:11:00Z">
        <w:r>
          <w:rPr>
            <w:rFonts w:eastAsia="Aptos" w:cs="Aptos"/>
            <w:b/>
            <w:bCs/>
            <w:color w:val="000000" w:themeColor="text1"/>
            <w:lang w:val="en-IN"/>
          </w:rPr>
          <w:delText xml:space="preserve">systemctl restart your-critical-service </w:delText>
        </w:r>
      </w:del>
      <w:del w:id="2637" w:author="Winston.Huang" w:date="2025-05-19T18:11:00Z">
        <w:r>
          <w:rPr>
            <w:rFonts w:eastAsia="Aptos" w:cs="Aptos"/>
            <w:color w:val="000000" w:themeColor="text1"/>
            <w:lang w:val="en-IN"/>
          </w:rPr>
          <w:delText xml:space="preserve">commands with </w:delText>
        </w:r>
      </w:del>
      <w:del w:id="2638" w:author="Winston.Huang" w:date="2025-05-19T18:11:00Z">
        <w:r>
          <w:rPr>
            <w:rFonts w:eastAsia="Aptos" w:cs="Aptos"/>
            <w:b/>
            <w:bCs/>
            <w:color w:val="000000" w:themeColor="text1"/>
            <w:lang w:val="en-IN"/>
          </w:rPr>
          <w:delText xml:space="preserve">Sudo </w:delText>
        </w:r>
      </w:del>
      <w:del w:id="2639" w:author="Winston.Huang" w:date="2025-05-19T18:11:00Z">
        <w:r>
          <w:rPr>
            <w:rFonts w:eastAsia="Aptos" w:cs="Aptos"/>
            <w:color w:val="000000" w:themeColor="text1"/>
            <w:lang w:val="en-IN"/>
          </w:rPr>
          <w:delText>privileges.</w:delText>
        </w:r>
      </w:del>
    </w:p>
    <w:p>
      <w:pPr>
        <w:pStyle w:val="ListParagraph"/>
        <w:spacing w:lineRule="auto" w:line="259" w:before="0" w:after="0"/>
        <w:contextualSpacing/>
        <w:rPr>
          <w:rFonts w:ascii="Aptos" w:hAnsi="Aptos" w:eastAsia="Aptos" w:cs="Aptos"/>
          <w:b/>
          <w:b/>
          <w:bCs/>
          <w:color w:val="000000" w:themeColor="text1"/>
          <w:lang w:val="en-IN"/>
          <w:del w:id="2642" w:author="Winston.Huang" w:date="2025-05-19T18:11:00Z"/>
        </w:rPr>
      </w:pPr>
      <w:del w:id="2641" w:author="Winston.Huang" w:date="2025-05-19T18:11:00Z">
        <w:r>
          <w:rPr>
            <w:rFonts w:eastAsia="Aptos" w:cs="Aptos"/>
            <w:b/>
            <w:bCs/>
            <w:color w:val="000000" w:themeColor="text1"/>
            <w:lang w:val="en-IN"/>
          </w:rPr>
        </w:r>
      </w:del>
    </w:p>
    <w:p>
      <w:pPr>
        <w:pStyle w:val="Normal"/>
        <w:spacing w:lineRule="auto" w:line="259"/>
        <w:rPr>
          <w:color w:val="0F4761" w:themeColor="accent1" w:themeShade="bf"/>
          <w:sz w:val="28"/>
          <w:szCs w:val="28"/>
          <w:del w:id="2644" w:author="Winston.Huang" w:date="2025-05-19T18:11:00Z"/>
        </w:rPr>
      </w:pPr>
      <w:del w:id="2643" w:author="Winston.Huang" w:date="2025-05-19T18:11:00Z">
        <w:r>
          <w:rPr>
            <w:color w:val="0F4761" w:themeColor="accent1" w:themeShade="bf"/>
            <w:sz w:val="28"/>
            <w:szCs w:val="28"/>
            <w:lang w:val="en-IN"/>
          </w:rPr>
          <w:delText>5.Declaring Essential Functions</w:delText>
        </w:r>
      </w:del>
    </w:p>
    <w:p>
      <w:pPr>
        <w:pStyle w:val="Normal"/>
        <w:spacing w:lineRule="auto" w:line="259" w:before="240" w:after="240"/>
        <w:rPr>
          <w:rFonts w:ascii="Aptos" w:hAnsi="Aptos" w:eastAsia="Aptos" w:cs="Aptos"/>
          <w:color w:val="000000" w:themeColor="text1"/>
          <w:del w:id="2646" w:author="Winston.Huang" w:date="2025-05-19T18:11:00Z"/>
        </w:rPr>
      </w:pPr>
      <w:del w:id="2645" w:author="Winston.Huang" w:date="2025-05-19T18:11:00Z">
        <w:r>
          <w:rPr>
            <w:rFonts w:eastAsia="Aptos" w:cs="Aptos"/>
            <w:color w:val="000000" w:themeColor="text1"/>
            <w:lang w:val="en-IN"/>
          </w:rPr>
          <w:delText>Document the essential services that must remain operational. If there are no essential services, ensure that this is clearly stated in our system documentation for security evaluations.</w:delText>
        </w:r>
      </w:del>
    </w:p>
    <w:p>
      <w:pPr>
        <w:pStyle w:val="Normal"/>
        <w:keepNext w:val="true"/>
        <w:keepLines/>
        <w:rPr>
          <w:rFonts w:ascii="Aptos" w:hAnsi="Aptos" w:eastAsia="Aptos" w:cs="Aptos"/>
          <w:b/>
          <w:b/>
          <w:bCs/>
          <w:color w:val="1F3763"/>
          <w:del w:id="2648" w:author="Winston.Huang" w:date="2025-05-19T18:11:00Z"/>
        </w:rPr>
      </w:pPr>
      <w:del w:id="2647" w:author="Winston.Huang" w:date="2025-05-19T18:11:00Z">
        <w:r>
          <w:rPr>
            <w:b/>
            <w:bCs/>
            <w:lang w:val="en-IN"/>
          </w:rPr>
          <w:delText>Example Documentation Entry</w:delText>
        </w:r>
      </w:del>
    </w:p>
    <w:p>
      <w:pPr>
        <w:pStyle w:val="Normal"/>
        <w:spacing w:lineRule="auto" w:line="259" w:before="0" w:after="0"/>
        <w:rPr>
          <w:rFonts w:ascii="Aptos" w:hAnsi="Aptos" w:eastAsia="Aptos" w:cs="Aptos"/>
          <w:color w:val="000000" w:themeColor="text1"/>
          <w:del w:id="2650" w:author="Winston.Huang" w:date="2025-05-19T18:11:00Z"/>
        </w:rPr>
      </w:pPr>
      <w:del w:id="2649" w:author="Winston.Huang" w:date="2025-05-19T18:11:00Z">
        <w:r>
          <w:rPr>
            <w:rFonts w:eastAsia="Aptos" w:cs="Aptos"/>
            <w:color w:val="000000" w:themeColor="text1"/>
          </w:rPr>
        </w:r>
      </w:del>
    </w:p>
    <w:p>
      <w:pPr>
        <w:pStyle w:val="ListParagraph"/>
        <w:numPr>
          <w:ilvl w:val="0"/>
          <w:numId w:val="39"/>
        </w:numPr>
        <w:spacing w:lineRule="auto" w:line="259" w:before="0" w:after="0"/>
        <w:contextualSpacing/>
        <w:rPr>
          <w:rFonts w:ascii="Aptos" w:hAnsi="Aptos" w:eastAsia="Aptos" w:cs="Aptos"/>
          <w:color w:val="000000" w:themeColor="text1"/>
          <w:del w:id="2658" w:author="Winston.Huang" w:date="2025-05-19T18:11:00Z"/>
        </w:rPr>
      </w:pPr>
      <w:del w:id="2651" w:author="Winston.Huang" w:date="2025-05-19T18:11:00Z">
        <w:r>
          <w:rPr>
            <w:rFonts w:eastAsia="Aptos" w:cs="Aptos"/>
            <w:color w:val="000000" w:themeColor="text1"/>
            <w:lang w:val="en-IN"/>
          </w:rPr>
          <w:delText xml:space="preserve">In the event of a TCP/UDP flood attack, the system will enter a degraded mode where only essential services are prioritized for CPU and memory resources. </w:delText>
        </w:r>
      </w:del>
      <w:del w:id="2652" w:author="Winston.Huang" w:date="2025-05-19T18:11:00Z">
        <w:r>
          <w:rPr/>
          <w:br/>
          <w:br/>
        </w:r>
      </w:del>
      <w:del w:id="2653" w:author="Winston.Huang" w:date="2025-05-19T18:11:00Z">
        <w:r>
          <w:rPr>
            <w:rFonts w:eastAsia="Aptos" w:cs="Aptos"/>
            <w:b/>
            <w:bCs/>
            <w:color w:val="000000" w:themeColor="text1"/>
            <w:lang w:val="en-IN"/>
          </w:rPr>
          <w:delText>- **TCP SYN Flood Mitigation**: Enabled SYN cookies, reduced SYN backlog.</w:delText>
        </w:r>
      </w:del>
      <w:del w:id="2654" w:author="Winston.Huang" w:date="2025-05-19T18:11:00Z">
        <w:r>
          <w:rPr/>
          <w:br/>
        </w:r>
      </w:del>
      <w:del w:id="2655" w:author="Winston.Huang" w:date="2025-05-19T18:11:00Z">
        <w:r>
          <w:rPr>
            <w:rFonts w:eastAsia="Aptos" w:cs="Aptos"/>
            <w:b/>
            <w:bCs/>
            <w:color w:val="000000" w:themeColor="text1"/>
            <w:lang w:val="en-IN"/>
          </w:rPr>
          <w:delText>- **Xmas Flood Mitigation**: Dropped packets with all flags set.</w:delText>
        </w:r>
      </w:del>
      <w:del w:id="2656" w:author="Winston.Huang" w:date="2025-05-19T18:11:00Z">
        <w:r>
          <w:rPr/>
          <w:br/>
        </w:r>
      </w:del>
      <w:del w:id="2657" w:author="Winston.Huang" w:date="2025-05-19T18:11:00Z">
        <w:r>
          <w:rPr>
            <w:rFonts w:eastAsia="Aptos" w:cs="Aptos"/>
            <w:b/>
            <w:bCs/>
            <w:color w:val="000000" w:themeColor="text1"/>
            <w:lang w:val="en-IN"/>
          </w:rPr>
          <w:delText>- **UDP Flood Mitigation**: Limited UDP packet rate.</w:delText>
        </w:r>
      </w:del>
    </w:p>
    <w:p>
      <w:pPr>
        <w:pStyle w:val="ListParagraph"/>
        <w:spacing w:lineRule="auto" w:line="259" w:before="0" w:after="0"/>
        <w:contextualSpacing/>
        <w:rPr>
          <w:rFonts w:ascii="Aptos" w:hAnsi="Aptos" w:eastAsia="Aptos" w:cs="Aptos"/>
          <w:color w:val="000000" w:themeColor="text1"/>
          <w:del w:id="2660" w:author="Winston.Huang" w:date="2025-05-19T18:11:00Z"/>
        </w:rPr>
      </w:pPr>
      <w:del w:id="2659" w:author="Winston.Huang" w:date="2025-05-19T18:11:00Z">
        <w:r>
          <w:rPr>
            <w:rFonts w:eastAsia="Aptos" w:cs="Aptos"/>
            <w:color w:val="000000" w:themeColor="text1"/>
          </w:rPr>
        </w:r>
      </w:del>
    </w:p>
    <w:p>
      <w:pPr>
        <w:pStyle w:val="ListParagraph"/>
        <w:numPr>
          <w:ilvl w:val="0"/>
          <w:numId w:val="39"/>
        </w:numPr>
        <w:spacing w:lineRule="auto" w:line="259" w:before="0" w:after="0"/>
        <w:contextualSpacing/>
        <w:rPr>
          <w:rFonts w:ascii="Aptos" w:hAnsi="Aptos" w:eastAsia="Aptos" w:cs="Aptos"/>
          <w:color w:val="000000" w:themeColor="text1"/>
          <w:del w:id="2672" w:author="Winston.Huang" w:date="2025-05-19T18:11:00Z"/>
        </w:rPr>
      </w:pPr>
      <w:del w:id="2661" w:author="Winston.Huang" w:date="2025-05-19T18:11:00Z">
        <w:r>
          <w:rPr>
            <w:rFonts w:eastAsia="Aptos" w:cs="Aptos"/>
            <w:color w:val="000000" w:themeColor="text1"/>
            <w:lang w:val="en-IN"/>
          </w:rPr>
          <w:delText xml:space="preserve">No essential functions are required to operate in this device during a flood attack. </w:delText>
        </w:r>
      </w:del>
      <w:del w:id="2662" w:author="Winston.Huang" w:date="2025-05-19T18:11:00Z">
        <w:r>
          <w:rPr/>
          <w:br/>
        </w:r>
      </w:del>
      <w:del w:id="2663" w:author="Winston.Huang" w:date="2025-05-19T18:11:00Z">
        <w:r>
          <w:rPr>
            <w:rFonts w:eastAsia="Aptos" w:cs="Aptos"/>
            <w:color w:val="000000" w:themeColor="text1"/>
            <w:lang w:val="en-IN"/>
          </w:rPr>
          <w:delText>Implemented configurations:</w:delText>
        </w:r>
      </w:del>
      <w:del w:id="2664" w:author="Winston.Huang" w:date="2025-05-19T18:11:00Z">
        <w:r>
          <w:rPr/>
          <w:br/>
        </w:r>
      </w:del>
      <w:del w:id="2665" w:author="Winston.Huang" w:date="2025-05-19T18:11:00Z">
        <w:r>
          <w:rPr>
            <w:rFonts w:eastAsia="Aptos" w:cs="Aptos"/>
            <w:b/>
            <w:bCs/>
            <w:color w:val="000000" w:themeColor="text1"/>
            <w:lang w:val="en-IN"/>
          </w:rPr>
          <w:delText>1. UFW firewall rules.</w:delText>
        </w:r>
      </w:del>
      <w:del w:id="2666" w:author="Winston.Huang" w:date="2025-05-19T18:11:00Z">
        <w:r>
          <w:rPr/>
          <w:br/>
        </w:r>
      </w:del>
      <w:del w:id="2667" w:author="Winston.Huang" w:date="2025-05-19T18:11:00Z">
        <w:r>
          <w:rPr>
            <w:rFonts w:eastAsia="Aptos" w:cs="Aptos"/>
            <w:b/>
            <w:bCs/>
            <w:color w:val="000000" w:themeColor="text1"/>
            <w:lang w:val="en-IN"/>
          </w:rPr>
          <w:delText>2. iptables rules for SYN, Xmas, and UDP flood attacks.</w:delText>
        </w:r>
      </w:del>
      <w:del w:id="2668" w:author="Winston.Huang" w:date="2025-05-19T18:11:00Z">
        <w:r>
          <w:rPr/>
          <w:br/>
        </w:r>
      </w:del>
      <w:del w:id="2669" w:author="Winston.Huang" w:date="2025-05-19T18:11:00Z">
        <w:r>
          <w:rPr>
            <w:rFonts w:eastAsia="Aptos" w:cs="Aptos"/>
            <w:b/>
            <w:bCs/>
            <w:color w:val="000000" w:themeColor="text1"/>
            <w:lang w:val="en-IN"/>
          </w:rPr>
          <w:delText>3. Fail2Ban for repeated failed login attempts.</w:delText>
        </w:r>
      </w:del>
      <w:del w:id="2670" w:author="Winston.Huang" w:date="2025-05-19T18:11:00Z">
        <w:r>
          <w:rPr/>
          <w:br/>
        </w:r>
      </w:del>
      <w:del w:id="2671" w:author="Winston.Huang" w:date="2025-05-19T18:11:00Z">
        <w:r>
          <w:rPr>
            <w:rFonts w:eastAsia="Aptos" w:cs="Aptos"/>
            <w:b/>
            <w:bCs/>
            <w:color w:val="000000" w:themeColor="text1"/>
            <w:lang w:val="en-IN"/>
          </w:rPr>
          <w:delText>4. Systemd service priorities for critical services.</w:delText>
        </w:r>
      </w:del>
    </w:p>
    <w:p>
      <w:pPr>
        <w:pStyle w:val="Normal"/>
        <w:spacing w:lineRule="auto" w:line="259" w:before="160" w:after="0"/>
        <w:rPr>
          <w:b/>
          <w:b/>
          <w:bCs/>
          <w:del w:id="2674" w:author="Winston.Huang" w:date="2025-05-19T18:11:00Z"/>
        </w:rPr>
      </w:pPr>
      <w:del w:id="2673" w:author="Winston.Huang" w:date="2025-05-19T18:11:00Z">
        <w:r>
          <w:rPr>
            <w:b/>
            <w:bCs/>
          </w:rPr>
          <w:delText>Command for Documentation Entry:</w:delText>
        </w:r>
      </w:del>
    </w:p>
    <w:p>
      <w:pPr>
        <w:pStyle w:val="Normal"/>
        <w:spacing w:lineRule="auto" w:line="259" w:before="160" w:after="0"/>
        <w:rPr>
          <w:b/>
          <w:b/>
          <w:bCs/>
          <w:del w:id="2676" w:author="Winston.Huang" w:date="2025-05-19T18:11:00Z"/>
        </w:rPr>
      </w:pPr>
      <w:del w:id="2675" w:author="Winston.Huang" w:date="2025-05-19T18:11:00Z">
        <w:r>
          <w:rPr>
            <w:b/>
            <w:bCs/>
          </w:rPr>
        </w:r>
      </w:del>
    </w:p>
    <w:p>
      <w:pPr>
        <w:pStyle w:val="ListParagraph"/>
        <w:spacing w:lineRule="auto" w:line="259" w:before="0" w:after="0"/>
        <w:contextualSpacing/>
        <w:rPr>
          <w:rFonts w:ascii="Aptos" w:hAnsi="Aptos" w:eastAsia="Aptos" w:cs="Aptos"/>
          <w:b/>
          <w:b/>
          <w:bCs/>
          <w:color w:val="000000" w:themeColor="text1"/>
          <w:del w:id="2678" w:author="Winston.Huang" w:date="2025-05-19T18:11:00Z"/>
        </w:rPr>
      </w:pPr>
      <w:del w:id="2677" w:author="Winston.Huang" w:date="2025-05-19T18:11:00Z">
        <w:r>
          <w:rPr>
            <w:rFonts w:eastAsia="Aptos" w:cs="Aptos"/>
            <w:b/>
            <w:bCs/>
            <w:color w:val="000000" w:themeColor="text1"/>
          </w:rPr>
          <w:delText>$ echo "No essential functions are required to operate in this device during a flood attack. Implemented configurations: UFW firewall rules, iptables rules for SYN, Xmas, and UDP flood attacks, Fail2Ban for repeated failed login attempts, Systemd service priorities for critical services." | sudo tee /etc/security/documentation.txt</w:delText>
        </w:r>
      </w:del>
    </w:p>
    <w:p>
      <w:pPr>
        <w:pStyle w:val="Normal"/>
        <w:spacing w:lineRule="auto" w:line="259" w:before="0" w:after="0"/>
        <w:ind w:left="480" w:hanging="0"/>
        <w:rPr>
          <w:rFonts w:ascii="Aptos" w:hAnsi="Aptos" w:eastAsia="Aptos" w:cs="Aptos"/>
          <w:color w:val="000000" w:themeColor="text1"/>
        </w:rPr>
      </w:pPr>
      <w:r>
        <w:rPr>
          <w:rFonts w:eastAsia="Aptos" w:cs="Aptos"/>
          <w:color w:val="000000" w:themeColor="text1"/>
        </w:rPr>
      </w:r>
    </w:p>
    <w:p>
      <w:pPr>
        <w:pStyle w:val="2"/>
        <w:widowControl/>
        <w:rPr/>
      </w:pPr>
      <w:bookmarkStart w:id="220" w:name="_Toc207723369"/>
      <w:r>
        <w:rPr/>
        <w:t>CR 7.2– Resource Management.</w:t>
      </w:r>
      <w:bookmarkEnd w:id="220"/>
    </w:p>
    <w:p>
      <w:pPr>
        <w:pStyle w:val="Normal"/>
        <w:widowControl/>
        <w:jc w:val="both"/>
        <w:rPr/>
      </w:pPr>
      <w:ins w:id="2679" w:author="Winston.Huang" w:date="2025-05-20T13:16:00Z">
        <w:r>
          <w:rPr>
            <w:color w:val="0D0D0D" w:themeColor="text1" w:themeTint="f2"/>
          </w:rPr>
          <w:t xml:space="preserve">Resource Management for Security Level 1 (SL1), focusing on protecting essential system functions from resource exhaustion through built-in Linux features in </w:t>
        </w:r>
      </w:ins>
      <w:r>
        <w:rPr>
          <w:color w:val="0D0D0D" w:themeColor="text1" w:themeTint="f2"/>
        </w:rPr>
        <w:t>Ubuntu 22.04 LTS</w:t>
      </w:r>
      <w:ins w:id="2680" w:author="Winston.Huang" w:date="2025-05-20T14:09:00Z">
        <w:r>
          <w:rPr>
            <w:color w:val="0D0D0D" w:themeColor="text1" w:themeTint="f2"/>
          </w:rPr>
          <w:t xml:space="preserve"> with cgroup v2</w:t>
        </w:r>
      </w:ins>
      <w:ins w:id="2681" w:author="Winston.Huang" w:date="2025-05-20T13:16:00Z">
        <w:r>
          <w:rPr>
            <w:color w:val="0D0D0D" w:themeColor="text1" w:themeTint="f2"/>
          </w:rPr>
          <w:t>.</w:t>
        </w:r>
      </w:ins>
      <w:del w:id="2682" w:author="Winston.Huang" w:date="2025-05-20T13:16:00Z">
        <w:r>
          <w:rPr>
            <w:color w:val="0D0D0D" w:themeColor="text1" w:themeTint="f2"/>
          </w:rPr>
          <w:delText>Resource management involves using built-in functions to manage and limit resource usage by security functions, protecting against resource exhaustion.</w:delText>
        </w:r>
      </w:del>
    </w:p>
    <w:p>
      <w:pPr>
        <w:pStyle w:val="3"/>
        <w:widowControl/>
        <w:spacing w:lineRule="auto" w:line="240" w:before="160" w:after="0"/>
        <w:rPr>
          <w:rFonts w:ascii="Aptos" w:hAnsi="Aptos" w:eastAsia="Aptos" w:cs="Aptos"/>
        </w:rPr>
      </w:pPr>
      <w:bookmarkStart w:id="221" w:name="_Toc207723370"/>
      <w:r>
        <w:rPr>
          <w:rFonts w:eastAsia="Aptos" w:cs="Aptos"/>
        </w:rPr>
        <w:t>Statement</w:t>
      </w:r>
      <w:bookmarkEnd w:id="221"/>
    </w:p>
    <w:p>
      <w:pPr>
        <w:pStyle w:val="Normal"/>
        <w:widowControl/>
        <w:rPr/>
      </w:pPr>
      <w:del w:id="2683" w:author="Winston.Huang" w:date="2025-05-20T13:18:00Z">
        <w:r>
          <w:rPr>
            <w:color w:val="000000" w:themeColor="text1"/>
          </w:rPr>
          <w:delText>To comply with IEC 62443 4-2 CR 7.2 Resource Management, the Ubuntu 22.04 operating system will use built-in functions to manage and limit resource usage by security functions, thus protecting against resource exhaustion.</w:delText>
        </w:r>
      </w:del>
      <w:ins w:id="2684" w:author="Winston.Huang" w:date="2025-05-20T14:08:00Z">
        <w:r>
          <w:rPr/>
          <w:t xml:space="preserve">To comply with IEC 62443-4-2 CR 7.2 Resource Management at SL1, </w:t>
        </w:r>
      </w:ins>
      <w:r>
        <w:rPr/>
        <w:t>Ubuntu 22.04 LTS</w:t>
      </w:r>
      <w:ins w:id="2685" w:author="Winston.Huang" w:date="2025-05-20T14:08:00Z">
        <w:r>
          <w:rPr/>
          <w:t xml:space="preserve"> with cgroup v2 is configured to monitor and limit the resource usage of system services through the systemd resource control interface. This ensures that critical services such as SSH, logging, and monitoring remain available during periods of high resource demand, preventing denial of service caused by excessive CPU, memory, or I/O usage.</w:t>
        </w:r>
      </w:ins>
    </w:p>
    <w:p>
      <w:pPr>
        <w:pStyle w:val="3"/>
        <w:widowControl/>
        <w:rPr>
          <w:rFonts w:ascii="Aptos" w:hAnsi="Aptos" w:eastAsia="Aptos" w:cs="Aptos"/>
        </w:rPr>
      </w:pPr>
      <w:bookmarkStart w:id="222" w:name="_Toc207723371"/>
      <w:r>
        <w:rPr/>
        <w:t>Evidence</w:t>
      </w:r>
      <w:bookmarkEnd w:id="222"/>
    </w:p>
    <w:p>
      <w:pPr>
        <w:pStyle w:val="Normal"/>
        <w:widowControl/>
        <w:spacing w:lineRule="auto" w:line="240" w:before="0" w:after="0"/>
        <w:jc w:val="both"/>
        <w:pPrChange w:id="0" w:author="Winston.Huang" w:date="2025-05-20T13:31:00Z">
          <w:pPr>
            <w:jc w:val="both"/>
            <w:widowControl/>
          </w:pPr>
        </w:pPrChange>
        <w:rPr/>
      </w:pPr>
      <w:ins w:id="2686" w:author="Winston.Huang" w:date="2025-05-20T13:31:00Z">
        <w:r>
          <w:rPr>
            <w:color w:val="000000" w:themeColor="text1"/>
          </w:rPr>
          <w:t xml:space="preserve">- </w:t>
        </w:r>
      </w:ins>
      <w:del w:id="2687" w:author="Winston.Huang" w:date="2025-05-20T13:19:00Z">
        <w:r>
          <w:rPr>
            <w:color w:val="000000" w:themeColor="text1"/>
          </w:rPr>
          <w:delText xml:space="preserve">Ubuntu 22.04 includes several built-in tools and configurations that help manage system resources effectively. These include </w:delText>
        </w:r>
      </w:del>
      <w:del w:id="2688" w:author="Winston.Huang" w:date="2025-05-20T13:19:00Z">
        <w:r>
          <w:rPr>
            <w:b/>
            <w:bCs/>
            <w:color w:val="000000" w:themeColor="text1"/>
          </w:rPr>
          <w:delText>systemd</w:delText>
        </w:r>
      </w:del>
      <w:del w:id="2689" w:author="Winston.Huang" w:date="2025-05-20T13:19:00Z">
        <w:r>
          <w:rPr>
            <w:color w:val="000000" w:themeColor="text1"/>
          </w:rPr>
          <w:delText xml:space="preserve"> for managing system services, </w:delText>
        </w:r>
      </w:del>
      <w:del w:id="2690" w:author="Winston.Huang" w:date="2025-05-20T13:19:00Z">
        <w:r>
          <w:rPr>
            <w:b/>
            <w:bCs/>
            <w:color w:val="000000" w:themeColor="text1"/>
          </w:rPr>
          <w:delText>cgroups</w:delText>
        </w:r>
      </w:del>
      <w:del w:id="2691" w:author="Winston.Huang" w:date="2025-05-20T13:19:00Z">
        <w:r>
          <w:rPr>
            <w:color w:val="000000" w:themeColor="text1"/>
          </w:rPr>
          <w:delText xml:space="preserve"> (control groups) for limiting resource usage, and various networking tools for traffic rate limiting. These tools ensure that lower-priority processes do not interfere with higher-priority control system operations</w:delText>
        </w:r>
      </w:del>
      <w:r>
        <w:rPr/>
        <w:t>Ubuntu 22.04 LTS</w:t>
      </w:r>
      <w:ins w:id="2692" w:author="Winston.Huang" w:date="2025-05-20T14:54:00Z">
        <w:r>
          <w:rPr/>
          <w:t xml:space="preserve"> uses </w:t>
        </w:r>
      </w:ins>
      <w:ins w:id="2693" w:author="Winston.Huang" w:date="2025-05-20T14:54:00Z">
        <w:r>
          <w:rPr>
            <w:rStyle w:val="Notionenablehover"/>
            <w:b/>
            <w:bCs/>
          </w:rPr>
          <w:t>cgroup v2</w:t>
        </w:r>
      </w:ins>
      <w:ins w:id="2694" w:author="Winston.Huang" w:date="2025-05-20T14:54:00Z">
        <w:r>
          <w:rPr/>
          <w:t xml:space="preserve"> by default, providing unified hierarchical control over CPU, memory, and I/O resources.</w:t>
        </w:r>
      </w:ins>
    </w:p>
    <w:p>
      <w:pPr>
        <w:pStyle w:val="Normal"/>
        <w:widowControl/>
        <w:spacing w:lineRule="auto" w:line="240" w:before="0" w:after="0"/>
        <w:jc w:val="both"/>
        <w:rPr>
          <w:color w:val="000000" w:themeColor="text1"/>
          <w:ins w:id="2704" w:author="Winston.Huang" w:date="2025-05-20T13:34:00Z"/>
        </w:rPr>
      </w:pPr>
      <w:ins w:id="2696" w:author="Winston.Huang" w:date="2025-05-20T13:35:00Z">
        <w:r>
          <w:rPr>
            <w:color w:val="000000" w:themeColor="text1"/>
          </w:rPr>
          <w:t xml:space="preserve">- </w:t>
        </w:r>
      </w:ins>
      <w:ins w:id="2697" w:author="Winston.Huang" w:date="2025-05-20T14:54:00Z">
        <w:r>
          <w:rPr/>
          <w:t xml:space="preserve">systemd natively interfaces with cgroup v2, allowing per-service resource control using directives like </w:t>
        </w:r>
      </w:ins>
      <w:ins w:id="2698" w:author="Winston.Huang" w:date="2025-05-20T14:54:00Z">
        <w:r>
          <w:rPr>
            <w:rStyle w:val="Notionenablehover"/>
            <w:rFonts w:ascii="Consolas" w:hAnsi="Consolas"/>
            <w:color w:val="EB5757"/>
            <w:sz w:val="20"/>
            <w:szCs w:val="20"/>
          </w:rPr>
          <w:t>CPUQuota</w:t>
        </w:r>
      </w:ins>
      <w:ins w:id="2699" w:author="Winston.Huang" w:date="2025-05-20T14:54:00Z">
        <w:r>
          <w:rPr/>
          <w:t xml:space="preserve">, </w:t>
        </w:r>
      </w:ins>
      <w:ins w:id="2700" w:author="Winston.Huang" w:date="2025-05-20T14:54:00Z">
        <w:r>
          <w:rPr>
            <w:rStyle w:val="Notionenablehover"/>
            <w:rFonts w:ascii="Consolas" w:hAnsi="Consolas"/>
            <w:color w:val="EB5757"/>
            <w:sz w:val="20"/>
            <w:szCs w:val="20"/>
          </w:rPr>
          <w:t>MemoryMax</w:t>
        </w:r>
      </w:ins>
      <w:ins w:id="2701" w:author="Winston.Huang" w:date="2025-05-20T14:54:00Z">
        <w:r>
          <w:rPr/>
          <w:t xml:space="preserve">, and </w:t>
        </w:r>
      </w:ins>
      <w:ins w:id="2702" w:author="Winston.Huang" w:date="2025-05-20T14:54:00Z">
        <w:r>
          <w:rPr>
            <w:rStyle w:val="Notionenablehover"/>
            <w:rFonts w:ascii="Consolas" w:hAnsi="Consolas"/>
            <w:color w:val="EB5757"/>
            <w:sz w:val="20"/>
            <w:szCs w:val="20"/>
          </w:rPr>
          <w:t>IOWeight</w:t>
        </w:r>
      </w:ins>
      <w:ins w:id="2703" w:author="Winston.Huang" w:date="2025-05-20T14:54:00Z">
        <w:r>
          <w:rPr/>
          <w:t>.</w:t>
        </w:r>
      </w:ins>
    </w:p>
    <w:p>
      <w:pPr>
        <w:pStyle w:val="Normal"/>
        <w:widowControl/>
        <w:spacing w:lineRule="auto" w:line="240" w:before="0" w:after="0"/>
        <w:jc w:val="both"/>
        <w:pPrChange w:id="0" w:author="Winston.Huang" w:date="2025-05-20T13:31:00Z">
          <w:pPr>
            <w:jc w:val="both"/>
            <w:widowControl/>
          </w:pPr>
        </w:pPrChange>
        <w:rPr/>
      </w:pPr>
      <w:ins w:id="2705" w:author="Winston.Huang" w:date="2025-05-20T13:21:00Z">
        <w:r>
          <w:rPr>
            <w:color w:val="000000" w:themeColor="text1"/>
          </w:rPr>
          <w:t xml:space="preserve">- </w:t>
        </w:r>
      </w:ins>
      <w:ins w:id="2706" w:author="Winston.Huang" w:date="2025-05-20T14:55:00Z">
        <w:r>
          <w:rPr/>
          <w:t xml:space="preserve">Each service's resource limits can be defined either directly in the main unit file (e.g., </w:t>
        </w:r>
      </w:ins>
      <w:ins w:id="2707" w:author="Winston.Huang" w:date="2025-05-20T14:55:00Z">
        <w:r>
          <w:rPr>
            <w:rStyle w:val="Notionenablehover"/>
            <w:rFonts w:ascii="Consolas" w:hAnsi="Consolas"/>
            <w:color w:val="EB5757"/>
            <w:sz w:val="20"/>
            <w:szCs w:val="20"/>
          </w:rPr>
          <w:t>/etc/systemd/system/cpu-hog.service</w:t>
        </w:r>
      </w:ins>
      <w:ins w:id="2708" w:author="Winston.Huang" w:date="2025-05-20T14:55:00Z">
        <w:r>
          <w:rPr/>
          <w:t xml:space="preserve">) or via override configuration files (e.g., </w:t>
        </w:r>
      </w:ins>
      <w:ins w:id="2709" w:author="Winston.Huang" w:date="2025-05-20T14:55:00Z">
        <w:r>
          <w:rPr>
            <w:rStyle w:val="Notionenablehover"/>
            <w:rFonts w:ascii="Consolas" w:hAnsi="Consolas"/>
            <w:color w:val="EB5757"/>
            <w:sz w:val="20"/>
            <w:szCs w:val="20"/>
          </w:rPr>
          <w:t>override.conf</w:t>
        </w:r>
      </w:ins>
      <w:ins w:id="2710" w:author="Winston.Huang" w:date="2025-05-20T14:55:00Z">
        <w:r>
          <w:rPr/>
          <w:t>).</w:t>
        </w:r>
      </w:ins>
    </w:p>
    <w:p>
      <w:pPr>
        <w:pStyle w:val="Normal"/>
        <w:widowControl/>
        <w:spacing w:lineRule="auto" w:line="240" w:before="0" w:after="0"/>
        <w:jc w:val="both"/>
        <w:pPrChange w:id="0" w:author="Winston.Huang" w:date="2025-05-20T13:31:00Z">
          <w:pPr>
            <w:jc w:val="both"/>
            <w:widowControl/>
          </w:pPr>
        </w:pPrChange>
        <w:rPr/>
      </w:pPr>
      <w:r>
        <w:rPr>
          <w:color w:val="000000" w:themeColor="text1"/>
        </w:rPr>
        <w:t xml:space="preserve">- </w:t>
      </w:r>
      <w:ins w:id="2712" w:author="Winston.Huang" w:date="2025-05-20T14:55:00Z">
        <w:r>
          <w:rPr/>
          <w:t>journalctl logs show enforced limits when services exceed defined thresholds (e.g., OOMKilled events or CPU throttling).</w:t>
        </w:r>
      </w:ins>
    </w:p>
    <w:p>
      <w:pPr>
        <w:pStyle w:val="Normal"/>
        <w:widowControl/>
        <w:spacing w:lineRule="auto" w:line="240" w:before="0" w:after="0"/>
        <w:jc w:val="both"/>
        <w:pPrChange w:id="0" w:author="Winston.Huang" w:date="2025-05-20T13:31:00Z">
          <w:pPr>
            <w:jc w:val="both"/>
            <w:widowControl/>
          </w:pPr>
        </w:pPrChange>
        <w:rPr/>
      </w:pPr>
      <w:ins w:id="2714" w:author="Winston.Huang" w:date="2025-05-20T13:21:00Z">
        <w:r>
          <w:rPr>
            <w:color w:val="000000" w:themeColor="text1"/>
          </w:rPr>
          <w:t xml:space="preserve">- </w:t>
        </w:r>
      </w:ins>
      <w:ins w:id="2715" w:author="Winston.Huang" w:date="2025-05-20T14:55:00Z">
        <w:r>
          <w:rPr/>
          <w:t xml:space="preserve">Real-time resource usage is monitored using </w:t>
        </w:r>
      </w:ins>
      <w:ins w:id="2716" w:author="Winston.Huang" w:date="2025-05-20T14:55:00Z">
        <w:r>
          <w:rPr>
            <w:rStyle w:val="Notionenablehover"/>
            <w:rFonts w:ascii="Consolas" w:hAnsi="Consolas"/>
            <w:color w:val="EB5757"/>
            <w:sz w:val="20"/>
            <w:szCs w:val="20"/>
          </w:rPr>
          <w:t>systemd-cgtop</w:t>
        </w:r>
      </w:ins>
      <w:ins w:id="2717" w:author="Winston.Huang" w:date="2025-05-20T14:55:00Z">
        <w:r>
          <w:rPr/>
          <w:t xml:space="preserve"> or by inspecting files under </w:t>
        </w:r>
      </w:ins>
      <w:ins w:id="2718" w:author="Winston.Huang" w:date="2025-05-20T14:55:00Z">
        <w:r>
          <w:rPr>
            <w:rStyle w:val="Notionenablehover"/>
            <w:rFonts w:ascii="Consolas" w:hAnsi="Consolas"/>
            <w:color w:val="EB5757"/>
            <w:sz w:val="20"/>
            <w:szCs w:val="20"/>
          </w:rPr>
          <w:t>/sys/fs/cgroup</w:t>
        </w:r>
      </w:ins>
      <w:ins w:id="2719" w:author="Winston.Huang" w:date="2025-05-20T14:55:00Z">
        <w:r>
          <w:rPr/>
          <w:t>.</w:t>
        </w:r>
      </w:ins>
    </w:p>
    <w:p>
      <w:pPr>
        <w:pStyle w:val="Normal"/>
        <w:widowControl/>
        <w:spacing w:lineRule="auto" w:line="240" w:before="0" w:after="0"/>
        <w:jc w:val="both"/>
        <w:pPrChange w:id="0" w:author="Winston.Huang" w:date="2025-05-20T13:31:00Z">
          <w:pPr>
            <w:jc w:val="both"/>
            <w:widowControl/>
          </w:pPr>
        </w:pPrChange>
        <w:rPr/>
      </w:pPr>
      <w:r>
        <w:rPr>
          <w:color w:val="000000" w:themeColor="text1"/>
        </w:rPr>
        <w:t xml:space="preserve">- </w:t>
      </w:r>
      <w:ins w:id="2721" w:author="Winston.Huang" w:date="2025-05-20T14:55:00Z">
        <w:r>
          <w:rPr/>
          <w:t>A custom service (</w:t>
        </w:r>
      </w:ins>
      <w:ins w:id="2722" w:author="Winston.Huang" w:date="2025-05-20T14:55:00Z">
        <w:r>
          <w:rPr>
            <w:rStyle w:val="Notionenablehover"/>
            <w:rFonts w:ascii="Consolas" w:hAnsi="Consolas"/>
            <w:color w:val="EB5757"/>
            <w:sz w:val="20"/>
            <w:szCs w:val="20"/>
          </w:rPr>
          <w:t>cpu-hog.service</w:t>
        </w:r>
      </w:ins>
      <w:ins w:id="2723" w:author="Winston.Huang" w:date="2025-05-20T14:55:00Z">
        <w:r>
          <w:rPr/>
          <w:t xml:space="preserve">) was created to intentionally consume 100% CPU. When configured with </w:t>
        </w:r>
      </w:ins>
      <w:ins w:id="2724" w:author="Winston.Huang" w:date="2025-05-20T14:55:00Z">
        <w:r>
          <w:rPr>
            <w:rStyle w:val="Notionenablehover"/>
            <w:rFonts w:ascii="Consolas" w:hAnsi="Consolas"/>
            <w:color w:val="EB5757"/>
            <w:sz w:val="20"/>
            <w:szCs w:val="20"/>
          </w:rPr>
          <w:t>CPUQuota=20%</w:t>
        </w:r>
      </w:ins>
      <w:ins w:id="2725" w:author="Winston.Huang" w:date="2025-05-20T14:55:00Z">
        <w:r>
          <w:rPr/>
          <w:t xml:space="preserve"> and </w:t>
        </w:r>
      </w:ins>
      <w:ins w:id="2726" w:author="Winston.Huang" w:date="2025-05-20T14:55:00Z">
        <w:r>
          <w:rPr>
            <w:rStyle w:val="Notionenablehover"/>
            <w:rFonts w:ascii="Consolas" w:hAnsi="Consolas"/>
            <w:color w:val="EB5757"/>
            <w:sz w:val="20"/>
            <w:szCs w:val="20"/>
          </w:rPr>
          <w:t>MemoryMax=100M</w:t>
        </w:r>
      </w:ins>
      <w:ins w:id="2727" w:author="Winston.Huang" w:date="2025-05-20T14:55:00Z">
        <w:r>
          <w:rPr/>
          <w:t>, the system enforced the limits as expected.</w:t>
        </w:r>
      </w:ins>
    </w:p>
    <w:p>
      <w:pPr>
        <w:pStyle w:val="Normal"/>
        <w:widowControl/>
        <w:spacing w:lineRule="auto" w:line="240" w:before="0" w:after="0"/>
        <w:jc w:val="both"/>
        <w:pPrChange w:id="0" w:author="Winston.Huang" w:date="2025-05-20T13:31:00Z">
          <w:pPr>
            <w:jc w:val="both"/>
            <w:widowControl/>
          </w:pPr>
        </w:pPrChange>
        <w:rPr>
          <w:del w:id="2730" w:author="Winston.Huang" w:date="2025-05-20T14:19:00Z"/>
        </w:rPr>
      </w:pPr>
      <w:del w:id="2729" w:author="Winston.Huang" w:date="2025-05-20T14:19:00Z">
        <w:r>
          <w:rPr/>
        </w:r>
      </w:del>
    </w:p>
    <w:p>
      <w:pPr>
        <w:pStyle w:val="Normal"/>
        <w:widowControl/>
        <w:spacing w:lineRule="auto" w:line="240" w:before="160" w:after="0"/>
        <w:rPr>
          <w:rFonts w:ascii="Aptos" w:hAnsi="Aptos" w:eastAsia="Aptos" w:cs="Aptos"/>
        </w:rPr>
      </w:pPr>
      <w:bookmarkStart w:id="223" w:name="_Toc207723372"/>
      <w:r>
        <w:rPr>
          <w:rFonts w:eastAsia="Aptos" w:cs="Aptos"/>
        </w:rPr>
        <w:t>Detailed Setting Steps</w:t>
      </w:r>
      <w:bookmarkEnd w:id="223"/>
    </w:p>
    <w:p>
      <w:pPr>
        <w:pStyle w:val="Normal"/>
        <w:shd w:val="clear" w:color="auto" w:fill="FFFFFF" w:themeFill="background1"/>
        <w:spacing w:lineRule="auto" w:line="240" w:before="0" w:after="0"/>
        <w:pPrChange w:id="0" w:author="Winston.Huang" w:date="2025-05-20T14:58:00Z">
          <w:pPr>
            <w:spacing w:lineRule="auto" w:line="259" w:before="240" w:after="240"/>
            <w:shd w:val="clear" w:color="auto" w:fill="FFFFFF" w:themeFill="background1"/>
          </w:pPr>
        </w:pPrChange>
        <w:rPr>
          <w:rFonts w:ascii="Aptos" w:hAnsi="Aptos" w:eastAsia="Aptos" w:cs="Aptos"/>
          <w:color w:val="0F4761" w:themeColor="accent1" w:themeShade="bf"/>
          <w:sz w:val="28"/>
          <w:szCs w:val="28"/>
          <w:lang w:val="en-IN"/>
          <w:ins w:id="2736" w:author="Winston.Huang" w:date="2025-05-20T14:57:00Z"/>
        </w:rPr>
      </w:pPr>
      <w:r>
        <w:rPr>
          <w:rFonts w:eastAsia="Aptos" w:cs="Aptos"/>
          <w:color w:val="0F4761" w:themeColor="accent1" w:themeShade="bf"/>
          <w:sz w:val="28"/>
          <w:szCs w:val="28"/>
          <w:lang w:val="en-IN"/>
        </w:rPr>
        <w:t>1.</w:t>
      </w:r>
      <w:ins w:id="2731" w:author="Winston.Huang" w:date="2025-05-20T14:56:00Z">
        <w:r>
          <w:rPr/>
          <w:t xml:space="preserve"> </w:t>
        </w:r>
      </w:ins>
      <w:ins w:id="2732" w:author="Winston.Huang" w:date="2025-05-20T14:56:00Z">
        <w:r>
          <w:rPr>
            <w:rFonts w:eastAsia="Aptos" w:cs="Aptos"/>
            <w:color w:val="0F4761" w:themeColor="accent1" w:themeShade="bf"/>
            <w:sz w:val="28"/>
            <w:szCs w:val="28"/>
            <w:lang w:val="en-IN"/>
          </w:rPr>
          <w:t>Verify that the system is using cgroup v2</w:t>
        </w:r>
      </w:ins>
      <w:del w:id="2733" w:author="Winston.Huang" w:date="2025-05-20T14:56:00Z">
        <w:r>
          <w:rPr>
            <w:rFonts w:eastAsia="Aptos" w:cs="Aptos"/>
            <w:color w:val="0F4761" w:themeColor="accent1" w:themeShade="bf"/>
            <w:sz w:val="28"/>
            <w:szCs w:val="28"/>
            <w:lang w:val="en-IN"/>
          </w:rPr>
          <w:delText xml:space="preserve">Install and configure </w:delText>
        </w:r>
      </w:del>
      <w:del w:id="2734" w:author="Winston.Huang" w:date="2025-05-20T14:56:00Z">
        <w:r>
          <w:rPr>
            <w:rFonts w:eastAsia="Aptos" w:cs="Aptos"/>
            <w:b/>
            <w:bCs/>
            <w:color w:val="0F4761" w:themeColor="accent1" w:themeShade="bf"/>
            <w:sz w:val="28"/>
            <w:szCs w:val="28"/>
            <w:lang w:val="en-IN"/>
          </w:rPr>
          <w:delText xml:space="preserve">systemd-cgtop </w:delText>
        </w:r>
      </w:del>
      <w:del w:id="2735" w:author="Winston.Huang" w:date="2025-05-20T14:56:00Z">
        <w:r>
          <w:rPr>
            <w:rFonts w:eastAsia="Aptos" w:cs="Aptos"/>
            <w:color w:val="0F4761" w:themeColor="accent1" w:themeShade="bf"/>
            <w:sz w:val="28"/>
            <w:szCs w:val="28"/>
            <w:lang w:val="en-IN"/>
          </w:rPr>
          <w:delText>for Monitoring Resource Usage:</w:delText>
        </w:r>
      </w:del>
    </w:p>
    <w:p>
      <w:pPr>
        <w:pStyle w:val="Normal"/>
        <w:shd w:val="clear" w:color="auto" w:fill="FFFFFF" w:themeFill="background1"/>
        <w:spacing w:lineRule="auto" w:line="240" w:before="0" w:after="0"/>
        <w:pPrChange w:id="0" w:author="Winston.Huang" w:date="2025-05-20T14:58:00Z">
          <w:pPr>
            <w:spacing w:lineRule="auto" w:line="259" w:before="240" w:after="240"/>
            <w:shd w:val="clear" w:color="auto" w:fill="FFFFFF" w:themeFill="background1"/>
          </w:pPr>
        </w:pPrChange>
        <w:rPr>
          <w:rFonts w:ascii="Aptos" w:hAnsi="Aptos" w:cs="Aptos"/>
          <w:color w:val="0F4761" w:themeColor="accent1" w:themeShade="bf"/>
          <w:sz w:val="28"/>
          <w:szCs w:val="28"/>
          <w:lang w:val="en-IN"/>
          <w:ins w:id="2738" w:author="Winston.Huang" w:date="2025-05-20T14:57:00Z"/>
        </w:rPr>
      </w:pPr>
      <w:ins w:id="2737" w:author="Winston.Huang" w:date="2025-05-20T14:57:00Z">
        <w:r>
          <w:rPr>
            <w:rFonts w:cs="Aptos"/>
            <w:color w:val="0F4761" w:themeColor="accent1" w:themeShade="bf"/>
            <w:sz w:val="28"/>
            <w:szCs w:val="28"/>
            <w:lang w:val="en-IN"/>
          </w:rPr>
          <w:t>2.Create a CPU-consuming script</w:t>
        </w:r>
      </w:ins>
    </w:p>
    <w:p>
      <w:pPr>
        <w:pStyle w:val="Normal"/>
        <w:shd w:val="clear" w:color="auto" w:fill="FFFFFF" w:themeFill="background1"/>
        <w:spacing w:lineRule="auto" w:line="240" w:before="0" w:after="0"/>
        <w:pPrChange w:id="0" w:author="Winston.Huang" w:date="2025-05-20T14:58:00Z">
          <w:pPr>
            <w:spacing w:lineRule="auto" w:line="259" w:before="240" w:after="240"/>
            <w:shd w:val="clear" w:color="auto" w:fill="FFFFFF" w:themeFill="background1"/>
          </w:pPr>
        </w:pPrChange>
        <w:rPr>
          <w:rFonts w:ascii="Aptos" w:hAnsi="Aptos" w:cs="Aptos"/>
          <w:color w:val="0F4761" w:themeColor="accent1" w:themeShade="bf"/>
          <w:sz w:val="28"/>
          <w:szCs w:val="28"/>
          <w:lang w:val="en-IN"/>
          <w:ins w:id="2740" w:author="Winston.Huang" w:date="2025-05-20T14:57:00Z"/>
        </w:rPr>
      </w:pPr>
      <w:ins w:id="2739" w:author="Winston.Huang" w:date="2025-05-20T14:57:00Z">
        <w:r>
          <w:rPr>
            <w:rFonts w:cs="Aptos"/>
            <w:color w:val="0F4761" w:themeColor="accent1" w:themeShade="bf"/>
            <w:sz w:val="28"/>
            <w:szCs w:val="28"/>
            <w:lang w:val="en-IN"/>
          </w:rPr>
          <w:t>3.Create a new systemd service</w:t>
        </w:r>
      </w:ins>
    </w:p>
    <w:p>
      <w:pPr>
        <w:pStyle w:val="Normal"/>
        <w:shd w:val="clear" w:color="auto" w:fill="FFFFFF" w:themeFill="background1"/>
        <w:spacing w:lineRule="auto" w:line="240" w:before="0" w:after="0"/>
        <w:pPrChange w:id="0" w:author="Winston.Huang" w:date="2025-05-20T14:58:00Z">
          <w:pPr>
            <w:spacing w:lineRule="auto" w:line="259" w:before="240" w:after="240"/>
            <w:shd w:val="clear" w:color="auto" w:fill="FFFFFF" w:themeFill="background1"/>
          </w:pPr>
        </w:pPrChange>
        <w:rPr>
          <w:rFonts w:ascii="Aptos" w:hAnsi="Aptos" w:cs="Aptos"/>
          <w:color w:val="0F4761" w:themeColor="accent1" w:themeShade="bf"/>
          <w:sz w:val="28"/>
          <w:szCs w:val="28"/>
          <w:lang w:val="en-IN"/>
          <w:ins w:id="2741" w:author="Winston.Huang" w:date="2025-05-20T14:58:00Z"/>
        </w:rPr>
      </w:pPr>
      <w:r>
        <w:rPr>
          <w:rFonts w:cs="Aptos"/>
          <w:color w:val="0F4761" w:themeColor="accent1" w:themeShade="bf"/>
          <w:sz w:val="28"/>
          <w:szCs w:val="28"/>
          <w:lang w:val="en-IN"/>
        </w:rPr>
        <w:t>4.Reload systemd and start the service</w:t>
      </w:r>
    </w:p>
    <w:p>
      <w:pPr>
        <w:pStyle w:val="Normal"/>
        <w:shd w:val="clear" w:color="auto" w:fill="FFFFFF" w:themeFill="background1"/>
        <w:spacing w:lineRule="auto" w:line="240" w:before="0" w:after="0"/>
        <w:pPrChange w:id="0" w:author="Winston.Huang" w:date="2025-05-20T14:58:00Z">
          <w:pPr>
            <w:spacing w:lineRule="auto" w:line="259" w:before="240" w:after="240"/>
            <w:shd w:val="clear" w:color="auto" w:fill="FFFFFF" w:themeFill="background1"/>
          </w:pPr>
        </w:pPrChange>
        <w:rPr>
          <w:rFonts w:ascii="Aptos" w:hAnsi="Aptos" w:cs="Aptos"/>
          <w:color w:val="0F4761" w:themeColor="accent1" w:themeShade="bf"/>
          <w:sz w:val="28"/>
          <w:szCs w:val="28"/>
          <w:lang w:val="en-IN"/>
        </w:rPr>
      </w:pPr>
      <w:ins w:id="2742" w:author="Winston.Huang" w:date="2025-05-20T14:58:00Z">
        <w:r>
          <w:rPr>
            <w:rFonts w:cs="Aptos"/>
            <w:color w:val="0F4761" w:themeColor="accent1" w:themeShade="bf"/>
            <w:sz w:val="28"/>
            <w:szCs w:val="28"/>
            <w:lang w:val="en-IN"/>
          </w:rPr>
          <w:t>5.Observe CPU and memory usage</w:t>
        </w:r>
      </w:ins>
    </w:p>
    <w:p>
      <w:pPr>
        <w:pStyle w:val="ListParagraph"/>
        <w:numPr>
          <w:ilvl w:val="0"/>
          <w:numId w:val="38"/>
        </w:numPr>
        <w:shd w:val="clear" w:color="auto" w:fill="FFFFFF" w:themeFill="background1"/>
        <w:spacing w:lineRule="auto" w:line="259" w:before="240" w:after="240"/>
        <w:contextualSpacing/>
        <w:rPr>
          <w:rFonts w:ascii="Aptos" w:hAnsi="Aptos" w:eastAsia="Aptos" w:cs="Aptos"/>
          <w:color w:val="000000" w:themeColor="text1"/>
          <w:del w:id="2752" w:author="Winston.Huang" w:date="2025-05-20T14:57:00Z"/>
        </w:rPr>
      </w:pPr>
      <w:del w:id="2743" w:author="Winston.Huang" w:date="2025-05-20T14:57:00Z">
        <w:r>
          <w:rPr>
            <w:rFonts w:eastAsia="Aptos" w:cs="Aptos"/>
            <w:color w:val="000000" w:themeColor="text1"/>
            <w:lang w:val="en-IN"/>
          </w:rPr>
          <w:delText>Now install the</w:delText>
        </w:r>
      </w:del>
      <w:del w:id="2744" w:author="Winston.Huang" w:date="2025-05-20T14:57:00Z">
        <w:r>
          <w:rPr>
            <w:rFonts w:eastAsia="Aptos" w:cs="Aptos"/>
            <w:b/>
            <w:bCs/>
            <w:color w:val="000000" w:themeColor="text1"/>
            <w:lang w:val="en-IN"/>
          </w:rPr>
          <w:delText xml:space="preserve"> systemd –cgtop</w:delText>
        </w:r>
      </w:del>
      <w:del w:id="2745" w:author="Winston.Huang" w:date="2025-05-20T14:57:00Z">
        <w:r>
          <w:rPr>
            <w:rFonts w:eastAsia="Aptos" w:cs="Aptos"/>
            <w:color w:val="000000" w:themeColor="text1"/>
            <w:lang w:val="en-IN"/>
          </w:rPr>
          <w:delText xml:space="preserve"> package by using </w:delText>
        </w:r>
      </w:del>
      <w:del w:id="2746" w:author="Winston.Huang" w:date="2025-05-20T14:57:00Z">
        <w:r>
          <w:rPr>
            <w:rFonts w:eastAsia="Aptos" w:cs="Aptos"/>
            <w:b/>
            <w:bCs/>
            <w:color w:val="000000" w:themeColor="text1"/>
            <w:lang w:val="en-IN"/>
          </w:rPr>
          <w:delText xml:space="preserve">apt update </w:delText>
        </w:r>
      </w:del>
      <w:del w:id="2747" w:author="Winston.Huang" w:date="2025-05-20T14:57:00Z">
        <w:r>
          <w:rPr>
            <w:rFonts w:eastAsia="Aptos" w:cs="Aptos"/>
            <w:color w:val="000000" w:themeColor="text1"/>
            <w:lang w:val="en-IN"/>
          </w:rPr>
          <w:delText xml:space="preserve">and </w:delText>
        </w:r>
      </w:del>
      <w:del w:id="2748" w:author="Winston.Huang" w:date="2025-05-20T14:57:00Z">
        <w:r>
          <w:rPr>
            <w:rFonts w:eastAsia="Aptos" w:cs="Aptos"/>
            <w:b/>
            <w:bCs/>
            <w:color w:val="000000" w:themeColor="text1"/>
            <w:lang w:val="en-IN"/>
          </w:rPr>
          <w:delText xml:space="preserve">apt install cgroup-tools </w:delText>
        </w:r>
      </w:del>
      <w:del w:id="2749" w:author="Winston.Huang" w:date="2025-05-20T14:57:00Z">
        <w:r>
          <w:rPr>
            <w:rFonts w:eastAsia="Aptos" w:cs="Aptos"/>
            <w:color w:val="000000" w:themeColor="text1"/>
            <w:lang w:val="en-IN"/>
          </w:rPr>
          <w:delText xml:space="preserve">commands with </w:delText>
        </w:r>
      </w:del>
      <w:del w:id="2750" w:author="Winston.Huang" w:date="2025-05-20T14:57:00Z">
        <w:r>
          <w:rPr>
            <w:rFonts w:eastAsia="Aptos" w:cs="Aptos"/>
            <w:b/>
            <w:bCs/>
            <w:color w:val="000000" w:themeColor="text1"/>
            <w:lang w:val="en-IN"/>
          </w:rPr>
          <w:delText xml:space="preserve">Sudo </w:delText>
        </w:r>
      </w:del>
      <w:del w:id="2751" w:author="Winston.Huang" w:date="2025-05-20T14:57:00Z">
        <w:r>
          <w:rPr>
            <w:rFonts w:eastAsia="Aptos" w:cs="Aptos"/>
            <w:color w:val="000000" w:themeColor="text1"/>
            <w:lang w:val="en-IN"/>
          </w:rPr>
          <w:delText>privileges.</w:delText>
        </w:r>
      </w:del>
    </w:p>
    <w:p>
      <w:pPr>
        <w:pStyle w:val="ListParagraph"/>
        <w:shd w:val="clear" w:color="auto" w:fill="FFFFFF" w:themeFill="background1"/>
        <w:spacing w:lineRule="auto" w:line="259" w:before="240" w:after="240"/>
        <w:contextualSpacing/>
        <w:rPr>
          <w:rFonts w:ascii="Aptos" w:hAnsi="Aptos" w:eastAsia="Aptos" w:cs="Aptos"/>
          <w:color w:val="000000" w:themeColor="text1"/>
          <w:del w:id="2754" w:author="Winston.Huang" w:date="2025-05-20T14:57:00Z"/>
        </w:rPr>
      </w:pPr>
      <w:del w:id="2753" w:author="Winston.Huang" w:date="2025-05-20T14:57:00Z">
        <w:r>
          <w:rPr>
            <w:rFonts w:eastAsia="Aptos" w:cs="Aptos"/>
            <w:b/>
            <w:bCs/>
            <w:color w:val="000000" w:themeColor="text1"/>
            <w:lang w:val="en-IN"/>
          </w:rPr>
          <w:delText>Create and Configure Control Groups:</w:delText>
        </w:r>
      </w:del>
    </w:p>
    <w:p>
      <w:pPr>
        <w:pStyle w:val="ListParagraph"/>
        <w:numPr>
          <w:ilvl w:val="1"/>
          <w:numId w:val="237"/>
        </w:numPr>
        <w:shd w:val="clear" w:color="auto" w:fill="FFFFFF" w:themeFill="background1"/>
        <w:spacing w:lineRule="auto" w:line="259" w:before="120" w:after="120"/>
        <w:contextualSpacing/>
        <w:rPr>
          <w:rFonts w:ascii="Aptos" w:hAnsi="Aptos" w:eastAsia="Aptos" w:cs="Aptos"/>
          <w:color w:val="000000" w:themeColor="text1"/>
          <w:del w:id="2756" w:author="Winston.Huang" w:date="2025-05-20T14:57:00Z"/>
        </w:rPr>
      </w:pPr>
      <w:del w:id="2755" w:author="Winston.Huang" w:date="2025-05-20T14:57:00Z">
        <w:r>
          <w:rPr>
            <w:rFonts w:eastAsia="Aptos" w:cs="Aptos"/>
            <w:color w:val="000000" w:themeColor="text1"/>
            <w:lang w:val="en-IN"/>
          </w:rPr>
          <w:delText>Create a new control group:</w:delText>
        </w:r>
      </w:del>
    </w:p>
    <w:p>
      <w:pPr>
        <w:pStyle w:val="ListParagraph"/>
        <w:numPr>
          <w:ilvl w:val="1"/>
          <w:numId w:val="237"/>
        </w:numPr>
        <w:shd w:val="clear" w:color="auto" w:fill="FFFFFF" w:themeFill="background1"/>
        <w:spacing w:lineRule="auto" w:line="259" w:before="120" w:after="120"/>
        <w:contextualSpacing/>
        <w:rPr>
          <w:rFonts w:ascii="Aptos" w:hAnsi="Aptos" w:eastAsia="Aptos" w:cs="Aptos"/>
          <w:color w:val="000000" w:themeColor="text1"/>
          <w:del w:id="2762" w:author="Winston.Huang" w:date="2025-05-20T14:57:00Z"/>
        </w:rPr>
      </w:pPr>
      <w:del w:id="2757" w:author="Winston.Huang" w:date="2025-05-20T14:57:00Z">
        <w:r>
          <w:rPr>
            <w:rFonts w:eastAsia="Aptos" w:cs="Aptos"/>
            <w:color w:val="000000" w:themeColor="text1"/>
            <w:lang w:val="en-IN"/>
          </w:rPr>
          <w:delText xml:space="preserve">Now create the control Group by using </w:delText>
        </w:r>
      </w:del>
      <w:del w:id="2758" w:author="Winston.Huang" w:date="2025-05-20T14:57:00Z">
        <w:r>
          <w:rPr>
            <w:rFonts w:eastAsia="Aptos" w:cs="Aptos"/>
            <w:b/>
            <w:bCs/>
            <w:color w:val="000000" w:themeColor="text1"/>
            <w:lang w:val="en-IN"/>
          </w:rPr>
          <w:delText xml:space="preserve">cgcreate -g cpu,memory,blkio:/mycontrolgroup </w:delText>
        </w:r>
      </w:del>
      <w:del w:id="2759" w:author="Winston.Huang" w:date="2025-05-20T14:57:00Z">
        <w:r>
          <w:rPr>
            <w:rFonts w:eastAsia="Aptos" w:cs="Aptos"/>
            <w:color w:val="000000" w:themeColor="text1"/>
            <w:lang w:val="en-IN"/>
          </w:rPr>
          <w:delText>command with</w:delText>
        </w:r>
      </w:del>
      <w:del w:id="2760" w:author="Winston.Huang" w:date="2025-05-20T14:57:00Z">
        <w:r>
          <w:rPr>
            <w:rFonts w:eastAsia="Aptos" w:cs="Aptos"/>
            <w:b/>
            <w:bCs/>
            <w:color w:val="000000" w:themeColor="text1"/>
            <w:lang w:val="en-IN"/>
          </w:rPr>
          <w:delText xml:space="preserve"> sudo </w:delText>
        </w:r>
      </w:del>
      <w:del w:id="2761" w:author="Winston.Huang" w:date="2025-05-20T14:57:00Z">
        <w:r>
          <w:rPr>
            <w:rFonts w:eastAsia="Aptos" w:cs="Aptos"/>
            <w:color w:val="000000" w:themeColor="text1"/>
            <w:lang w:val="en-IN"/>
          </w:rPr>
          <w:delText>privileges.</w:delText>
        </w:r>
      </w:del>
    </w:p>
    <w:p>
      <w:pPr>
        <w:pStyle w:val="Normal"/>
        <w:shd w:val="clear" w:color="auto" w:fill="FFFFFF" w:themeFill="background1"/>
        <w:spacing w:lineRule="auto" w:line="259" w:before="120" w:after="120"/>
        <w:ind w:left="720" w:hanging="0"/>
        <w:rPr>
          <w:rFonts w:ascii="Aptos" w:hAnsi="Aptos" w:eastAsia="Aptos" w:cs="Aptos"/>
          <w:b/>
          <w:b/>
          <w:bCs/>
          <w:color w:val="000000" w:themeColor="text1"/>
          <w:del w:id="2764" w:author="Winston.Huang" w:date="2025-05-20T14:57:00Z"/>
        </w:rPr>
      </w:pPr>
      <w:del w:id="2763" w:author="Winston.Huang" w:date="2025-05-20T14:57:00Z">
        <w:r>
          <w:rPr>
            <w:rFonts w:eastAsia="Aptos" w:cs="Aptos"/>
            <w:b/>
            <w:bCs/>
            <w:color w:val="000000" w:themeColor="text1"/>
            <w:lang w:val="en-IN"/>
          </w:rPr>
          <w:delText>Set CPU, memory, and I/O limits:</w:delText>
        </w:r>
      </w:del>
    </w:p>
    <w:p>
      <w:pPr>
        <w:pStyle w:val="ListParagraph"/>
        <w:numPr>
          <w:ilvl w:val="1"/>
          <w:numId w:val="235"/>
        </w:numPr>
        <w:shd w:val="clear" w:color="auto" w:fill="FFFFFF" w:themeFill="background1"/>
        <w:spacing w:lineRule="auto" w:line="259" w:before="120" w:after="120"/>
        <w:contextualSpacing/>
        <w:rPr>
          <w:rFonts w:ascii="Aptos" w:hAnsi="Aptos" w:eastAsia="Aptos" w:cs="Aptos"/>
          <w:color w:val="000000" w:themeColor="text1"/>
          <w:lang w:val="en-IN"/>
          <w:del w:id="2774" w:author="Winston.Huang" w:date="2025-05-20T14:57:00Z"/>
        </w:rPr>
      </w:pPr>
      <w:del w:id="2765" w:author="Winston.Huang" w:date="2025-05-20T14:57:00Z">
        <w:r>
          <w:rPr>
            <w:rFonts w:eastAsia="Aptos" w:cs="Aptos"/>
            <w:color w:val="000000" w:themeColor="text1"/>
            <w:lang w:val="en-IN"/>
          </w:rPr>
          <w:delText xml:space="preserve">Now set CPU,memory and I/O limits by using </w:delText>
        </w:r>
      </w:del>
      <w:del w:id="2766" w:author="Winston.Huang" w:date="2025-05-20T14:57:00Z">
        <w:r>
          <w:rPr>
            <w:rFonts w:eastAsia="Aptos" w:cs="Aptos"/>
            <w:b/>
            <w:bCs/>
            <w:color w:val="000000" w:themeColor="text1"/>
            <w:lang w:val="en-IN"/>
          </w:rPr>
          <w:delText xml:space="preserve">cgset -r cpu.shares=512 /mycontrolgroup, cgset -r memory.limit_in_bytes=512M /mycontrolgroup </w:delText>
        </w:r>
      </w:del>
      <w:del w:id="2767" w:author="Winston.Huang" w:date="2025-05-20T14:57:00Z">
        <w:r>
          <w:rPr>
            <w:rFonts w:eastAsia="Aptos" w:cs="Aptos"/>
            <w:color w:val="000000" w:themeColor="text1"/>
            <w:lang w:val="en-IN"/>
          </w:rPr>
          <w:delText>and</w:delText>
        </w:r>
      </w:del>
      <w:del w:id="2768" w:author="Winston.Huang" w:date="2025-05-20T14:57:00Z">
        <w:r>
          <w:rPr>
            <w:rFonts w:eastAsia="Aptos" w:cs="Aptos"/>
            <w:b/>
            <w:bCs/>
            <w:color w:val="000000" w:themeColor="text1"/>
            <w:lang w:val="en-IN"/>
          </w:rPr>
          <w:delText xml:space="preserve"> </w:delText>
        </w:r>
      </w:del>
      <w:del w:id="2769" w:author="Winston.Huang" w:date="2025-05-20T14:57:00Z">
        <w:r>
          <w:rPr/>
          <w:br/>
        </w:r>
      </w:del>
      <w:del w:id="2770" w:author="Winston.Huang" w:date="2025-05-20T14:57:00Z">
        <w:r>
          <w:rPr>
            <w:rFonts w:eastAsia="Aptos" w:cs="Aptos"/>
            <w:b/>
            <w:bCs/>
            <w:color w:val="000000" w:themeColor="text1"/>
            <w:lang w:val="en-IN"/>
          </w:rPr>
          <w:delText xml:space="preserve"> cgset -r blkio.throttle.read_bps_device="8:0 10485760" /mycontrolgroup </w:delText>
        </w:r>
      </w:del>
      <w:del w:id="2771" w:author="Winston.Huang" w:date="2025-05-20T14:57:00Z">
        <w:r>
          <w:rPr>
            <w:rFonts w:eastAsia="Aptos" w:cs="Aptos"/>
            <w:color w:val="000000" w:themeColor="text1"/>
            <w:lang w:val="en-IN"/>
          </w:rPr>
          <w:delText>commands with</w:delText>
        </w:r>
      </w:del>
      <w:del w:id="2772" w:author="Winston.Huang" w:date="2025-05-20T14:57:00Z">
        <w:r>
          <w:rPr>
            <w:rFonts w:eastAsia="Aptos" w:cs="Aptos"/>
            <w:b/>
            <w:bCs/>
            <w:color w:val="000000" w:themeColor="text1"/>
            <w:lang w:val="en-IN"/>
          </w:rPr>
          <w:delText xml:space="preserve"> sudo </w:delText>
        </w:r>
      </w:del>
      <w:del w:id="2773" w:author="Winston.Huang" w:date="2025-05-20T14:57:00Z">
        <w:r>
          <w:rPr>
            <w:rFonts w:eastAsia="Aptos" w:cs="Aptos"/>
            <w:color w:val="000000" w:themeColor="text1"/>
            <w:lang w:val="en-IN"/>
          </w:rPr>
          <w:delText>privileges.</w:delText>
        </w:r>
      </w:del>
    </w:p>
    <w:p>
      <w:pPr>
        <w:pStyle w:val="Normal"/>
        <w:shd w:val="clear" w:color="auto" w:fill="FFFFFF" w:themeFill="background1"/>
        <w:spacing w:lineRule="auto" w:line="259" w:before="240" w:after="240"/>
        <w:rPr>
          <w:color w:val="0F4761" w:themeColor="accent1" w:themeShade="bf"/>
          <w:sz w:val="28"/>
          <w:szCs w:val="28"/>
          <w:del w:id="2776" w:author="Winston.Huang" w:date="2025-05-20T14:57:00Z"/>
        </w:rPr>
      </w:pPr>
      <w:del w:id="2775" w:author="Winston.Huang" w:date="2025-05-20T14:57:00Z">
        <w:r>
          <w:rPr>
            <w:color w:val="0F4761" w:themeColor="accent1" w:themeShade="bf"/>
            <w:sz w:val="28"/>
            <w:szCs w:val="28"/>
            <w:lang w:val="en-IN"/>
          </w:rPr>
          <w:delText>2. Assign a Process to the Control Group:</w:delText>
        </w:r>
      </w:del>
    </w:p>
    <w:p>
      <w:pPr>
        <w:pStyle w:val="ListParagraph"/>
        <w:numPr>
          <w:ilvl w:val="1"/>
          <w:numId w:val="234"/>
        </w:numPr>
        <w:shd w:val="clear" w:color="auto" w:fill="FFFFFF" w:themeFill="background1"/>
        <w:spacing w:lineRule="auto" w:line="259" w:before="240" w:after="240"/>
        <w:contextualSpacing/>
        <w:rPr>
          <w:rFonts w:ascii="Aptos" w:hAnsi="Aptos" w:eastAsia="Aptos" w:cs="Aptos"/>
          <w:color w:val="000000" w:themeColor="text1"/>
          <w:del w:id="2782" w:author="Winston.Huang" w:date="2025-05-20T14:57:00Z"/>
        </w:rPr>
      </w:pPr>
      <w:del w:id="2777" w:author="Winston.Huang" w:date="2025-05-20T14:57:00Z">
        <w:r>
          <w:rPr>
            <w:color w:val="000000" w:themeColor="text1"/>
            <w:lang w:val="en-IN"/>
          </w:rPr>
          <w:delText xml:space="preserve">Now assign a process to the Control group by using </w:delText>
        </w:r>
      </w:del>
      <w:del w:id="2778" w:author="Winston.Huang" w:date="2025-05-20T14:57:00Z">
        <w:r>
          <w:rPr>
            <w:rFonts w:eastAsia="Aptos" w:cs="Aptos"/>
            <w:b/>
            <w:bCs/>
            <w:color w:val="000000" w:themeColor="text1"/>
            <w:lang w:val="en-IN"/>
          </w:rPr>
          <w:delText xml:space="preserve">cgclassify -g cpu,memory,blkio:/mycontrolgroup &lt;PID&gt; </w:delText>
        </w:r>
      </w:del>
      <w:del w:id="2779" w:author="Winston.Huang" w:date="2025-05-20T14:57:00Z">
        <w:r>
          <w:rPr>
            <w:rFonts w:eastAsia="Aptos" w:cs="Aptos"/>
            <w:color w:val="000000" w:themeColor="text1"/>
            <w:lang w:val="en-IN"/>
          </w:rPr>
          <w:delText>command with</w:delText>
        </w:r>
      </w:del>
      <w:del w:id="2780" w:author="Winston.Huang" w:date="2025-05-20T14:57:00Z">
        <w:r>
          <w:rPr>
            <w:rFonts w:eastAsia="Aptos" w:cs="Aptos"/>
            <w:b/>
            <w:bCs/>
            <w:color w:val="000000" w:themeColor="text1"/>
            <w:lang w:val="en-IN"/>
          </w:rPr>
          <w:delText xml:space="preserve"> sudo </w:delText>
        </w:r>
      </w:del>
      <w:del w:id="2781" w:author="Winston.Huang" w:date="2025-05-20T14:57:00Z">
        <w:r>
          <w:rPr>
            <w:rFonts w:eastAsia="Aptos" w:cs="Aptos"/>
            <w:color w:val="000000" w:themeColor="text1"/>
            <w:lang w:val="en-IN"/>
          </w:rPr>
          <w:delText>privileges.</w:delText>
        </w:r>
      </w:del>
    </w:p>
    <w:p>
      <w:pPr>
        <w:pStyle w:val="Normal"/>
        <w:shd w:val="clear" w:color="auto" w:fill="FFFFFF" w:themeFill="background1"/>
        <w:spacing w:lineRule="auto" w:line="259" w:before="240" w:after="240"/>
        <w:rPr>
          <w:rFonts w:ascii="Aptos" w:hAnsi="Aptos" w:eastAsia="Aptos" w:cs="Aptos"/>
          <w:color w:val="000000" w:themeColor="text1"/>
          <w:del w:id="2786" w:author="Winston.Huang" w:date="2025-05-20T14:57:00Z"/>
        </w:rPr>
      </w:pPr>
      <w:del w:id="2783" w:author="Winston.Huang" w:date="2025-05-20T14:57:00Z">
        <w:r>
          <w:rPr>
            <w:rFonts w:ascii="Aptos" w:hAnsi="Aptos" w:cs="Aptos" w:eastAsia="Aptos"/>
            <w:color w:val="000000" w:themeColor="text1"/>
          </w:rPr>
          <w:delText xml:space="preserve">                </w:delText>
        </w:r>
      </w:del>
      <w:del w:id="2784" w:author="Winston.Huang" w:date="2025-05-20T14:57:00Z">
        <w:r>
          <w:rPr>
            <w:rFonts w:ascii="Aptos" w:hAnsi="Aptos" w:cs="Aptos" w:eastAsia="Aptos"/>
            <w:b/>
            <w:bCs/>
            <w:color w:val="000000" w:themeColor="text1"/>
            <w:lang w:val="en-IN"/>
          </w:rPr>
          <w:delText xml:space="preserve">   </w:delText>
        </w:r>
      </w:del>
      <w:del w:id="2785" w:author="Winston.Huang" w:date="2025-05-20T14:57:00Z">
        <w:r>
          <w:rPr>
            <w:rFonts w:eastAsia="Aptos" w:cs="Aptos"/>
            <w:b/>
            <w:bCs/>
            <w:color w:val="000000" w:themeColor="text1"/>
            <w:lang w:val="en-IN"/>
          </w:rPr>
          <w:delText>Configure systemd to Manage Services:</w:delText>
        </w:r>
      </w:del>
    </w:p>
    <w:p>
      <w:pPr>
        <w:pStyle w:val="ListParagraph"/>
        <w:numPr>
          <w:ilvl w:val="1"/>
          <w:numId w:val="234"/>
        </w:numPr>
        <w:shd w:val="clear" w:color="auto" w:fill="FFFFFF" w:themeFill="background1"/>
        <w:spacing w:lineRule="auto" w:line="259" w:before="240" w:after="240"/>
        <w:contextualSpacing/>
        <w:rPr>
          <w:rFonts w:ascii="Aptos" w:hAnsi="Aptos" w:eastAsia="Aptos" w:cs="Aptos"/>
          <w:color w:val="000000" w:themeColor="text1"/>
          <w:del w:id="2795" w:author="Winston.Huang" w:date="2025-05-20T14:57:00Z"/>
        </w:rPr>
      </w:pPr>
      <w:del w:id="2787" w:author="Winston.Huang" w:date="2025-05-20T14:57:00Z">
        <w:r>
          <w:rPr>
            <w:rFonts w:ascii="Aptos" w:hAnsi="Aptos" w:cs="Aptos" w:eastAsia="Aptos"/>
            <w:color w:val="000000" w:themeColor="text1"/>
            <w:lang w:val="en-IN"/>
          </w:rPr>
          <w:delText xml:space="preserve"> </w:delText>
        </w:r>
      </w:del>
      <w:del w:id="2788" w:author="Winston.Huang" w:date="2025-05-20T14:57:00Z">
        <w:r>
          <w:rPr>
            <w:rFonts w:eastAsia="Aptos" w:cs="Aptos"/>
            <w:color w:val="000000" w:themeColor="text1"/>
            <w:lang w:val="en-IN"/>
          </w:rPr>
          <w:delText xml:space="preserve">Edit the service configuration file: Now open the file  </w:delText>
        </w:r>
      </w:del>
      <w:del w:id="2789" w:author="Winston.Huang" w:date="2025-05-20T14:57:00Z">
        <w:r>
          <w:rPr>
            <w:rFonts w:eastAsia="Aptos" w:cs="Aptos"/>
            <w:b/>
            <w:bCs/>
            <w:color w:val="000000" w:themeColor="text1"/>
            <w:lang w:val="en-IN"/>
          </w:rPr>
          <w:delText xml:space="preserve"> /etc/systemd/system/myservice.service </w:delText>
        </w:r>
      </w:del>
      <w:del w:id="2790" w:author="Winston.Huang" w:date="2025-05-20T14:57:00Z">
        <w:r>
          <w:rPr>
            <w:rFonts w:eastAsia="Aptos" w:cs="Aptos"/>
            <w:color w:val="000000" w:themeColor="text1"/>
            <w:lang w:val="en-IN"/>
          </w:rPr>
          <w:delText xml:space="preserve">in </w:delText>
        </w:r>
      </w:del>
      <w:del w:id="2791" w:author="Winston.Huang" w:date="2025-05-20T14:57:00Z">
        <w:r>
          <w:rPr>
            <w:rFonts w:eastAsia="Aptos" w:cs="Aptos"/>
            <w:b/>
            <w:bCs/>
            <w:color w:val="000000" w:themeColor="text1"/>
            <w:lang w:val="en-IN"/>
          </w:rPr>
          <w:delText xml:space="preserve">nano/vim </w:delText>
        </w:r>
      </w:del>
      <w:del w:id="2792" w:author="Winston.Huang" w:date="2025-05-20T14:57:00Z">
        <w:r>
          <w:rPr>
            <w:rFonts w:eastAsia="Aptos" w:cs="Aptos"/>
            <w:color w:val="000000" w:themeColor="text1"/>
            <w:lang w:val="en-IN"/>
          </w:rPr>
          <w:delText xml:space="preserve">editor tool with </w:delText>
        </w:r>
      </w:del>
      <w:del w:id="2793" w:author="Winston.Huang" w:date="2025-05-20T14:57:00Z">
        <w:r>
          <w:rPr>
            <w:rFonts w:eastAsia="Aptos" w:cs="Aptos"/>
            <w:b/>
            <w:bCs/>
            <w:color w:val="000000" w:themeColor="text1"/>
            <w:lang w:val="en-IN"/>
          </w:rPr>
          <w:delText>Sudo</w:delText>
        </w:r>
      </w:del>
      <w:del w:id="2794" w:author="Winston.Huang" w:date="2025-05-20T14:57:00Z">
        <w:r>
          <w:rPr>
            <w:rFonts w:eastAsia="Aptos" w:cs="Aptos"/>
            <w:color w:val="000000" w:themeColor="text1"/>
            <w:lang w:val="en-IN"/>
          </w:rPr>
          <w:delText xml:space="preserve"> privileges.</w:delText>
        </w:r>
      </w:del>
    </w:p>
    <w:p>
      <w:pPr>
        <w:pStyle w:val="ListParagraph"/>
        <w:numPr>
          <w:ilvl w:val="1"/>
          <w:numId w:val="234"/>
        </w:numPr>
        <w:shd w:val="clear" w:color="auto" w:fill="FFFFFF" w:themeFill="background1"/>
        <w:spacing w:lineRule="auto" w:line="259" w:before="240" w:after="240"/>
        <w:contextualSpacing/>
        <w:rPr>
          <w:rFonts w:ascii="Aptos" w:hAnsi="Aptos" w:eastAsia="Aptos" w:cs="Aptos"/>
          <w:color w:val="000000" w:themeColor="text1"/>
          <w:del w:id="2797" w:author="Winston.Huang" w:date="2025-05-20T14:57:00Z"/>
        </w:rPr>
      </w:pPr>
      <w:del w:id="2796" w:author="Winston.Huang" w:date="2025-05-20T14:57:00Z">
        <w:r>
          <w:rPr>
            <w:rFonts w:eastAsia="Aptos" w:cs="Aptos"/>
            <w:color w:val="000000" w:themeColor="text1"/>
            <w:lang w:val="en-IN"/>
          </w:rPr>
          <w:delText>Add the following configurations to limit resource usage:</w:delText>
        </w:r>
      </w:del>
    </w:p>
    <w:p>
      <w:pPr>
        <w:pStyle w:val="ListParagraph"/>
        <w:shd w:val="clear" w:color="auto" w:fill="FFFFFF" w:themeFill="background1"/>
        <w:spacing w:lineRule="auto" w:line="259" w:before="240" w:after="240"/>
        <w:contextualSpacing/>
        <w:rPr>
          <w:rFonts w:ascii="Aptos" w:hAnsi="Aptos" w:eastAsia="Aptos" w:cs="Aptos"/>
          <w:color w:val="000000" w:themeColor="text1"/>
          <w:del w:id="2810" w:author="Winston.Huang" w:date="2025-05-20T14:57:00Z"/>
        </w:rPr>
      </w:pPr>
      <w:del w:id="2798" w:author="Winston.Huang" w:date="2025-05-20T14:57:00Z">
        <w:r>
          <w:rPr>
            <w:rFonts w:ascii="Aptos" w:hAnsi="Aptos" w:cs="Aptos" w:eastAsia="Aptos"/>
            <w:color w:val="000000" w:themeColor="text1"/>
            <w:lang w:val="en-IN"/>
          </w:rPr>
          <w:delText xml:space="preserve">              </w:delText>
        </w:r>
      </w:del>
      <w:del w:id="2799" w:author="Winston.Huang" w:date="2025-05-20T14:57:00Z">
        <w:r>
          <w:rPr>
            <w:rFonts w:eastAsia="Aptos" w:cs="Aptos"/>
            <w:b/>
            <w:bCs/>
            <w:color w:val="000000" w:themeColor="text1"/>
            <w:lang w:val="en-IN"/>
          </w:rPr>
          <w:delText>[Service]</w:delText>
        </w:r>
      </w:del>
      <w:del w:id="2800" w:author="Winston.Huang" w:date="2025-05-20T14:57:00Z">
        <w:r>
          <w:rPr/>
          <w:br/>
        </w:r>
      </w:del>
      <w:del w:id="2801" w:author="Winston.Huang" w:date="2025-05-20T14:57:00Z">
        <w:r>
          <w:rPr>
            <w:rFonts w:eastAsia="Aptos" w:cs="Aptos"/>
            <w:b/>
            <w:bCs/>
            <w:color w:val="000000" w:themeColor="text1"/>
            <w:lang w:val="en-IN"/>
          </w:rPr>
          <w:delText xml:space="preserve">              CPUAccounting=true</w:delText>
        </w:r>
      </w:del>
      <w:del w:id="2802" w:author="Winston.Huang" w:date="2025-05-20T14:57:00Z">
        <w:r>
          <w:rPr/>
          <w:br/>
        </w:r>
      </w:del>
      <w:del w:id="2803" w:author="Winston.Huang" w:date="2025-05-20T14:57:00Z">
        <w:r>
          <w:rPr>
            <w:rFonts w:eastAsia="Aptos" w:cs="Aptos"/>
            <w:b/>
            <w:bCs/>
            <w:color w:val="000000" w:themeColor="text1"/>
            <w:lang w:val="en-IN"/>
          </w:rPr>
          <w:delText xml:space="preserve">              MemoryAccounting=true</w:delText>
        </w:r>
      </w:del>
      <w:del w:id="2804" w:author="Winston.Huang" w:date="2025-05-20T14:57:00Z">
        <w:r>
          <w:rPr/>
          <w:br/>
        </w:r>
      </w:del>
      <w:del w:id="2805" w:author="Winston.Huang" w:date="2025-05-20T14:57:00Z">
        <w:r>
          <w:rPr>
            <w:rFonts w:eastAsia="Aptos" w:cs="Aptos"/>
            <w:b/>
            <w:bCs/>
            <w:color w:val="000000" w:themeColor="text1"/>
            <w:lang w:val="en-IN"/>
          </w:rPr>
          <w:delText xml:space="preserve">              IOAccounting=true</w:delText>
        </w:r>
      </w:del>
      <w:del w:id="2806" w:author="Winston.Huang" w:date="2025-05-20T14:57:00Z">
        <w:r>
          <w:rPr/>
          <w:br/>
        </w:r>
      </w:del>
      <w:del w:id="2807" w:author="Winston.Huang" w:date="2025-05-20T14:57:00Z">
        <w:r>
          <w:rPr>
            <w:rFonts w:eastAsia="Aptos" w:cs="Aptos"/>
            <w:b/>
            <w:bCs/>
            <w:color w:val="000000" w:themeColor="text1"/>
            <w:lang w:val="en-IN"/>
          </w:rPr>
          <w:delText xml:space="preserve">              CPUQuota=50%</w:delText>
        </w:r>
      </w:del>
      <w:del w:id="2808" w:author="Winston.Huang" w:date="2025-05-20T14:57:00Z">
        <w:r>
          <w:rPr/>
          <w:br/>
        </w:r>
      </w:del>
      <w:del w:id="2809" w:author="Winston.Huang" w:date="2025-05-20T14:57:00Z">
        <w:r>
          <w:rPr>
            <w:rFonts w:eastAsia="Aptos" w:cs="Aptos"/>
            <w:b/>
            <w:bCs/>
            <w:color w:val="000000" w:themeColor="text1"/>
            <w:lang w:val="en-IN"/>
          </w:rPr>
          <w:delText xml:space="preserve">              MemoryMax=512M              </w:delText>
        </w:r>
      </w:del>
    </w:p>
    <w:p>
      <w:pPr>
        <w:pStyle w:val="Normal"/>
        <w:shd w:val="clear" w:color="auto" w:fill="FFFFFF" w:themeFill="background1"/>
        <w:spacing w:lineRule="auto" w:line="259" w:before="0" w:after="0"/>
        <w:rPr>
          <w:rFonts w:ascii="Aptos" w:hAnsi="Aptos" w:eastAsia="Aptos" w:cs="Aptos"/>
          <w:color w:val="000000" w:themeColor="text1"/>
          <w:del w:id="2813" w:author="Winston.Huang" w:date="2025-05-20T14:57:00Z"/>
        </w:rPr>
      </w:pPr>
      <w:del w:id="2811" w:author="Winston.Huang" w:date="2025-05-20T14:57:00Z">
        <w:r>
          <w:rPr>
            <w:rFonts w:ascii="Aptos" w:hAnsi="Aptos" w:cs="Aptos" w:eastAsia="Aptos"/>
            <w:b/>
            <w:bCs/>
            <w:color w:val="000000" w:themeColor="text1"/>
            <w:lang w:val="en-IN"/>
          </w:rPr>
          <w:delText xml:space="preserve">          </w:delText>
        </w:r>
      </w:del>
      <w:del w:id="2812" w:author="Winston.Huang" w:date="2025-05-20T14:57:00Z">
        <w:r>
          <w:rPr>
            <w:rFonts w:eastAsia="Aptos" w:cs="Aptos"/>
            <w:b/>
            <w:bCs/>
            <w:color w:val="000000" w:themeColor="text1"/>
            <w:lang w:val="en-IN"/>
          </w:rPr>
          <w:delText>Network Traffic Rate Limiting:</w:delText>
        </w:r>
      </w:del>
    </w:p>
    <w:p>
      <w:pPr>
        <w:pStyle w:val="ListParagraph"/>
        <w:numPr>
          <w:ilvl w:val="1"/>
          <w:numId w:val="236"/>
        </w:numPr>
        <w:shd w:val="clear" w:color="auto" w:fill="FFFFFF" w:themeFill="background1"/>
        <w:spacing w:lineRule="auto" w:line="259" w:before="120" w:after="120"/>
        <w:contextualSpacing/>
        <w:rPr>
          <w:rFonts w:ascii="Aptos" w:hAnsi="Aptos" w:eastAsia="Aptos" w:cs="Aptos"/>
          <w:color w:val="000000" w:themeColor="text1"/>
          <w:del w:id="2817" w:author="Winston.Huang" w:date="2025-05-20T14:57:00Z"/>
        </w:rPr>
      </w:pPr>
      <w:del w:id="2814" w:author="Winston.Huang" w:date="2025-05-20T14:57:00Z">
        <w:r>
          <w:rPr>
            <w:rFonts w:eastAsia="Aptos" w:cs="Aptos"/>
            <w:color w:val="000000" w:themeColor="text1"/>
            <w:lang w:val="en-IN"/>
          </w:rPr>
          <w:delText xml:space="preserve">Use </w:delText>
        </w:r>
      </w:del>
      <w:del w:id="2815" w:author="Winston.Huang" w:date="2025-05-20T14:57:00Z">
        <w:r>
          <w:rPr>
            <w:rFonts w:eastAsia="Aptos" w:cs="Aptos"/>
            <w:b/>
            <w:bCs/>
            <w:color w:val="000000" w:themeColor="text1"/>
            <w:lang w:val="en-IN"/>
          </w:rPr>
          <w:delText>tc</w:delText>
        </w:r>
      </w:del>
      <w:del w:id="2816" w:author="Winston.Huang" w:date="2025-05-20T14:57:00Z">
        <w:r>
          <w:rPr>
            <w:rFonts w:eastAsia="Aptos" w:cs="Aptos"/>
            <w:color w:val="000000" w:themeColor="text1"/>
            <w:lang w:val="en-IN"/>
          </w:rPr>
          <w:delText xml:space="preserve"> (traffic control) to limit network traffic rates:</w:delText>
        </w:r>
      </w:del>
    </w:p>
    <w:p>
      <w:pPr>
        <w:pStyle w:val="ListParagraph"/>
        <w:widowControl/>
        <w:numPr>
          <w:ilvl w:val="1"/>
          <w:numId w:val="236"/>
        </w:numPr>
        <w:shd w:val="clear" w:color="auto" w:fill="FFFFFF" w:themeFill="background1"/>
        <w:spacing w:lineRule="auto" w:line="259" w:before="120" w:after="120"/>
        <w:contextualSpacing/>
        <w:rPr>
          <w:rFonts w:ascii="Aptos" w:hAnsi="Aptos" w:eastAsia="Aptos" w:cs="Aptos"/>
          <w:b/>
          <w:b/>
          <w:bCs/>
          <w:color w:val="000000" w:themeColor="text1"/>
          <w:lang w:val="en-IN"/>
          <w:del w:id="2825" w:author="Winston.Huang" w:date="2025-05-20T14:57:00Z"/>
        </w:rPr>
      </w:pPr>
      <w:del w:id="2818" w:author="Winston.Huang" w:date="2025-05-20T14:57:00Z">
        <w:r>
          <w:rPr>
            <w:rFonts w:eastAsia="Aptos" w:cs="Aptos"/>
            <w:color w:val="000000" w:themeColor="text1"/>
            <w:lang w:val="en-IN"/>
          </w:rPr>
          <w:delText xml:space="preserve">Now install the Network Traffic Rate Limiting by using </w:delText>
        </w:r>
      </w:del>
      <w:del w:id="2819" w:author="Winston.Huang" w:date="2025-05-20T14:57:00Z">
        <w:r>
          <w:rPr>
            <w:rFonts w:eastAsia="Aptos" w:cs="Aptos"/>
            <w:b/>
            <w:bCs/>
            <w:color w:val="000000" w:themeColor="text1"/>
            <w:lang w:val="en-IN"/>
          </w:rPr>
          <w:delText xml:space="preserve">apt install iproute2,tc qdisc add dev eth0 root handle 1: htb default 30, tc class add dev eth0 parent 1: classid 1:1 htb rate 100mbi </w:delText>
        </w:r>
      </w:del>
      <w:del w:id="2820" w:author="Winston.Huang" w:date="2025-05-20T14:57:00Z">
        <w:r>
          <w:rPr>
            <w:rFonts w:eastAsia="Aptos" w:cs="Aptos"/>
            <w:color w:val="000000" w:themeColor="text1"/>
            <w:lang w:val="en-IN"/>
          </w:rPr>
          <w:delText xml:space="preserve">and </w:delText>
        </w:r>
      </w:del>
      <w:del w:id="2821" w:author="Winston.Huang" w:date="2025-05-20T14:57:00Z">
        <w:r>
          <w:rPr>
            <w:rFonts w:eastAsia="Aptos" w:cs="Aptos"/>
            <w:b/>
            <w:bCs/>
            <w:color w:val="000000" w:themeColor="text1"/>
            <w:lang w:val="en-IN"/>
          </w:rPr>
          <w:delText xml:space="preserve"> tc class add dev eth0 parent 1:1 classid 1:30 htb rate 10mbit </w:delText>
        </w:r>
      </w:del>
      <w:del w:id="2822" w:author="Winston.Huang" w:date="2025-05-20T14:57:00Z">
        <w:r>
          <w:rPr>
            <w:rFonts w:eastAsia="Aptos" w:cs="Aptos"/>
            <w:color w:val="000000" w:themeColor="text1"/>
            <w:lang w:val="en-IN"/>
          </w:rPr>
          <w:delText xml:space="preserve">commands with </w:delText>
        </w:r>
      </w:del>
      <w:del w:id="2823" w:author="Winston.Huang" w:date="2025-05-20T14:57:00Z">
        <w:r>
          <w:rPr>
            <w:rFonts w:eastAsia="Aptos" w:cs="Aptos"/>
            <w:b/>
            <w:bCs/>
            <w:color w:val="000000" w:themeColor="text1"/>
            <w:lang w:val="en-IN"/>
          </w:rPr>
          <w:delText xml:space="preserve">sudo </w:delText>
        </w:r>
      </w:del>
      <w:del w:id="2824" w:author="Winston.Huang" w:date="2025-05-20T14:57:00Z">
        <w:r>
          <w:rPr>
            <w:rFonts w:eastAsia="Aptos" w:cs="Aptos"/>
            <w:color w:val="000000" w:themeColor="text1"/>
            <w:lang w:val="en-IN"/>
          </w:rPr>
          <w:delText>privileges.</w:delText>
        </w:r>
      </w:del>
    </w:p>
    <w:p>
      <w:pPr>
        <w:pStyle w:val="ListParagraph"/>
        <w:widowControl/>
        <w:rPr/>
      </w:pPr>
      <w:bookmarkStart w:id="224" w:name="_Toc207723373"/>
      <w:r>
        <w:rPr/>
        <w:t>CR 7.3 – Control system backup</w:t>
      </w:r>
      <w:bookmarkEnd w:id="224"/>
    </w:p>
    <w:p>
      <w:pPr>
        <w:pStyle w:val="Normal"/>
        <w:rPr>
          <w:rFonts w:ascii="Aptos" w:hAnsi="Aptos" w:eastAsia="Aptos" w:cs="Aptos"/>
        </w:rPr>
      </w:pPr>
      <w:r>
        <w:rPr>
          <w:rFonts w:eastAsia="Aptos" w:cs="Aptos"/>
          <w:color w:val="000000" w:themeColor="text1"/>
        </w:rPr>
        <w:t xml:space="preserve">The content of </w:t>
      </w:r>
      <w:ins w:id="2826" w:author="Winston.Huang" w:date="2025-05-20T15:03:00Z">
        <w:r>
          <w:rPr>
            <w:rFonts w:eastAsia="Aptos" w:cs="Aptos"/>
            <w:color w:val="000000" w:themeColor="text1"/>
          </w:rPr>
          <w:t>C</w:t>
        </w:r>
      </w:ins>
      <w:del w:id="2827" w:author="Winston.Huang" w:date="2025-05-20T15:03:00Z">
        <w:r>
          <w:rPr>
            <w:rFonts w:eastAsia="Aptos" w:cs="Aptos"/>
            <w:color w:val="000000" w:themeColor="text1"/>
          </w:rPr>
          <w:delText>HD</w:delText>
        </w:r>
      </w:del>
      <w:r>
        <w:rPr>
          <w:rFonts w:eastAsia="Aptos" w:cs="Aptos"/>
          <w:color w:val="000000" w:themeColor="text1"/>
        </w:rPr>
        <w:t xml:space="preserve">R 7.3 RE(1) already includes the requirements of </w:t>
      </w:r>
      <w:ins w:id="2828" w:author="Winston.Huang" w:date="2025-05-20T15:03:00Z">
        <w:r>
          <w:rPr>
            <w:rFonts w:eastAsia="Aptos" w:cs="Aptos"/>
            <w:color w:val="000000" w:themeColor="text1"/>
          </w:rPr>
          <w:t>C</w:t>
        </w:r>
      </w:ins>
      <w:del w:id="2829" w:author="Winston.Huang" w:date="2025-05-20T15:03:00Z">
        <w:r>
          <w:rPr>
            <w:rFonts w:eastAsia="Aptos" w:cs="Aptos"/>
            <w:color w:val="000000" w:themeColor="text1"/>
          </w:rPr>
          <w:delText>HD</w:delText>
        </w:r>
      </w:del>
      <w:r>
        <w:rPr>
          <w:rFonts w:eastAsia="Aptos" w:cs="Aptos"/>
          <w:color w:val="000000" w:themeColor="text1"/>
        </w:rPr>
        <w:t>R 7.3.</w:t>
      </w:r>
    </w:p>
    <w:p>
      <w:pPr>
        <w:pStyle w:val="3"/>
        <w:widowControl/>
        <w:spacing w:lineRule="auto" w:line="240" w:before="160" w:after="0"/>
        <w:rPr>
          <w:rFonts w:ascii="Aptos" w:hAnsi="Aptos" w:eastAsia="Aptos" w:cs="Aptos"/>
        </w:rPr>
      </w:pPr>
      <w:bookmarkStart w:id="225" w:name="_Toc207723374"/>
      <w:r>
        <w:rPr>
          <w:rFonts w:eastAsia="Aptos" w:cs="Aptos"/>
        </w:rPr>
        <w:t>Statement</w:t>
      </w:r>
      <w:bookmarkEnd w:id="225"/>
    </w:p>
    <w:p>
      <w:pPr>
        <w:pStyle w:val="Normal"/>
        <w:widowControl/>
        <w:rPr/>
      </w:pPr>
      <w:r>
        <w:rPr/>
        <w:t xml:space="preserve">  </w:t>
      </w:r>
      <w:r>
        <w:rPr/>
        <w:t>N/A</w:t>
      </w:r>
    </w:p>
    <w:p>
      <w:pPr>
        <w:pStyle w:val="3"/>
        <w:widowControl/>
        <w:rPr>
          <w:rFonts w:ascii="Aptos" w:hAnsi="Aptos" w:eastAsia="Aptos" w:cs="Aptos"/>
        </w:rPr>
      </w:pPr>
      <w:bookmarkStart w:id="226" w:name="_Toc207723375"/>
      <w:r>
        <w:rPr/>
        <w:t>Evidence</w:t>
      </w:r>
      <w:bookmarkEnd w:id="226"/>
    </w:p>
    <w:p>
      <w:pPr>
        <w:pStyle w:val="Normal"/>
        <w:widowControl/>
        <w:rPr/>
      </w:pPr>
      <w:r>
        <w:rPr/>
        <w:t xml:space="preserve"> </w:t>
      </w:r>
      <w:r>
        <w:rPr/>
        <w:t xml:space="preserve">N/A </w:t>
      </w:r>
    </w:p>
    <w:p>
      <w:pPr>
        <w:pStyle w:val="3"/>
        <w:widowControl/>
        <w:spacing w:lineRule="auto" w:line="240" w:before="160" w:after="0"/>
        <w:rPr>
          <w:rFonts w:ascii="Aptos" w:hAnsi="Aptos" w:eastAsia="Aptos" w:cs="Aptos"/>
        </w:rPr>
      </w:pPr>
      <w:bookmarkStart w:id="227" w:name="_Toc207723376"/>
      <w:r>
        <w:rPr>
          <w:rFonts w:eastAsia="Aptos" w:cs="Aptos"/>
        </w:rPr>
        <w:t>Detailed Setting Steps</w:t>
      </w:r>
      <w:bookmarkEnd w:id="227"/>
    </w:p>
    <w:p>
      <w:pPr>
        <w:pStyle w:val="Normal"/>
        <w:widowControl/>
        <w:spacing w:lineRule="auto" w:line="240" w:before="0" w:after="0"/>
        <w:rPr>
          <w:rFonts w:eastAsia="新細明體" w:cs="Segoe UI"/>
        </w:rPr>
      </w:pPr>
      <w:r>
        <w:rPr>
          <w:rFonts w:eastAsia="新細明體" w:cs="Segoe UI"/>
        </w:rPr>
        <w:t>N/A</w:t>
      </w:r>
    </w:p>
    <w:p>
      <w:pPr>
        <w:pStyle w:val="2"/>
        <w:widowControl/>
        <w:rPr>
          <w:rFonts w:ascii="Aptos" w:hAnsi="Aptos" w:eastAsia="Aptos" w:cs="Aptos"/>
        </w:rPr>
      </w:pPr>
      <w:bookmarkStart w:id="228" w:name="_Toc207723377"/>
      <w:r>
        <w:rPr/>
        <w:t>CR 7.3(1) – Backup Integrity Verification</w:t>
      </w:r>
      <w:bookmarkEnd w:id="228"/>
    </w:p>
    <w:p>
      <w:pPr>
        <w:pStyle w:val="Normal"/>
        <w:widowControl/>
        <w:spacing w:lineRule="auto" w:line="240" w:before="0" w:after="0"/>
        <w:jc w:val="both"/>
        <w:rPr/>
      </w:pPr>
      <w:r>
        <w:rPr>
          <w:color w:val="0D0D0D" w:themeColor="text1" w:themeTint="f2"/>
        </w:rPr>
        <w:t>Control system backup and backup integrity verification involve using the Timeshift tool to ensure system-level backups without disrupting normal operations and verifying the integrity of these backups.</w:t>
      </w:r>
    </w:p>
    <w:p>
      <w:pPr>
        <w:pStyle w:val="3"/>
        <w:widowControl/>
        <w:spacing w:lineRule="auto" w:line="240" w:before="160" w:after="0"/>
        <w:rPr>
          <w:rFonts w:ascii="Aptos" w:hAnsi="Aptos" w:eastAsia="Aptos" w:cs="Aptos"/>
        </w:rPr>
      </w:pPr>
      <w:bookmarkStart w:id="229" w:name="_Toc207723378"/>
      <w:r>
        <w:rPr>
          <w:rFonts w:eastAsia="Aptos" w:cs="Aptos"/>
        </w:rPr>
        <w:t>Statement</w:t>
      </w:r>
      <w:bookmarkEnd w:id="229"/>
    </w:p>
    <w:p>
      <w:pPr>
        <w:pStyle w:val="NormalWeb"/>
        <w:shd w:val="clear" w:color="auto" w:fill="FFFFFF" w:themeFill="background1"/>
        <w:spacing w:before="280" w:afterAutospacing="0" w:after="0"/>
        <w:jc w:val="both"/>
        <w:rPr>
          <w:rFonts w:ascii="Aptos" w:hAnsi="Aptos" w:eastAsia="新細明體" w:cs="Arial" w:asciiTheme="minorHAnsi" w:cstheme="minorBidi" w:eastAsiaTheme="minorEastAsia" w:hAnsiTheme="minorHAnsi"/>
        </w:rPr>
      </w:pPr>
      <w:r>
        <w:rPr>
          <w:rFonts w:eastAsia="新細明體" w:cs="Arial" w:ascii="Aptos" w:hAnsi="Aptos" w:asciiTheme="minorHAnsi" w:cstheme="minorBidi" w:eastAsiaTheme="minorEastAsia" w:hAnsiTheme="minorHAnsi"/>
          <w:color w:val="0D0D0D" w:themeColor="text1" w:themeTint="f2"/>
        </w:rPr>
        <w:t>This document outlines the method to comply with IEC 62443 4-2 CR 7.3 and CR 7.3 RE(1) requirements for Control System backup and Backup Integrity Verification on the Ubuntu 22.04 LTS operating system, utilizing the Timeshift tool. The backup process is designed to ensure system-level backups without affecting normal component operations and includes integrity verification mechanisms.</w:t>
      </w:r>
    </w:p>
    <w:p>
      <w:pPr>
        <w:pStyle w:val="3"/>
        <w:widowControl/>
        <w:shd w:val="clear" w:color="auto" w:fill="FFFFFF" w:themeFill="background1"/>
        <w:spacing w:before="160" w:after="0"/>
        <w:rPr>
          <w:rFonts w:ascii="Aptos" w:hAnsi="Aptos" w:eastAsia="Aptos" w:cs="Aptos"/>
        </w:rPr>
      </w:pPr>
      <w:bookmarkStart w:id="230" w:name="_Toc207723379"/>
      <w:r>
        <w:rPr/>
        <w:t>Evidence</w:t>
      </w:r>
      <w:bookmarkEnd w:id="230"/>
    </w:p>
    <w:p>
      <w:pPr>
        <w:pStyle w:val="Normal"/>
        <w:widowControl/>
        <w:spacing w:lineRule="auto" w:line="240" w:before="0" w:after="0"/>
        <w:jc w:val="both"/>
        <w:rPr/>
      </w:pPr>
      <w:r>
        <w:rPr>
          <w:color w:val="0D0D0D" w:themeColor="text1" w:themeTint="f2"/>
        </w:rPr>
        <w:t>The Timeshift tool on Ubuntu 22.04 LTS provides comprehensive backup capabilities essential for recovering from control system failures or misconfigurations. By automating backups, Timeshift ensures all necessary files are captured, thus minimizing operator workload and maximizing system reliability. Additionally, the tool supports backup integrity verification, ensuring that the data integrity is validated before any restore operation, complying with CR 7.3 RE(1).</w:t>
      </w:r>
    </w:p>
    <w:p>
      <w:pPr>
        <w:pStyle w:val="3"/>
        <w:widowControl/>
        <w:spacing w:lineRule="auto" w:line="240" w:before="160" w:after="0"/>
        <w:rPr>
          <w:rFonts w:ascii="Aptos" w:hAnsi="Aptos" w:eastAsia="Aptos" w:cs="Aptos"/>
        </w:rPr>
      </w:pPr>
      <w:bookmarkStart w:id="231" w:name="_Toc207723380"/>
      <w:r>
        <w:rPr>
          <w:rFonts w:eastAsia="Aptos" w:cs="Aptos"/>
        </w:rPr>
        <w:t>Detailed Setting Steps</w:t>
      </w:r>
      <w:bookmarkEnd w:id="231"/>
    </w:p>
    <w:p>
      <w:pPr>
        <w:pStyle w:val="Normal"/>
        <w:widowControl/>
        <w:spacing w:lineRule="auto" w:line="259"/>
        <w:rPr>
          <w:rFonts w:ascii="Aptos" w:hAnsi="Aptos" w:eastAsia="Aptos" w:cs="Aptos"/>
          <w:color w:val="0F4761" w:themeColor="accent1" w:themeShade="bf"/>
          <w:sz w:val="28"/>
          <w:szCs w:val="28"/>
        </w:rPr>
      </w:pPr>
      <w:r>
        <w:rPr>
          <w:rFonts w:cs="Segoe UI"/>
        </w:rPr>
        <w:t xml:space="preserve">  </w:t>
      </w:r>
      <w:r>
        <w:rPr>
          <w:rFonts w:eastAsia="Aptos" w:cs="Aptos"/>
          <w:color w:val="0F4761" w:themeColor="accent1" w:themeShade="bf"/>
          <w:sz w:val="28"/>
          <w:szCs w:val="28"/>
          <w:lang w:val="en-IN"/>
        </w:rPr>
        <w:t>Installation of Timeshift Tool</w:t>
      </w:r>
    </w:p>
    <w:p>
      <w:pPr>
        <w:pStyle w:val="Normal"/>
        <w:widowControl/>
        <w:shd w:val="clear" w:color="auto" w:fill="FFFFFF" w:themeFill="background1"/>
        <w:spacing w:lineRule="auto" w:line="259" w:before="120" w:after="120"/>
        <w:rPr>
          <w:rFonts w:ascii="Aptos" w:hAnsi="Aptos" w:eastAsia="Aptos" w:cs="Aptos"/>
          <w:b/>
          <w:b/>
          <w:bCs/>
          <w:color w:val="000000" w:themeColor="text1"/>
          <w:lang w:val="en-IN"/>
        </w:rPr>
      </w:pPr>
      <w:r>
        <w:rPr>
          <w:rFonts w:ascii="Aptos" w:hAnsi="Aptos" w:cs="Aptos" w:eastAsia="Aptos"/>
          <w:color w:val="000000" w:themeColor="text1"/>
          <w:lang w:val="en-IN"/>
        </w:rPr>
        <w:t xml:space="preserve">     </w:t>
      </w:r>
      <w:r>
        <w:rPr>
          <w:rFonts w:eastAsia="Aptos" w:cs="Aptos"/>
          <w:color w:val="000000" w:themeColor="text1"/>
          <w:lang w:val="en-IN"/>
        </w:rPr>
        <w:t>Update the system package list:</w:t>
      </w:r>
    </w:p>
    <w:p>
      <w:pPr>
        <w:pStyle w:val="ListParagraph"/>
        <w:widowControl/>
        <w:numPr>
          <w:ilvl w:val="0"/>
          <w:numId w:val="231"/>
        </w:numPr>
        <w:shd w:val="clear" w:color="auto" w:fill="FFFFFF" w:themeFill="background1"/>
        <w:spacing w:lineRule="auto" w:line="259" w:before="120" w:after="120"/>
        <w:contextualSpacing/>
        <w:rPr>
          <w:rFonts w:ascii="Aptos" w:hAnsi="Aptos" w:eastAsia="Aptos" w:cs="Aptos"/>
          <w:color w:val="000000" w:themeColor="text1"/>
          <w:lang w:val="en-IN"/>
        </w:rPr>
      </w:pPr>
      <w:r>
        <w:rPr>
          <w:rFonts w:eastAsia="Aptos" w:cs="Aptos"/>
          <w:color w:val="000000" w:themeColor="text1"/>
          <w:lang w:val="en-IN"/>
        </w:rPr>
        <w:t xml:space="preserve">Now update the system package by using </w:t>
      </w:r>
      <w:r>
        <w:rPr>
          <w:rFonts w:eastAsia="Aptos" w:cs="Aptos"/>
          <w:b/>
          <w:bCs/>
          <w:color w:val="000000" w:themeColor="text1"/>
          <w:lang w:val="en-IN"/>
        </w:rPr>
        <w:t>apt update</w:t>
      </w:r>
      <w:r>
        <w:rPr>
          <w:rFonts w:eastAsia="Aptos" w:cs="Aptos"/>
          <w:color w:val="000000" w:themeColor="text1"/>
          <w:lang w:val="en-IN"/>
        </w:rPr>
        <w:t xml:space="preserve"> command with </w:t>
      </w:r>
      <w:r>
        <w:rPr>
          <w:rFonts w:eastAsia="Aptos" w:cs="Aptos"/>
          <w:b/>
          <w:bCs/>
          <w:color w:val="000000" w:themeColor="text1"/>
          <w:lang w:val="en-IN"/>
        </w:rPr>
        <w:t xml:space="preserve">sudo </w:t>
      </w:r>
      <w:r>
        <w:rPr>
          <w:rFonts w:eastAsia="Aptos" w:cs="Aptos"/>
          <w:color w:val="000000" w:themeColor="text1"/>
          <w:lang w:val="en-IN"/>
        </w:rPr>
        <w:t>privileges.</w:t>
      </w:r>
    </w:p>
    <w:p>
      <w:pPr>
        <w:pStyle w:val="Normal"/>
        <w:widowControl/>
        <w:shd w:val="clear" w:color="auto" w:fill="FFFFFF" w:themeFill="background1"/>
        <w:spacing w:lineRule="auto" w:line="259" w:before="120" w:after="12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Install Timeshift:</w:t>
      </w:r>
    </w:p>
    <w:p>
      <w:pPr>
        <w:pStyle w:val="ListParagraph"/>
        <w:widowControl/>
        <w:numPr>
          <w:ilvl w:val="0"/>
          <w:numId w:val="230"/>
        </w:numPr>
        <w:shd w:val="clear" w:color="auto" w:fill="FFFFFF" w:themeFill="background1"/>
        <w:spacing w:lineRule="auto" w:line="259" w:before="0" w:after="0"/>
        <w:contextualSpacing/>
        <w:rPr>
          <w:rFonts w:ascii="Aptos" w:hAnsi="Aptos" w:eastAsia="Aptos" w:cs="Aptos"/>
          <w:color w:val="000000" w:themeColor="text1"/>
        </w:rPr>
      </w:pPr>
      <w:r>
        <w:rPr>
          <w:rFonts w:eastAsia="Aptos" w:cs="Aptos"/>
          <w:color w:val="000000" w:themeColor="text1"/>
          <w:lang w:val="en-IN"/>
        </w:rPr>
        <w:t>Now install the Timeshift package by using</w:t>
      </w:r>
      <w:r>
        <w:rPr>
          <w:rFonts w:eastAsia="Aptos" w:cs="Aptos"/>
          <w:b/>
          <w:bCs/>
          <w:color w:val="000000" w:themeColor="text1"/>
          <w:lang w:val="en-IN"/>
        </w:rPr>
        <w:t xml:space="preserve"> apt install timeshift </w:t>
      </w:r>
      <w:r>
        <w:rPr>
          <w:rFonts w:eastAsia="Aptos" w:cs="Aptos"/>
          <w:color w:val="000000" w:themeColor="text1"/>
          <w:lang w:val="en-IN"/>
        </w:rPr>
        <w:t>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hd w:val="clear" w:color="auto" w:fill="FFFFFF" w:themeFill="background1"/>
        <w:spacing w:lineRule="auto" w:line="259" w:before="120" w:after="120"/>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Launch Timeshift:</w:t>
      </w:r>
    </w:p>
    <w:p>
      <w:pPr>
        <w:pStyle w:val="ListParagraph"/>
        <w:widowControl/>
        <w:numPr>
          <w:ilvl w:val="0"/>
          <w:numId w:val="229"/>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Now Launch the Timeshift by using</w:t>
      </w:r>
      <w:r>
        <w:rPr>
          <w:rFonts w:eastAsia="Aptos" w:cs="Aptos"/>
          <w:b/>
          <w:bCs/>
          <w:color w:val="000000" w:themeColor="text1"/>
          <w:lang w:val="en-IN"/>
        </w:rPr>
        <w:t xml:space="preserve"> timeshift-gtk</w:t>
      </w:r>
      <w:r>
        <w:rPr>
          <w:rFonts w:eastAsia="Aptos" w:cs="Aptos"/>
          <w:color w:val="000000" w:themeColor="text1"/>
          <w:lang w:val="en-IN"/>
        </w:rPr>
        <w:t xml:space="preserve"> command with</w:t>
      </w:r>
      <w:r>
        <w:rPr>
          <w:rFonts w:eastAsia="Aptos" w:cs="Aptos"/>
          <w:b/>
          <w:bCs/>
          <w:color w:val="000000" w:themeColor="text1"/>
          <w:lang w:val="en-IN"/>
        </w:rPr>
        <w:t xml:space="preserve"> Sudo </w:t>
      </w:r>
      <w:r>
        <w:rPr>
          <w:rFonts w:eastAsia="Aptos" w:cs="Aptos"/>
          <w:color w:val="000000" w:themeColor="text1"/>
          <w:lang w:val="en-IN"/>
        </w:rPr>
        <w:t>privileges</w:t>
      </w:r>
    </w:p>
    <w:p>
      <w:pPr>
        <w:pStyle w:val="Normal"/>
        <w:widowControl/>
        <w:shd w:val="clear" w:color="auto" w:fill="FFFFFF" w:themeFill="background1"/>
        <w:spacing w:lineRule="auto" w:line="259" w:before="120" w:after="120"/>
        <w:rPr>
          <w:rFonts w:ascii="Aptos" w:hAnsi="Aptos" w:eastAsia="Aptos" w:cs="Aptos"/>
          <w:color w:val="000000" w:themeColor="text1"/>
        </w:rPr>
      </w:pPr>
      <w:r>
        <w:rPr>
          <w:rFonts w:eastAsia="Aptos" w:cs="Aptos"/>
          <w:color w:val="000000" w:themeColor="text1"/>
          <w:lang w:val="en-IN"/>
        </w:rPr>
        <w:t>Follow the setup wizard to configure the initial settings. Choose the snapshot type (RSYNC is recommended) and select the disk where snapshots will be stored.</w:t>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Configuring Backups</w:t>
      </w:r>
    </w:p>
    <w:p>
      <w:pPr>
        <w:pStyle w:val="ListParagraph"/>
        <w:widowControl/>
        <w:numPr>
          <w:ilvl w:val="0"/>
          <w:numId w:val="233"/>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Open Timeshift.</w:t>
      </w:r>
    </w:p>
    <w:p>
      <w:pPr>
        <w:pStyle w:val="ListParagraph"/>
        <w:widowControl/>
        <w:numPr>
          <w:ilvl w:val="0"/>
          <w:numId w:val="233"/>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Click on the</w:t>
      </w:r>
      <w:r>
        <w:rPr>
          <w:rFonts w:eastAsia="Aptos" w:cs="Aptos"/>
          <w:b/>
          <w:bCs/>
          <w:color w:val="000000" w:themeColor="text1"/>
          <w:lang w:val="en-IN"/>
        </w:rPr>
        <w:t xml:space="preserve"> “Create”</w:t>
      </w:r>
      <w:r>
        <w:rPr>
          <w:rFonts w:eastAsia="Aptos" w:cs="Aptos"/>
          <w:color w:val="000000" w:themeColor="text1"/>
          <w:lang w:val="en-IN"/>
        </w:rPr>
        <w:t xml:space="preserve"> button to manually create a backup snapshot.</w:t>
      </w:r>
    </w:p>
    <w:p>
      <w:pPr>
        <w:pStyle w:val="ListParagraph"/>
        <w:widowControl/>
        <w:numPr>
          <w:ilvl w:val="0"/>
          <w:numId w:val="233"/>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To schedule automatic backups, go to the </w:t>
      </w:r>
      <w:r>
        <w:rPr>
          <w:rFonts w:eastAsia="Aptos" w:cs="Aptos"/>
          <w:b/>
          <w:bCs/>
          <w:color w:val="000000" w:themeColor="text1"/>
          <w:lang w:val="en-IN"/>
        </w:rPr>
        <w:t>“Settings”</w:t>
      </w:r>
      <w:r>
        <w:rPr>
          <w:rFonts w:eastAsia="Aptos" w:cs="Aptos"/>
          <w:color w:val="000000" w:themeColor="text1"/>
          <w:lang w:val="en-IN"/>
        </w:rPr>
        <w:t xml:space="preserve"> tab.</w:t>
      </w:r>
    </w:p>
    <w:p>
      <w:pPr>
        <w:pStyle w:val="ListParagraph"/>
        <w:widowControl/>
        <w:numPr>
          <w:ilvl w:val="0"/>
          <w:numId w:val="233"/>
        </w:numPr>
        <w:shd w:val="clear" w:color="auto" w:fill="FFFFFF" w:themeFill="background1"/>
        <w:spacing w:lineRule="auto" w:line="259" w:before="120" w:after="12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Enable scheduled snapshots.</w:t>
      </w:r>
    </w:p>
    <w:p>
      <w:pPr>
        <w:pStyle w:val="ListParagraph"/>
        <w:widowControl/>
        <w:numPr>
          <w:ilvl w:val="0"/>
          <w:numId w:val="233"/>
        </w:numPr>
        <w:shd w:val="clear" w:color="auto" w:fill="FFFFFF" w:themeFill="background1"/>
        <w:spacing w:lineRule="auto" w:line="259" w:before="120" w:after="120"/>
        <w:contextualSpacing/>
        <w:rPr>
          <w:rFonts w:ascii="Aptos" w:hAnsi="Aptos" w:eastAsia="Aptos" w:cs="Aptos"/>
          <w:color w:val="000000" w:themeColor="text1"/>
        </w:rPr>
      </w:pPr>
      <w:r>
        <w:rPr>
          <w:rFonts w:ascii="Aptos" w:hAnsi="Aptos" w:cs="Aptos" w:eastAsia="Aptos"/>
          <w:color w:val="000000" w:themeColor="text1"/>
          <w:lang w:val="en-IN"/>
        </w:rPr>
        <w:t xml:space="preserve"> </w:t>
      </w:r>
      <w:r>
        <w:rPr>
          <w:rFonts w:eastAsia="Aptos" w:cs="Aptos"/>
          <w:color w:val="000000" w:themeColor="text1"/>
          <w:lang w:val="en-IN"/>
        </w:rPr>
        <w:t>Configure the desired backup frequency (e.g., daily, weekly).</w:t>
      </w:r>
    </w:p>
    <w:p>
      <w:pPr>
        <w:pStyle w:val="ListParagraph"/>
        <w:widowControl/>
        <w:numPr>
          <w:ilvl w:val="0"/>
          <w:numId w:val="233"/>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Under the</w:t>
      </w:r>
      <w:r>
        <w:rPr>
          <w:rFonts w:eastAsia="Aptos" w:cs="Aptos"/>
          <w:b/>
          <w:bCs/>
          <w:color w:val="000000" w:themeColor="text1"/>
          <w:lang w:val="en-IN"/>
        </w:rPr>
        <w:t xml:space="preserve"> “Filters”</w:t>
      </w:r>
      <w:r>
        <w:rPr>
          <w:rFonts w:eastAsia="Aptos" w:cs="Aptos"/>
          <w:color w:val="000000" w:themeColor="text1"/>
          <w:lang w:val="en-IN"/>
        </w:rPr>
        <w:t xml:space="preserve"> tab, specify any directories or files to include/exclude from the backup.</w:t>
      </w:r>
    </w:p>
    <w:p>
      <w:pPr>
        <w:pStyle w:val="Normal"/>
        <w:widowControl/>
        <w:spacing w:lineRule="auto" w:line="259"/>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Backup Integrity Verification</w:t>
      </w:r>
    </w:p>
    <w:p>
      <w:pPr>
        <w:pStyle w:val="ListParagraph"/>
        <w:widowControl/>
        <w:numPr>
          <w:ilvl w:val="0"/>
          <w:numId w:val="232"/>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After creating a backup, Timeshift automatically verifies the integrity of the snapshot.</w:t>
      </w:r>
    </w:p>
    <w:p>
      <w:pPr>
        <w:pStyle w:val="ListParagraph"/>
        <w:widowControl/>
        <w:numPr>
          <w:ilvl w:val="0"/>
          <w:numId w:val="232"/>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To manually verify a backup:</w:t>
      </w:r>
    </w:p>
    <w:p>
      <w:pPr>
        <w:pStyle w:val="ListParagraph"/>
        <w:widowControl/>
        <w:numPr>
          <w:ilvl w:val="0"/>
          <w:numId w:val="232"/>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Go to the </w:t>
      </w:r>
      <w:r>
        <w:rPr>
          <w:rFonts w:eastAsia="Aptos" w:cs="Aptos"/>
          <w:b/>
          <w:bCs/>
          <w:color w:val="000000" w:themeColor="text1"/>
          <w:lang w:val="en-IN"/>
        </w:rPr>
        <w:t xml:space="preserve">"Snapshots" </w:t>
      </w:r>
      <w:r>
        <w:rPr>
          <w:rFonts w:eastAsia="Aptos" w:cs="Aptos"/>
          <w:color w:val="000000" w:themeColor="text1"/>
          <w:lang w:val="en-IN"/>
        </w:rPr>
        <w:t>tab.</w:t>
      </w:r>
    </w:p>
    <w:p>
      <w:pPr>
        <w:pStyle w:val="ListParagraph"/>
        <w:widowControl/>
        <w:numPr>
          <w:ilvl w:val="0"/>
          <w:numId w:val="232"/>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Select the snapshot to verify.</w:t>
      </w:r>
    </w:p>
    <w:p>
      <w:pPr>
        <w:pStyle w:val="ListParagraph"/>
        <w:widowControl/>
        <w:numPr>
          <w:ilvl w:val="0"/>
          <w:numId w:val="232"/>
        </w:numPr>
        <w:shd w:val="clear" w:color="auto" w:fill="FFFFFF" w:themeFill="background1"/>
        <w:spacing w:lineRule="auto" w:line="259" w:before="120" w:after="120"/>
        <w:contextualSpacing/>
        <w:rPr>
          <w:color w:val="0F4761" w:themeColor="accent1" w:themeShade="bf"/>
        </w:rPr>
      </w:pPr>
      <w:r>
        <w:rPr>
          <w:color w:val="000000" w:themeColor="text1"/>
          <w:lang w:val="en-IN"/>
        </w:rPr>
        <w:t>Click on the</w:t>
      </w:r>
      <w:r>
        <w:rPr>
          <w:b/>
          <w:bCs/>
          <w:color w:val="000000" w:themeColor="text1"/>
          <w:lang w:val="en-IN"/>
        </w:rPr>
        <w:t xml:space="preserve"> "Verify" </w:t>
      </w:r>
      <w:r>
        <w:rPr>
          <w:color w:val="000000" w:themeColor="text1"/>
          <w:lang w:val="en-IN"/>
        </w:rPr>
        <w:t>button to initiate the integrity check.</w:t>
      </w:r>
    </w:p>
    <w:p>
      <w:pPr>
        <w:pStyle w:val="Normal"/>
        <w:widowControl/>
        <w:shd w:val="clear" w:color="auto" w:fill="FFFFFF" w:themeFill="background1"/>
        <w:spacing w:lineRule="auto" w:line="259" w:before="120" w:after="120"/>
        <w:ind w:left="480" w:hanging="0"/>
        <w:rPr>
          <w:color w:val="0F4761" w:themeColor="accent1" w:themeShade="bf"/>
        </w:rPr>
      </w:pPr>
      <w:r>
        <w:rPr>
          <w:color w:val="0F4761" w:themeColor="accent1" w:themeShade="bf"/>
        </w:rPr>
      </w:r>
    </w:p>
    <w:p>
      <w:pPr>
        <w:pStyle w:val="2"/>
        <w:widowControl/>
        <w:rPr/>
      </w:pPr>
      <w:bookmarkStart w:id="232" w:name="_Toc207723381"/>
      <w:r>
        <w:rPr/>
        <w:t>CR 7.4 – Control system recovery and reconstitution</w:t>
      </w:r>
      <w:bookmarkEnd w:id="232"/>
    </w:p>
    <w:p>
      <w:pPr>
        <w:pStyle w:val="Normal"/>
        <w:widowControl/>
        <w:shd w:val="clear" w:color="auto" w:fill="FFFFFF" w:themeFill="background1"/>
        <w:spacing w:lineRule="auto" w:line="259" w:before="240" w:after="240"/>
        <w:jc w:val="both"/>
        <w:rPr/>
      </w:pPr>
      <w:r>
        <w:rPr>
          <w:color w:val="0D0D0D" w:themeColor="text1" w:themeTint="f2"/>
        </w:rPr>
        <w:t>Control system recovery and reconstitution ensure that Ubuntu 22.04 LTS can be restored to a known secure state after a disruption or failure by resetting system parameters to secure values, reinstalling security-critical patches, reestablishing security settings, providing system documentation and procedures, and restoring from recent secure backups.</w:t>
      </w:r>
    </w:p>
    <w:p>
      <w:pPr>
        <w:pStyle w:val="3"/>
        <w:widowControl/>
        <w:spacing w:lineRule="auto" w:line="240" w:before="160" w:after="0"/>
        <w:rPr>
          <w:rFonts w:ascii="Aptos" w:hAnsi="Aptos" w:eastAsia="Aptos" w:cs="Aptos"/>
        </w:rPr>
      </w:pPr>
      <w:bookmarkStart w:id="233" w:name="_Toc207723382"/>
      <w:r>
        <w:rPr>
          <w:rFonts w:eastAsia="Aptos" w:cs="Aptos"/>
        </w:rPr>
        <w:t>Statement</w:t>
      </w:r>
      <w:bookmarkEnd w:id="233"/>
    </w:p>
    <w:p>
      <w:pPr>
        <w:pStyle w:val="Normal"/>
        <w:shd w:val="clear" w:color="auto" w:fill="FFFFFF" w:themeFill="background1"/>
        <w:spacing w:before="0" w:after="0"/>
        <w:jc w:val="both"/>
        <w:rPr>
          <w:rFonts w:ascii="Aptos" w:hAnsi="Aptos" w:eastAsia="Aptos" w:cs="Aptos"/>
          <w:color w:val="000000" w:themeColor="text1"/>
          <w:sz w:val="21"/>
          <w:szCs w:val="21"/>
        </w:rPr>
      </w:pPr>
      <w:r>
        <w:rPr>
          <w:color w:val="0D0D0D" w:themeColor="text1" w:themeTint="f2"/>
        </w:rPr>
        <w:t>To comply with IEC 62443 4-2 CR 7.4 Control System Recovery and Reconstitution, Ubuntu 22.04 LTS provides built-in capabilities to ensure that the system can be recovered and reconstituted to a known secure state after a disruption or failure. This compliance includes setting all system parameters to secure values, reinstalling security-critical patches, reestablishing security-related configuration settings, ensuring system documentation and operating procedures are available, and restoring information from recent secure backups.</w:t>
      </w:r>
    </w:p>
    <w:p>
      <w:pPr>
        <w:pStyle w:val="3"/>
        <w:widowControl/>
        <w:rPr>
          <w:rFonts w:ascii="Aptos" w:hAnsi="Aptos" w:eastAsia="Aptos" w:cs="Aptos"/>
        </w:rPr>
      </w:pPr>
      <w:bookmarkStart w:id="234" w:name="_Toc207723383"/>
      <w:r>
        <w:rPr/>
        <w:t>Evidence</w:t>
      </w:r>
      <w:bookmarkEnd w:id="234"/>
    </w:p>
    <w:p>
      <w:pPr>
        <w:pStyle w:val="Normal"/>
        <w:widowControl/>
        <w:spacing w:lineRule="auto" w:line="240" w:before="0" w:after="0"/>
        <w:jc w:val="both"/>
        <w:rPr/>
      </w:pPr>
      <w:r>
        <w:rPr>
          <w:color w:val="0D0D0D" w:themeColor="text1" w:themeTint="f2"/>
        </w:rPr>
        <w:t>Ubuntu 22.04 LTS includes several built-in tools and features that facilitate system recovery and reconstitution. These tools, such as Timeshift for system backups, APT for package management, and UFW for firewall configuration, allow the system to be restored to a secure state. Detailed documentation and support from the Ubuntu community and Canonical ensure that the procedures align with IEC 62443 4-2 requirements. These features collectively provide the necessary infrastructure to meet the control system recovery and reconstitution criteria.</w:t>
      </w:r>
    </w:p>
    <w:p>
      <w:pPr>
        <w:pStyle w:val="3"/>
        <w:widowControl/>
        <w:spacing w:lineRule="auto" w:line="240" w:before="160" w:after="0"/>
        <w:rPr>
          <w:rFonts w:ascii="Aptos" w:hAnsi="Aptos" w:eastAsia="Aptos" w:cs="Aptos"/>
        </w:rPr>
      </w:pPr>
      <w:bookmarkStart w:id="235" w:name="_Toc207723384"/>
      <w:r>
        <w:rPr>
          <w:rFonts w:eastAsia="Aptos" w:cs="Aptos"/>
        </w:rPr>
        <w:t>Detailed Setting Steps</w:t>
      </w:r>
      <w:bookmarkEnd w:id="235"/>
    </w:p>
    <w:p>
      <w:pPr>
        <w:pStyle w:val="Normal"/>
        <w:widowContro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 System Backups with Timeshift:</w:t>
      </w:r>
    </w:p>
    <w:p>
      <w:pPr>
        <w:pStyle w:val="ListParagraph"/>
        <w:widowControl/>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Install Timeshift: </w:t>
      </w:r>
    </w:p>
    <w:p>
      <w:pPr>
        <w:pStyle w:val="ListParagraph"/>
        <w:widowControl/>
        <w:numPr>
          <w:ilvl w:val="1"/>
          <w:numId w:val="228"/>
        </w:numPr>
        <w:shd w:val="clear" w:color="auto" w:fill="FFFFFF" w:themeFill="background1"/>
        <w:spacing w:lineRule="auto" w:line="259" w:before="120" w:after="120"/>
        <w:contextualSpacing/>
        <w:rPr>
          <w:rFonts w:ascii="Aptos" w:hAnsi="Aptos" w:eastAsia="Aptos" w:cs="Aptos"/>
          <w:color w:val="000000" w:themeColor="text1"/>
          <w:lang w:val="en-IN"/>
        </w:rPr>
      </w:pPr>
      <w:r>
        <w:rPr>
          <w:rFonts w:ascii="Aptos" w:hAnsi="Aptos" w:cs="Aptos" w:eastAsia="Aptos"/>
          <w:color w:val="000000" w:themeColor="text1"/>
          <w:lang w:val="en-IN"/>
        </w:rPr>
        <w:t xml:space="preserve"> </w:t>
      </w:r>
      <w:r>
        <w:rPr>
          <w:rFonts w:eastAsia="Aptos" w:cs="Aptos"/>
          <w:color w:val="000000" w:themeColor="text1"/>
          <w:lang w:val="en-IN"/>
        </w:rPr>
        <w:t>Now install the timeshift by using apt</w:t>
      </w:r>
      <w:r>
        <w:rPr>
          <w:rFonts w:eastAsia="Aptos" w:cs="Aptos"/>
          <w:b/>
          <w:bCs/>
          <w:color w:val="000000" w:themeColor="text1"/>
          <w:lang w:val="en-IN"/>
        </w:rPr>
        <w:t xml:space="preserve"> install timeshift </w:t>
      </w:r>
      <w:r>
        <w:rPr>
          <w:rFonts w:eastAsia="Aptos" w:cs="Aptos"/>
          <w:color w:val="000000" w:themeColor="text1"/>
          <w:lang w:val="en-IN"/>
        </w:rPr>
        <w:t xml:space="preserve">command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ListParagraph"/>
        <w:widowControl/>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Configure Timeshift to create regular system snapshots:</w:t>
      </w:r>
    </w:p>
    <w:p>
      <w:pPr>
        <w:pStyle w:val="ListParagraph"/>
        <w:widowControl/>
        <w:numPr>
          <w:ilvl w:val="1"/>
          <w:numId w:val="227"/>
        </w:numPr>
        <w:shd w:val="clear" w:color="auto" w:fill="FFFFFF" w:themeFill="background1"/>
        <w:spacing w:lineRule="auto" w:line="259" w:before="120" w:after="120"/>
        <w:contextualSpacing/>
        <w:rPr>
          <w:rFonts w:ascii="Aptos" w:hAnsi="Aptos" w:eastAsia="Aptos" w:cs="Aptos"/>
          <w:color w:val="000000" w:themeColor="text1"/>
          <w:lang w:val="en-IN"/>
        </w:rPr>
      </w:pPr>
      <w:r>
        <w:rPr>
          <w:rFonts w:ascii="Aptos" w:hAnsi="Aptos" w:cs="Aptos" w:eastAsia="Aptos"/>
          <w:color w:val="000000" w:themeColor="text1"/>
          <w:lang w:val="en-IN"/>
        </w:rPr>
        <w:t xml:space="preserve"> </w:t>
      </w:r>
      <w:r>
        <w:rPr>
          <w:rFonts w:eastAsia="Aptos" w:cs="Aptos"/>
          <w:color w:val="000000" w:themeColor="text1"/>
          <w:lang w:val="en-IN"/>
        </w:rPr>
        <w:t>In Timeshift GUI, click icon “Settings” to open settings menu, then switch to tab “Schedule”, enable snapshot level “Daily”.</w:t>
      </w:r>
    </w:p>
    <w:p>
      <w:pPr>
        <w:pStyle w:val="Normal"/>
        <w:widowControl/>
        <w:shd w:val="clear" w:color="auto" w:fill="FFFFFF" w:themeFill="background1"/>
        <w:spacing w:lineRule="auto" w:line="259" w:before="240" w:after="240"/>
        <w:rPr>
          <w:rFonts w:ascii="Aptos" w:hAnsi="Aptos" w:cs="Aptos"/>
          <w:color w:val="0F4761" w:themeColor="accent1" w:themeShade="bf"/>
          <w:sz w:val="28"/>
          <w:szCs w:val="28"/>
        </w:rPr>
      </w:pPr>
      <w:r>
        <w:rPr>
          <w:rFonts w:eastAsia="Aptos" w:cs="Aptos"/>
          <w:color w:val="0F4761" w:themeColor="accent1" w:themeShade="bf"/>
          <w:sz w:val="28"/>
          <w:szCs w:val="28"/>
          <w:lang w:val="en-IN"/>
        </w:rPr>
        <w:t>2.Security Updates and Patches:</w:t>
      </w:r>
    </w:p>
    <w:p>
      <w:pPr>
        <w:pStyle w:val="Normal"/>
        <w:widowControl/>
        <w:shd w:val="clear" w:color="auto" w:fill="FFFFFF" w:themeFill="background1"/>
        <w:spacing w:lineRule="auto" w:line="259" w:before="120" w:after="120"/>
        <w:ind w:left="480" w:hanging="0"/>
        <w:rPr>
          <w:rFonts w:ascii="Aptos" w:hAnsi="Aptos" w:eastAsia="Aptos" w:cs="Aptos"/>
          <w:color w:val="000000" w:themeColor="text1"/>
        </w:rPr>
      </w:pPr>
      <w:r>
        <w:rPr>
          <w:rFonts w:eastAsia="Aptos" w:cs="Aptos"/>
          <w:color w:val="000000" w:themeColor="text1"/>
          <w:lang w:val="en-IN"/>
        </w:rPr>
        <w:t>Ensure the system is up-to-date with the latest security patches:</w:t>
      </w:r>
    </w:p>
    <w:p>
      <w:pPr>
        <w:pStyle w:val="ListParagraph"/>
        <w:widowControl/>
        <w:numPr>
          <w:ilvl w:val="1"/>
          <w:numId w:val="226"/>
        </w:numPr>
        <w:shd w:val="clear" w:color="auto" w:fill="FFFFFF" w:themeFill="background1"/>
        <w:spacing w:lineRule="auto" w:line="259" w:before="120" w:after="120"/>
        <w:contextualSpacing/>
        <w:rPr>
          <w:rFonts w:ascii="Aptos" w:hAnsi="Aptos" w:eastAsia="Aptos" w:cs="Aptos"/>
          <w:color w:val="000000" w:themeColor="text1"/>
          <w:lang w:val="en-IN"/>
        </w:rPr>
      </w:pPr>
      <w:r>
        <w:rPr>
          <w:rFonts w:eastAsia="Aptos" w:cs="Aptos"/>
          <w:color w:val="000000" w:themeColor="text1"/>
          <w:lang w:val="en-IN"/>
        </w:rPr>
        <w:t>Now update the system and up-to-date the latest security patches by using</w:t>
      </w:r>
      <w:r>
        <w:rPr>
          <w:rFonts w:eastAsia="Aptos" w:cs="Aptos"/>
          <w:b/>
          <w:bCs/>
          <w:color w:val="000000" w:themeColor="text1"/>
          <w:lang w:val="en-IN"/>
        </w:rPr>
        <w:t xml:space="preserve"> apt update </w:t>
      </w:r>
      <w:r>
        <w:rPr>
          <w:rFonts w:eastAsia="Aptos" w:cs="Aptos"/>
          <w:color w:val="000000" w:themeColor="text1"/>
          <w:lang w:val="en-IN"/>
        </w:rPr>
        <w:t xml:space="preserve">and </w:t>
      </w:r>
      <w:r>
        <w:rPr>
          <w:rFonts w:eastAsia="Aptos" w:cs="Aptos"/>
          <w:b/>
          <w:bCs/>
          <w:color w:val="000000" w:themeColor="text1"/>
          <w:lang w:val="en-IN"/>
        </w:rPr>
        <w:t xml:space="preserve">apt upgrade -y </w:t>
      </w:r>
      <w:r>
        <w:rPr>
          <w:rFonts w:eastAsia="Aptos" w:cs="Aptos"/>
          <w:color w:val="000000" w:themeColor="text1"/>
          <w:lang w:val="en-IN"/>
        </w:rPr>
        <w:t xml:space="preserve">commands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Normal"/>
        <w:widowControl/>
        <w:shd w:val="clear" w:color="auto" w:fill="FFFFFF" w:themeFill="background1"/>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3.Firewall Configuration with UFW:</w:t>
      </w:r>
    </w:p>
    <w:p>
      <w:pPr>
        <w:pStyle w:val="Normal"/>
        <w:widowControl/>
        <w:shd w:val="clear" w:color="auto" w:fill="FFFFFF" w:themeFill="background1"/>
        <w:spacing w:lineRule="auto" w:line="259" w:before="120" w:after="120"/>
        <w:ind w:left="480" w:hanging="0"/>
        <w:rPr>
          <w:rFonts w:ascii="Aptos" w:hAnsi="Aptos" w:eastAsia="Aptos" w:cs="Aptos"/>
          <w:color w:val="000000" w:themeColor="text1"/>
        </w:rPr>
      </w:pPr>
      <w:r>
        <w:rPr>
          <w:rFonts w:eastAsia="Aptos" w:cs="Aptos"/>
          <w:color w:val="000000" w:themeColor="text1"/>
          <w:lang w:val="en-IN"/>
        </w:rPr>
        <w:t>Enable and configure UFW (Uncomplicated Firewall):</w:t>
      </w:r>
    </w:p>
    <w:p>
      <w:pPr>
        <w:pStyle w:val="ListParagraph"/>
        <w:widowControl/>
        <w:numPr>
          <w:ilvl w:val="1"/>
          <w:numId w:val="225"/>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Now Enable and configure the UFW Service by using </w:t>
      </w:r>
      <w:r>
        <w:rPr>
          <w:rFonts w:eastAsia="Aptos" w:cs="Aptos"/>
          <w:b/>
          <w:bCs/>
          <w:color w:val="000000" w:themeColor="text1"/>
          <w:lang w:val="en-IN"/>
        </w:rPr>
        <w:t xml:space="preserve">ufw enable,ufw default deny incoming, ufw default allow outgoing </w:t>
      </w:r>
      <w:r>
        <w:rPr>
          <w:rFonts w:eastAsia="Aptos" w:cs="Aptos"/>
          <w:color w:val="000000" w:themeColor="text1"/>
          <w:lang w:val="en-IN"/>
        </w:rPr>
        <w:t xml:space="preserve">and </w:t>
      </w:r>
      <w:r>
        <w:rPr>
          <w:rFonts w:eastAsia="Aptos" w:cs="Aptos"/>
          <w:b/>
          <w:bCs/>
          <w:color w:val="000000" w:themeColor="text1"/>
          <w:lang w:val="en-IN"/>
        </w:rPr>
        <w:t xml:space="preserve">ufw allow ssh </w:t>
      </w:r>
      <w:r>
        <w:rPr>
          <w:rFonts w:eastAsia="Aptos" w:cs="Aptos"/>
          <w:color w:val="000000" w:themeColor="text1"/>
          <w:lang w:val="en-IN"/>
        </w:rPr>
        <w:t xml:space="preserve">commands with </w:t>
      </w:r>
      <w:r>
        <w:rPr>
          <w:rFonts w:eastAsia="Aptos" w:cs="Aptos"/>
          <w:b/>
          <w:bCs/>
          <w:color w:val="000000" w:themeColor="text1"/>
          <w:lang w:val="en-IN"/>
        </w:rPr>
        <w:t>sudo</w:t>
      </w:r>
      <w:r>
        <w:rPr>
          <w:rFonts w:eastAsia="Aptos" w:cs="Aptos"/>
          <w:color w:val="000000" w:themeColor="text1"/>
          <w:lang w:val="en-IN"/>
        </w:rPr>
        <w:t xml:space="preserve"> privileges.</w:t>
      </w:r>
      <w:r>
        <w:rPr>
          <w:rFonts w:eastAsia="Aptos" w:cs="Aptos"/>
          <w:b/>
          <w:bCs/>
          <w:color w:val="000000" w:themeColor="text1"/>
          <w:lang w:val="en-IN"/>
        </w:rPr>
        <w:t xml:space="preserve">                     </w:t>
      </w:r>
    </w:p>
    <w:p>
      <w:pPr>
        <w:pStyle w:val="Normal"/>
        <w:widowControl/>
        <w:shd w:val="clear" w:color="auto" w:fill="FFFFFF" w:themeFill="background1"/>
        <w:spacing w:lineRule="auto" w:line="259" w:before="120" w:after="12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4. System Documentation:</w:t>
      </w:r>
    </w:p>
    <w:p>
      <w:pPr>
        <w:pStyle w:val="Normal"/>
        <w:widowControl/>
        <w:shd w:val="clear" w:color="auto" w:fill="FFFFFF" w:themeFill="background1"/>
        <w:spacing w:lineRule="auto" w:line="259" w:before="120" w:after="120"/>
        <w:ind w:left="480" w:hanging="0"/>
        <w:rPr>
          <w:rFonts w:ascii="Aptos" w:hAnsi="Aptos" w:eastAsia="Aptos" w:cs="Aptos"/>
          <w:b/>
          <w:b/>
          <w:bCs/>
          <w:color w:val="000000" w:themeColor="text1"/>
          <w:lang w:val="en-IN"/>
        </w:rPr>
      </w:pPr>
      <w:r>
        <w:rPr>
          <w:rFonts w:eastAsia="Aptos" w:cs="Aptos"/>
          <w:color w:val="000000" w:themeColor="text1"/>
          <w:lang w:val="en-IN"/>
        </w:rPr>
        <w:t>Maintain system documentation and operating procedures in</w:t>
      </w:r>
      <w:r>
        <w:rPr>
          <w:rFonts w:eastAsia="Aptos" w:cs="Aptos"/>
          <w:b/>
          <w:bCs/>
          <w:color w:val="000000" w:themeColor="text1"/>
          <w:lang w:val="en-IN"/>
        </w:rPr>
        <w:t xml:space="preserve"> /etc/system-docs:</w:t>
      </w:r>
    </w:p>
    <w:p>
      <w:pPr>
        <w:pStyle w:val="ListParagraph"/>
        <w:widowControl/>
        <w:numPr>
          <w:ilvl w:val="1"/>
          <w:numId w:val="224"/>
        </w:numPr>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 xml:space="preserve">Now maintain system documentation and operating procedures by creating </w:t>
      </w:r>
      <w:r>
        <w:rPr>
          <w:rFonts w:eastAsia="Aptos" w:cs="Aptos"/>
          <w:b/>
          <w:bCs/>
          <w:color w:val="000000" w:themeColor="text1"/>
          <w:lang w:val="en-IN"/>
        </w:rPr>
        <w:t xml:space="preserve">mkdir /etc/system-docs </w:t>
      </w:r>
      <w:r>
        <w:rPr>
          <w:rFonts w:eastAsia="Aptos" w:cs="Aptos"/>
          <w:color w:val="000000" w:themeColor="text1"/>
          <w:lang w:val="en-IN"/>
        </w:rPr>
        <w:t xml:space="preserve">and copy to system-docs folder </w:t>
      </w:r>
      <w:r>
        <w:rPr>
          <w:rFonts w:eastAsia="Aptos" w:cs="Aptos"/>
          <w:b/>
          <w:bCs/>
          <w:color w:val="000000" w:themeColor="text1"/>
          <w:lang w:val="en-IN"/>
        </w:rPr>
        <w:t>cp /path/to/your/docs/* /etc/system-docs/ commands</w:t>
      </w:r>
      <w:r>
        <w:rPr>
          <w:rFonts w:eastAsia="Aptos" w:cs="Aptos"/>
          <w:color w:val="000000" w:themeColor="text1"/>
          <w:lang w:val="en-IN"/>
        </w:rPr>
        <w:t xml:space="preserve"> with </w:t>
      </w:r>
      <w:r>
        <w:rPr>
          <w:rFonts w:eastAsia="Aptos" w:cs="Aptos"/>
          <w:b/>
          <w:bCs/>
          <w:color w:val="000000" w:themeColor="text1"/>
          <w:lang w:val="en-IN"/>
        </w:rPr>
        <w:t>sudo</w:t>
      </w:r>
      <w:r>
        <w:rPr>
          <w:rFonts w:eastAsia="Aptos" w:cs="Aptos"/>
          <w:color w:val="000000" w:themeColor="text1"/>
          <w:lang w:val="en-IN"/>
        </w:rPr>
        <w:t xml:space="preserve"> privileges.</w:t>
      </w:r>
      <w:r>
        <w:rPr>
          <w:rFonts w:eastAsia="Aptos" w:cs="Aptos"/>
          <w:b/>
          <w:bCs/>
          <w:color w:val="000000" w:themeColor="text1"/>
          <w:lang w:val="en-IN"/>
        </w:rPr>
        <w:t xml:space="preserve">  </w:t>
      </w:r>
    </w:p>
    <w:p>
      <w:pPr>
        <w:pStyle w:val="Normal"/>
        <w:widowControl/>
        <w:shd w:val="clear" w:color="auto" w:fill="FFFFFF" w:themeFill="background1"/>
        <w:spacing w:lineRule="auto" w:line="259" w:before="120" w:after="120"/>
        <w:rPr>
          <w:rFonts w:ascii="Aptos" w:hAnsi="Aptos" w:eastAsia="Aptos" w:cs="Aptos"/>
          <w:color w:val="000000" w:themeColor="text1"/>
        </w:rPr>
      </w:pPr>
      <w:r>
        <w:rPr>
          <w:rFonts w:ascii="Aptos" w:hAnsi="Aptos" w:cs="Aptos" w:eastAsia="Aptos"/>
          <w:b/>
          <w:bCs/>
          <w:color w:val="000000" w:themeColor="text1"/>
          <w:lang w:val="en-IN"/>
        </w:rPr>
        <w:t xml:space="preserve"> </w:t>
      </w:r>
      <w:r>
        <w:rPr>
          <w:rFonts w:eastAsia="Aptos" w:cs="Aptos"/>
          <w:b/>
          <w:bCs/>
          <w:color w:val="000000" w:themeColor="text1"/>
          <w:lang w:val="en-IN"/>
        </w:rPr>
        <w:t>Backup Configuration Files:</w:t>
      </w:r>
    </w:p>
    <w:p>
      <w:pPr>
        <w:pStyle w:val="ListParagraph"/>
        <w:widowControl/>
        <w:shd w:val="clear" w:color="auto" w:fill="FFFFFF" w:themeFill="background1"/>
        <w:spacing w:lineRule="auto" w:line="259" w:before="120" w:after="120"/>
        <w:contextualSpacing/>
        <w:rPr>
          <w:rFonts w:ascii="Aptos" w:hAnsi="Aptos" w:eastAsia="Aptos" w:cs="Aptos"/>
          <w:color w:val="000000" w:themeColor="text1"/>
        </w:rPr>
      </w:pPr>
      <w:r>
        <w:rPr>
          <w:rFonts w:eastAsia="Aptos" w:cs="Aptos"/>
          <w:color w:val="000000" w:themeColor="text1"/>
          <w:lang w:val="en-IN"/>
        </w:rPr>
        <w:t>Backup critical configuration files regularly:</w:t>
      </w:r>
    </w:p>
    <w:p>
      <w:pPr>
        <w:pStyle w:val="ListParagraph"/>
        <w:widowControl/>
        <w:numPr>
          <w:ilvl w:val="1"/>
          <w:numId w:val="223"/>
        </w:numPr>
        <w:shd w:val="clear" w:color="auto" w:fill="FFFFFF" w:themeFill="background1"/>
        <w:spacing w:lineRule="auto" w:line="259" w:before="120" w:after="120"/>
        <w:contextualSpacing/>
        <w:rPr>
          <w:rFonts w:ascii="Aptos" w:hAnsi="Aptos" w:eastAsia="Aptos" w:cs="Aptos"/>
          <w:b/>
          <w:b/>
          <w:bCs/>
          <w:color w:val="000000" w:themeColor="text1"/>
          <w:lang w:val="en-IN"/>
        </w:rPr>
      </w:pPr>
      <w:r>
        <w:rPr>
          <w:rFonts w:eastAsia="Aptos" w:cs="Aptos"/>
          <w:color w:val="000000" w:themeColor="text1"/>
          <w:lang w:val="en-IN"/>
        </w:rPr>
        <w:t xml:space="preserve">Now by using </w:t>
      </w:r>
      <w:r>
        <w:rPr>
          <w:rFonts w:eastAsia="Aptos" w:cs="Aptos"/>
          <w:b/>
          <w:bCs/>
          <w:color w:val="000000" w:themeColor="text1"/>
          <w:lang w:val="en-IN"/>
        </w:rPr>
        <w:t xml:space="preserve">cp /etc/ssh/sshd_config /etc/system-docs/ </w:t>
      </w:r>
      <w:r>
        <w:rPr>
          <w:rFonts w:eastAsia="Aptos" w:cs="Aptos"/>
          <w:color w:val="000000" w:themeColor="text1"/>
          <w:lang w:val="en-IN"/>
        </w:rPr>
        <w:t>and</w:t>
      </w:r>
      <w:r>
        <w:rPr/>
        <w:br/>
      </w:r>
      <w:r>
        <w:rPr>
          <w:rFonts w:eastAsia="Aptos" w:cs="Aptos"/>
          <w:b/>
          <w:bCs/>
          <w:color w:val="000000" w:themeColor="text1"/>
          <w:lang w:val="en-IN"/>
        </w:rPr>
        <w:t xml:space="preserve"> cp /etc/fstab /etc/system-docs/ </w:t>
      </w:r>
      <w:r>
        <w:rPr>
          <w:rFonts w:eastAsia="Aptos" w:cs="Aptos"/>
          <w:color w:val="000000" w:themeColor="text1"/>
          <w:lang w:val="en-IN"/>
        </w:rPr>
        <w:t xml:space="preserve">commands with </w:t>
      </w:r>
      <w:r>
        <w:rPr>
          <w:rFonts w:eastAsia="Aptos" w:cs="Aptos"/>
          <w:b/>
          <w:bCs/>
          <w:color w:val="000000" w:themeColor="text1"/>
          <w:lang w:val="en-IN"/>
        </w:rPr>
        <w:t>sudo</w:t>
      </w:r>
      <w:r>
        <w:rPr>
          <w:rFonts w:eastAsia="Aptos" w:cs="Aptos"/>
          <w:color w:val="000000" w:themeColor="text1"/>
          <w:lang w:val="en-IN"/>
        </w:rPr>
        <w:t xml:space="preserve"> privileges.</w:t>
      </w:r>
    </w:p>
    <w:p>
      <w:pPr>
        <w:pStyle w:val="2"/>
        <w:widowControl/>
        <w:rPr/>
      </w:pPr>
      <w:bookmarkStart w:id="236" w:name="_Toc207723385"/>
      <w:r>
        <w:rPr/>
        <w:t>CR 7.6 – Network and security configuration settings</w:t>
      </w:r>
      <w:bookmarkEnd w:id="236"/>
    </w:p>
    <w:p>
      <w:pPr>
        <w:pStyle w:val="3"/>
        <w:widowControl/>
        <w:spacing w:lineRule="auto" w:line="240" w:before="160" w:after="0"/>
        <w:rPr>
          <w:rFonts w:ascii="Aptos" w:hAnsi="Aptos" w:eastAsia="Aptos" w:cs="Aptos"/>
        </w:rPr>
      </w:pPr>
      <w:bookmarkStart w:id="237" w:name="_Toc207723386"/>
      <w:r>
        <w:rPr>
          <w:rFonts w:eastAsia="Aptos" w:cs="Aptos"/>
        </w:rPr>
        <w:t>Statement</w:t>
      </w:r>
      <w:bookmarkEnd w:id="237"/>
    </w:p>
    <w:p>
      <w:pPr>
        <w:pStyle w:val="Normal"/>
        <w:spacing w:lineRule="auto" w:line="240" w:before="240" w:after="240"/>
        <w:jc w:val="both"/>
        <w:rPr>
          <w:rFonts w:ascii="Aptos" w:hAnsi="Aptos" w:eastAsia="Aptos" w:cs="Aptos"/>
        </w:rPr>
      </w:pPr>
      <w:r>
        <w:rPr>
          <w:rFonts w:eastAsia="Aptos" w:cs="Aptos"/>
        </w:rPr>
        <w:t>The Ubuntu 22.04 LTS operating system has been configured to meet the recommended network and security configurations in compliance with the guidelines provided by the control system supplier. This configuration aligns with IEC 62443-4-2 CR 7.6 requirements, utilizing built-in functionalities to ensure a secure and reliable operational environment for industrial control systems. The system offers an accessible interface for inspecting and adjusting current network and security configuration settings.</w:t>
      </w:r>
    </w:p>
    <w:p>
      <w:pPr>
        <w:pStyle w:val="3"/>
        <w:widowControl/>
        <w:rPr>
          <w:rFonts w:ascii="Aptos" w:hAnsi="Aptos" w:eastAsia="Aptos" w:cs="Aptos"/>
        </w:rPr>
      </w:pPr>
      <w:bookmarkStart w:id="238" w:name="_Toc207723387"/>
      <w:r>
        <w:rPr/>
        <w:t>Evidence</w:t>
      </w:r>
      <w:bookmarkEnd w:id="238"/>
    </w:p>
    <w:p>
      <w:pPr>
        <w:pStyle w:val="Normal"/>
        <w:widowControl/>
        <w:spacing w:lineRule="auto" w:line="240" w:before="0" w:after="0"/>
        <w:jc w:val="both"/>
        <w:rPr>
          <w:rFonts w:ascii="Aptos" w:hAnsi="Aptos" w:eastAsia="Aptos" w:cs="Aptos"/>
        </w:rPr>
      </w:pPr>
      <w:r>
        <w:rPr>
          <w:rFonts w:eastAsia="Aptos" w:cs="Aptos"/>
        </w:rPr>
        <w:t>To align with the specified security guidelines, Ubuntu 22.04 LTS has been configured to leverage its built-in security features, including UFW (Uncomplicated Firewall) and specific network configuration adjustments. The configuration process is thoroughly documented, capturing the activation of the firewall, adjustments to network settings, and the disabling of unnecessary services and protocols. Regular audits are performed to maintain a high standard of security compliance, with all changes and reviews being properly recorded.</w:t>
      </w:r>
    </w:p>
    <w:p>
      <w:pPr>
        <w:pStyle w:val="Normal"/>
        <w:widowControl/>
        <w:spacing w:lineRule="auto" w:line="240" w:before="0" w:after="0"/>
        <w:jc w:val="both"/>
        <w:rPr>
          <w:rFonts w:ascii="Aptos" w:hAnsi="Aptos" w:eastAsia="Aptos" w:cs="Aptos"/>
        </w:rPr>
      </w:pPr>
      <w:r>
        <w:rPr>
          <w:rFonts w:eastAsia="Aptos" w:cs="Aptos"/>
        </w:rPr>
      </w:r>
    </w:p>
    <w:p>
      <w:pPr>
        <w:pStyle w:val="3"/>
        <w:widowControl/>
        <w:spacing w:lineRule="auto" w:line="240" w:before="160" w:after="0"/>
        <w:rPr>
          <w:rFonts w:ascii="Aptos" w:hAnsi="Aptos" w:eastAsia="Aptos" w:cs="Aptos"/>
        </w:rPr>
      </w:pPr>
      <w:bookmarkStart w:id="239" w:name="_Toc207723388"/>
      <w:r>
        <w:rPr>
          <w:rFonts w:eastAsia="Aptos" w:cs="Aptos"/>
        </w:rPr>
        <w:t>Detailed Setting Steps:</w:t>
      </w:r>
      <w:bookmarkEnd w:id="239"/>
    </w:p>
    <w:p>
      <w:pPr>
        <w:pStyle w:val="Normal"/>
        <w:spacing w:lineRule="auto" w:line="259" w:before="240" w:after="240"/>
        <w:rPr>
          <w:rFonts w:ascii="Aptos" w:hAnsi="Aptos" w:eastAsia="Aptos" w:cs="Aptos"/>
          <w:color w:val="000000" w:themeColor="text1"/>
        </w:rPr>
      </w:pPr>
      <w:r>
        <w:rPr>
          <w:rFonts w:eastAsia="Aptos" w:cs="Aptos"/>
          <w:color w:val="000000" w:themeColor="text1"/>
          <w:lang w:val="en-IN"/>
        </w:rPr>
        <w:t>To meet the requirements of IEC 62443 4-2 CR 7.6, follow these steps for configuring network and security settings on Ubuntu 22.04 LTS:</w:t>
      </w:r>
    </w:p>
    <w:p>
      <w:pPr>
        <w:pStyle w:val="Normal"/>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1.Default Configuration</w:t>
      </w:r>
    </w:p>
    <w:p>
      <w:pPr>
        <w:pStyle w:val="ListParagraph"/>
        <w:numPr>
          <w:ilvl w:val="0"/>
          <w:numId w:val="30"/>
        </w:numPr>
        <w:spacing w:lineRule="auto" w:line="259" w:before="0" w:after="0"/>
        <w:contextualSpacing/>
        <w:rPr>
          <w:rFonts w:ascii="Aptos" w:hAnsi="Aptos" w:eastAsia="Aptos" w:cs="Aptos"/>
          <w:color w:val="000000" w:themeColor="text1"/>
          <w:lang w:val="en-IN"/>
        </w:rPr>
      </w:pPr>
      <w:r>
        <w:rPr>
          <w:rFonts w:eastAsia="Aptos" w:cs="Aptos"/>
          <w:color w:val="000000" w:themeColor="text1"/>
          <w:lang w:val="en-IN"/>
        </w:rPr>
        <w:t xml:space="preserve">Activate UFW (Uncomplicated Firewall): </w:t>
      </w:r>
    </w:p>
    <w:p>
      <w:pPr>
        <w:pStyle w:val="ListParagraph"/>
        <w:numPr>
          <w:ilvl w:val="1"/>
          <w:numId w:val="30"/>
        </w:numPr>
        <w:spacing w:lineRule="auto" w:line="259" w:before="0" w:after="0"/>
        <w:contextualSpacing/>
        <w:rPr>
          <w:rFonts w:ascii="Aptos" w:hAnsi="Aptos" w:eastAsia="Aptos" w:cs="Aptos"/>
          <w:b/>
          <w:b/>
          <w:color w:val="000000" w:themeColor="text1"/>
        </w:rPr>
      </w:pPr>
      <w:r>
        <w:rPr>
          <w:rFonts w:eastAsia="Aptos" w:cs="Aptos"/>
          <w:b/>
          <w:color w:val="000000" w:themeColor="text1"/>
        </w:rPr>
        <w:t>$ sudo ufw enable</w:t>
      </w:r>
    </w:p>
    <w:p>
      <w:pPr>
        <w:pStyle w:val="ListParagraph"/>
        <w:numPr>
          <w:ilvl w:val="0"/>
          <w:numId w:val="30"/>
        </w:numPr>
        <w:spacing w:lineRule="auto" w:line="259" w:before="0" w:after="0"/>
        <w:contextualSpacing/>
        <w:rPr>
          <w:rFonts w:ascii="Aptos" w:hAnsi="Aptos" w:eastAsia="Aptos" w:cs="Aptos"/>
          <w:color w:val="000000" w:themeColor="text1"/>
        </w:rPr>
      </w:pPr>
      <w:r>
        <w:rPr>
          <w:rFonts w:eastAsia="Aptos" w:cs="Aptos"/>
          <w:color w:val="000000" w:themeColor="text1"/>
        </w:rPr>
        <w:t>To ensure the firewall is active for both incoming and outgoing traffic:</w:t>
      </w:r>
    </w:p>
    <w:p>
      <w:pPr>
        <w:pStyle w:val="ListParagraph"/>
        <w:numPr>
          <w:ilvl w:val="1"/>
          <w:numId w:val="30"/>
        </w:numPr>
        <w:spacing w:lineRule="auto" w:line="259" w:before="0" w:after="0"/>
        <w:contextualSpacing/>
        <w:rPr>
          <w:rFonts w:ascii="Aptos" w:hAnsi="Aptos" w:eastAsia="Aptos" w:cs="Aptos"/>
          <w:b/>
          <w:b/>
          <w:color w:val="000000" w:themeColor="text1"/>
        </w:rPr>
      </w:pPr>
      <w:r>
        <w:rPr>
          <w:rFonts w:eastAsia="Aptos" w:cs="Aptos"/>
          <w:b/>
          <w:color w:val="000000" w:themeColor="text1"/>
        </w:rPr>
        <w:t xml:space="preserve">$ sudo ufw default deny incoming </w:t>
      </w:r>
    </w:p>
    <w:p>
      <w:pPr>
        <w:pStyle w:val="ListParagraph"/>
        <w:numPr>
          <w:ilvl w:val="1"/>
          <w:numId w:val="30"/>
        </w:numPr>
        <w:spacing w:lineRule="auto" w:line="259" w:before="0" w:after="0"/>
        <w:contextualSpacing/>
        <w:rPr>
          <w:rFonts w:ascii="Aptos" w:hAnsi="Aptos" w:eastAsia="Aptos" w:cs="Aptos"/>
          <w:b/>
          <w:b/>
          <w:color w:val="000000" w:themeColor="text1"/>
        </w:rPr>
      </w:pPr>
      <w:r>
        <w:rPr>
          <w:rFonts w:eastAsia="Aptos" w:cs="Aptos"/>
          <w:b/>
          <w:color w:val="000000" w:themeColor="text1"/>
        </w:rPr>
        <w:t>$ sudo ufw default allow outgoing</w:t>
      </w:r>
    </w:p>
    <w:p>
      <w:pPr>
        <w:pStyle w:val="Normal"/>
        <w:spacing w:lineRule="auto" w:line="259" w:before="0" w:after="0"/>
        <w:rPr>
          <w:rFonts w:ascii="Aptos" w:hAnsi="Aptos" w:eastAsia="Aptos" w:cs="Aptos"/>
          <w:color w:val="000000" w:themeColor="text1"/>
        </w:rPr>
      </w:pPr>
      <w:r>
        <w:rPr>
          <w:rFonts w:eastAsia="Aptos" w:cs="Aptos"/>
          <w:color w:val="000000" w:themeColor="text1"/>
        </w:rPr>
      </w:r>
    </w:p>
    <w:p>
      <w:pPr>
        <w:pStyle w:val="Normal"/>
        <w:spacing w:lineRule="auto" w:line="259" w:before="0" w:after="0"/>
        <w:rPr>
          <w:rFonts w:ascii="Aptos" w:hAnsi="Aptos" w:eastAsia="Aptos" w:cs="Aptos"/>
          <w:color w:val="0F4761" w:themeColor="accent1" w:themeShade="bf"/>
          <w:sz w:val="28"/>
          <w:szCs w:val="28"/>
          <w:lang w:val="en-IN"/>
        </w:rPr>
      </w:pPr>
      <w:r>
        <w:rPr>
          <w:rFonts w:eastAsia="Aptos" w:cs="Aptos"/>
          <w:color w:val="0F4761" w:themeColor="accent1" w:themeShade="bf"/>
          <w:sz w:val="28"/>
          <w:szCs w:val="28"/>
          <w:lang w:val="en-IN"/>
        </w:rPr>
        <w:t>2. Network Configuration for Enhanced Security</w:t>
      </w:r>
    </w:p>
    <w:p>
      <w:pPr>
        <w:pStyle w:val="Normal"/>
        <w:spacing w:lineRule="auto" w:line="259" w:before="0" w:after="0"/>
        <w:ind w:left="480" w:hanging="0"/>
        <w:rPr>
          <w:rFonts w:ascii="Aptos" w:hAnsi="Aptos" w:eastAsia="Aptos" w:cs="Aptos"/>
          <w:color w:val="000000" w:themeColor="text1"/>
          <w:lang w:val="en-IN"/>
        </w:rPr>
      </w:pPr>
      <w:r>
        <w:rPr>
          <w:rFonts w:eastAsia="Aptos" w:cs="Aptos"/>
          <w:color w:val="000000" w:themeColor="text1"/>
          <w:lang w:val="en-IN"/>
        </w:rPr>
      </w:r>
    </w:p>
    <w:p>
      <w:pPr>
        <w:pStyle w:val="ListParagraph"/>
        <w:numPr>
          <w:ilvl w:val="0"/>
          <w:numId w:val="29"/>
        </w:numPr>
        <w:spacing w:lineRule="auto" w:line="259" w:before="0" w:after="0"/>
        <w:contextualSpacing/>
        <w:rPr/>
      </w:pPr>
      <w:r>
        <w:rPr/>
        <w:t>Get the current network connection profile name</w:t>
      </w:r>
    </w:p>
    <w:p>
      <w:pPr>
        <w:pStyle w:val="ListParagraph"/>
        <w:numPr>
          <w:ilvl w:val="1"/>
          <w:numId w:val="29"/>
        </w:numPr>
        <w:spacing w:lineRule="auto" w:line="259" w:before="0" w:after="0"/>
        <w:contextualSpacing/>
        <w:rPr>
          <w:b/>
          <w:b/>
        </w:rPr>
      </w:pPr>
      <w:r>
        <w:rPr>
          <w:b/>
        </w:rPr>
        <w:t>$ nmcli connection show</w:t>
      </w:r>
    </w:p>
    <w:p>
      <w:pPr>
        <w:pStyle w:val="ListParagraph"/>
        <w:numPr>
          <w:ilvl w:val="0"/>
          <w:numId w:val="29"/>
        </w:numPr>
        <w:spacing w:lineRule="auto" w:line="259" w:before="0" w:after="0"/>
        <w:contextualSpacing/>
        <w:rPr/>
      </w:pPr>
      <w:r>
        <w:rPr/>
        <w:t>Set the network to a trusted (Private) profile</w:t>
      </w:r>
    </w:p>
    <w:p>
      <w:pPr>
        <w:pStyle w:val="ListParagraph"/>
        <w:numPr>
          <w:ilvl w:val="1"/>
          <w:numId w:val="29"/>
        </w:numPr>
        <w:spacing w:lineRule="auto" w:line="259" w:before="0" w:after="0"/>
        <w:contextualSpacing/>
        <w:rPr>
          <w:b/>
          <w:b/>
        </w:rPr>
      </w:pPr>
      <w:r>
        <w:rPr>
          <w:b/>
        </w:rPr>
        <w:t>$ nmcli connection modify "ConnectionName" connection.zone trusted</w:t>
      </w:r>
    </w:p>
    <w:p>
      <w:pPr>
        <w:pStyle w:val="Normal"/>
        <w:spacing w:lineRule="auto" w:line="259" w:before="240" w:after="240"/>
        <w:rPr>
          <w:rFonts w:ascii="Aptos" w:hAnsi="Aptos" w:eastAsia="Aptos" w:cs="Aptos"/>
          <w:color w:val="0F4761" w:themeColor="accent1" w:themeShade="bf"/>
          <w:sz w:val="28"/>
          <w:szCs w:val="28"/>
        </w:rPr>
      </w:pPr>
      <w:r>
        <w:rPr>
          <w:rFonts w:eastAsia="Aptos" w:cs="Aptos"/>
          <w:color w:val="0F4761" w:themeColor="accent1" w:themeShade="bf"/>
          <w:sz w:val="28"/>
          <w:szCs w:val="28"/>
          <w:lang w:val="en-IN"/>
        </w:rPr>
        <w:t>3. Disable Unnecessary Services and Protocols</w:t>
      </w:r>
    </w:p>
    <w:p>
      <w:pPr>
        <w:pStyle w:val="ListParagraph"/>
        <w:numPr>
          <w:ilvl w:val="0"/>
          <w:numId w:val="28"/>
        </w:numPr>
        <w:spacing w:lineRule="auto" w:line="259" w:before="0" w:after="0"/>
        <w:contextualSpacing/>
        <w:rPr>
          <w:rFonts w:ascii="Aptos" w:hAnsi="Aptos" w:eastAsia="Aptos" w:cs="Aptos"/>
          <w:color w:val="000000" w:themeColor="text1"/>
        </w:rPr>
      </w:pPr>
      <w:r>
        <w:rPr>
          <w:rFonts w:eastAsia="Aptos" w:cs="Aptos"/>
          <w:color w:val="000000" w:themeColor="text1"/>
        </w:rPr>
        <w:t>List running services</w:t>
      </w:r>
    </w:p>
    <w:p>
      <w:pPr>
        <w:pStyle w:val="ListParagraph"/>
        <w:numPr>
          <w:ilvl w:val="1"/>
          <w:numId w:val="28"/>
        </w:numPr>
        <w:spacing w:lineRule="auto" w:line="259" w:before="0" w:after="0"/>
        <w:contextualSpacing/>
        <w:rPr>
          <w:rFonts w:ascii="Aptos" w:hAnsi="Aptos" w:eastAsia="Aptos" w:cs="Aptos"/>
          <w:b/>
          <w:b/>
          <w:color w:val="000000" w:themeColor="text1"/>
        </w:rPr>
      </w:pPr>
      <w:r>
        <w:rPr>
          <w:rFonts w:eastAsia="Aptos" w:cs="Aptos"/>
          <w:b/>
          <w:color w:val="000000" w:themeColor="text1"/>
        </w:rPr>
        <w:t>$ systemctl list-unit-files --type=service</w:t>
      </w:r>
    </w:p>
    <w:p>
      <w:pPr>
        <w:pStyle w:val="ListParagraph"/>
        <w:numPr>
          <w:ilvl w:val="0"/>
          <w:numId w:val="28"/>
        </w:numPr>
        <w:spacing w:lineRule="auto" w:line="259" w:before="0" w:after="0"/>
        <w:contextualSpacing/>
        <w:rPr>
          <w:rFonts w:ascii="Aptos" w:hAnsi="Aptos" w:eastAsia="Aptos" w:cs="Aptos"/>
          <w:color w:val="000000" w:themeColor="text1"/>
        </w:rPr>
      </w:pPr>
      <w:r>
        <w:rPr>
          <w:rFonts w:eastAsia="Aptos" w:cs="Aptos"/>
          <w:color w:val="000000" w:themeColor="text1"/>
        </w:rPr>
        <w:t>Disable unnecessary services, such as smbd (SMB service) or remote-fs.target (Remote Filesystems)</w:t>
      </w:r>
    </w:p>
    <w:p>
      <w:pPr>
        <w:pStyle w:val="ListParagraph"/>
        <w:numPr>
          <w:ilvl w:val="1"/>
          <w:numId w:val="28"/>
        </w:numPr>
        <w:spacing w:lineRule="auto" w:line="259" w:before="0" w:after="0"/>
        <w:contextualSpacing/>
        <w:rPr>
          <w:rFonts w:ascii="Aptos" w:hAnsi="Aptos" w:eastAsia="Aptos" w:cs="Aptos"/>
          <w:b/>
          <w:b/>
          <w:color w:val="000000" w:themeColor="text1"/>
        </w:rPr>
      </w:pPr>
      <w:r>
        <w:rPr>
          <w:rFonts w:eastAsia="Aptos" w:cs="Aptos"/>
          <w:b/>
          <w:color w:val="000000" w:themeColor="text1"/>
        </w:rPr>
        <w:t>$ sudo systemctl disable smbd</w:t>
      </w:r>
    </w:p>
    <w:p>
      <w:pPr>
        <w:pStyle w:val="ListParagraph"/>
        <w:numPr>
          <w:ilvl w:val="1"/>
          <w:numId w:val="28"/>
        </w:numPr>
        <w:spacing w:lineRule="auto" w:line="259" w:before="0" w:after="0"/>
        <w:contextualSpacing/>
        <w:rPr>
          <w:rFonts w:ascii="Aptos" w:hAnsi="Aptos" w:eastAsia="Aptos" w:cs="Aptos"/>
          <w:b/>
          <w:b/>
          <w:bCs/>
          <w:color w:val="000000" w:themeColor="text1"/>
        </w:rPr>
      </w:pPr>
      <w:r>
        <w:rPr>
          <w:rFonts w:eastAsia="Aptos" w:cs="Aptos"/>
          <w:b/>
          <w:bCs/>
          <w:color w:val="000000" w:themeColor="text1"/>
        </w:rPr>
        <w:t>$ sudo systemctl disable remote-fs.target</w:t>
      </w:r>
    </w:p>
    <w:p>
      <w:pPr>
        <w:pStyle w:val="Normal"/>
        <w:spacing w:lineRule="auto" w:line="259" w:before="240" w:after="240"/>
        <w:rPr>
          <w:color w:val="0F4761" w:themeColor="accent1" w:themeShade="bf"/>
          <w:sz w:val="28"/>
          <w:szCs w:val="28"/>
        </w:rPr>
      </w:pPr>
      <w:r>
        <w:rPr>
          <w:color w:val="0F4761" w:themeColor="accent1" w:themeShade="bf"/>
          <w:sz w:val="28"/>
          <w:szCs w:val="28"/>
          <w:lang w:val="en-IN"/>
        </w:rPr>
        <w:t>4. Close Unnecessary Ports</w:t>
      </w:r>
    </w:p>
    <w:p>
      <w:pPr>
        <w:pStyle w:val="ListParagraph"/>
        <w:numPr>
          <w:ilvl w:val="0"/>
          <w:numId w:val="27"/>
        </w:numPr>
        <w:spacing w:lineRule="auto" w:line="259" w:before="0" w:after="0"/>
        <w:contextualSpacing/>
        <w:rPr>
          <w:rFonts w:ascii="Aptos" w:hAnsi="Aptos" w:eastAsia="Aptos" w:cs="Aptos"/>
          <w:color w:val="000000" w:themeColor="text1"/>
        </w:rPr>
      </w:pPr>
      <w:r>
        <w:rPr>
          <w:rFonts w:eastAsia="Aptos" w:cs="Aptos"/>
          <w:color w:val="000000" w:themeColor="text1"/>
        </w:rPr>
        <w:t>To allow only specific ports, such as 22 (SSH), disable all other inbound ports</w:t>
      </w:r>
    </w:p>
    <w:p>
      <w:pPr>
        <w:pStyle w:val="ListParagraph"/>
        <w:numPr>
          <w:ilvl w:val="1"/>
          <w:numId w:val="27"/>
        </w:numPr>
        <w:spacing w:lineRule="auto" w:line="259" w:before="0" w:after="0"/>
        <w:contextualSpacing/>
        <w:rPr>
          <w:rFonts w:ascii="Aptos" w:hAnsi="Aptos" w:eastAsia="Aptos" w:cs="Aptos"/>
          <w:b/>
          <w:b/>
          <w:color w:val="000000" w:themeColor="text1"/>
        </w:rPr>
      </w:pPr>
      <w:r>
        <w:rPr>
          <w:rFonts w:eastAsia="Aptos" w:cs="Aptos"/>
          <w:b/>
          <w:color w:val="000000" w:themeColor="text1"/>
        </w:rPr>
        <w:t>sudo ufw allow 22/tcp</w:t>
      </w:r>
    </w:p>
    <w:p>
      <w:pPr>
        <w:pStyle w:val="Normal"/>
        <w:spacing w:lineRule="auto" w:line="259" w:before="0" w:after="0"/>
        <w:rPr>
          <w:rFonts w:ascii="Aptos" w:hAnsi="Aptos" w:eastAsia="Aptos" w:cs="Aptos"/>
          <w:color w:val="000000" w:themeColor="text1"/>
        </w:rPr>
      </w:pPr>
      <w:r>
        <w:rPr>
          <w:rFonts w:ascii="Aptos" w:hAnsi="Aptos" w:cs="Aptos" w:eastAsia="Aptos"/>
          <w:b/>
          <w:bCs/>
          <w:color w:val="000000" w:themeColor="text1"/>
          <w:lang w:val="en-IN"/>
        </w:rPr>
        <w:t xml:space="preserve">  </w:t>
      </w:r>
    </w:p>
    <w:p>
      <w:pPr>
        <w:pStyle w:val="Normal"/>
        <w:spacing w:lineRule="auto" w:line="259" w:before="0" w:after="0"/>
        <w:rPr>
          <w:rFonts w:ascii="Aptos" w:hAnsi="Aptos" w:eastAsia="Aptos" w:cs="Aptos"/>
          <w:color w:val="000000" w:themeColor="text1"/>
        </w:rPr>
      </w:pPr>
      <w:r>
        <w:rPr>
          <w:rFonts w:eastAsia="Aptos" w:cs="Aptos"/>
          <w:color w:val="000000" w:themeColor="text1"/>
        </w:rPr>
        <w:t>This setup enhances the security posture of Ubuntu 22.04 LTS by ensuring only necessary services are active, network configurations are secured, and the firewall is properly configured, all in alignment with security best practices</w:t>
      </w:r>
    </w:p>
    <w:p>
      <w:pPr>
        <w:pStyle w:val="2"/>
        <w:widowControl/>
        <w:rPr/>
      </w:pPr>
      <w:bookmarkStart w:id="240" w:name="_Toc207723389"/>
      <w:r>
        <w:rPr/>
        <w:t>CR 7.7 – Least Functionality</w:t>
      </w:r>
      <w:bookmarkEnd w:id="240"/>
    </w:p>
    <w:p>
      <w:pPr>
        <w:pStyle w:val="Normal"/>
        <w:widowControl/>
        <w:spacing w:lineRule="auto" w:line="240" w:before="0" w:after="0"/>
        <w:rPr/>
      </w:pPr>
      <w:del w:id="2830" w:author="Winston.Huang" w:date="2025-05-20T15:47:00Z">
        <w:r>
          <w:rPr>
            <w:rFonts w:eastAsia="Aptos" w:cs="Aptos"/>
            <w:b/>
            <w:bCs/>
          </w:rPr>
          <w:delText>Least Functionality:</w:delText>
        </w:r>
      </w:del>
      <w:del w:id="2831" w:author="Winston.Huang" w:date="2025-05-20T15:47:00Z">
        <w:r>
          <w:rPr>
            <w:rFonts w:eastAsia="Aptos" w:cs="Aptos"/>
          </w:rPr>
          <w:delText xml:space="preserve"> T</w:delText>
        </w:r>
      </w:del>
      <w:ins w:id="2832" w:author="Winston.Huang" w:date="2025-05-20T15:47:00Z">
        <w:r>
          <w:rPr>
            <w:rFonts w:eastAsia="Aptos" w:cs="Aptos"/>
          </w:rPr>
          <w:t>In industrial automation and control systems (IACS), reducing system complexity and minimizing the number of active services and ports is essential to improve overall cybersecurity posture. The concept of "least functionality" focuses on eliminating unnecessary software components, network exposure, and service entry points that may otherwise introduce vulnerabilities or be exploited by attackers. Implementing this principle ensures that only the essential functions required for system operation are active, reducing the system’s attack surface and making it easier to monitor and secure.</w:t>
        </w:r>
      </w:ins>
      <w:del w:id="2833" w:author="Winston.Huang" w:date="2025-05-20T15:47:00Z">
        <w:r>
          <w:rPr>
            <w:rFonts w:eastAsia="Aptos" w:cs="Aptos"/>
          </w:rPr>
          <w:delText>he capability to restrict the use of unnecessary functions, ports, protocols, and services, ensuring that only the essential components required for Industrial Automation and Control Systems (IACS) functionality are enabled.</w:delText>
        </w:r>
      </w:del>
    </w:p>
    <w:p>
      <w:pPr>
        <w:pStyle w:val="3"/>
        <w:widowControl/>
        <w:spacing w:lineRule="auto" w:line="240" w:before="160" w:after="0"/>
        <w:rPr>
          <w:rFonts w:ascii="Aptos" w:hAnsi="Aptos" w:eastAsia="Aptos" w:cs="Aptos"/>
        </w:rPr>
      </w:pPr>
      <w:bookmarkStart w:id="241" w:name="_Toc207723390"/>
      <w:r>
        <w:rPr>
          <w:rFonts w:eastAsia="Aptos" w:cs="Aptos"/>
        </w:rPr>
        <w:t>Statement</w:t>
      </w:r>
      <w:bookmarkEnd w:id="241"/>
    </w:p>
    <w:p>
      <w:pPr>
        <w:pStyle w:val="Normal"/>
        <w:widowControl/>
        <w:spacing w:lineRule="auto" w:line="259" w:before="240" w:after="240"/>
        <w:jc w:val="both"/>
        <w:rPr/>
      </w:pPr>
      <w:ins w:id="2834" w:author="Winston.Huang" w:date="2025-05-20T15:48:00Z">
        <w:r>
          <w:rPr>
            <w:color w:val="000000" w:themeColor="text1"/>
            <w:lang w:val="en-IN"/>
          </w:rPr>
          <w:t xml:space="preserve">To meet the requirements of IEC 62443-4-2 CR 7.7 at Security Level 1 (SL1), the </w:t>
        </w:r>
      </w:ins>
      <w:r>
        <w:rPr>
          <w:color w:val="000000" w:themeColor="text1"/>
          <w:lang w:val="en-IN"/>
        </w:rPr>
        <w:t>Ubuntu 22.04 LTS</w:t>
      </w:r>
      <w:ins w:id="2835" w:author="Winston.Huang" w:date="2025-05-20T15:48:00Z">
        <w:r>
          <w:rPr>
            <w:color w:val="000000" w:themeColor="text1"/>
            <w:lang w:val="en-IN"/>
          </w:rPr>
          <w:t xml:space="preserve"> is configured to enforce the principle of least functionality. This includes disabling unnecessary system services, blocking unused network ports, and restricting protocols to ensure that only the essential components required for the operation of the Industrial Automation and Control System (IACS) are active.</w:t>
        </w:r>
      </w:ins>
      <w:del w:id="2836" w:author="Winston.Huang" w:date="2025-05-20T15:48:00Z">
        <w:r>
          <w:rPr>
            <w:color w:val="000000" w:themeColor="text1"/>
            <w:lang w:val="en-IN"/>
          </w:rPr>
          <w:delText>To comply with IEC 62443-4-2 CR 7.7, the Ubuntu 22.04 operating system shall provide the capability to specifically restrict the use of unnecessary functions, ports, protocols, and services to ensure that only the essential components required for the Industrial Automation and Control Systems (IACS) functionality are enabled.</w:delText>
        </w:r>
      </w:del>
    </w:p>
    <w:p>
      <w:pPr>
        <w:pStyle w:val="3"/>
        <w:widowControl/>
        <w:rPr>
          <w:rFonts w:ascii="Aptos" w:hAnsi="Aptos" w:eastAsia="Aptos" w:cs="Aptos"/>
        </w:rPr>
      </w:pPr>
      <w:bookmarkStart w:id="242" w:name="_Toc207723391"/>
      <w:r>
        <w:rPr/>
        <w:t>Evidence</w:t>
      </w:r>
      <w:bookmarkEnd w:id="242"/>
    </w:p>
    <w:p>
      <w:pPr>
        <w:pStyle w:val="Normal"/>
        <w:spacing w:lineRule="auto" w:line="259" w:before="240" w:after="240"/>
        <w:jc w:val="both"/>
        <w:rPr>
          <w:color w:val="000000" w:themeColor="text1"/>
          <w:lang w:val="en-IN"/>
          <w:ins w:id="2841" w:author="Winston.Huang" w:date="2025-05-20T15:50:00Z"/>
        </w:rPr>
      </w:pPr>
      <w:ins w:id="2837" w:author="Winston.Huang" w:date="2025-05-20T15:50:00Z">
        <w:r>
          <w:rPr/>
          <w:t>The system administrator has implemented the following measures to limit system functionality:</w:t>
        </w:r>
      </w:ins>
      <w:del w:id="2838" w:author="Winston.Huang" w:date="2025-05-20T15:50:00Z">
        <w:r>
          <w:rPr>
            <w:color w:val="000000" w:themeColor="text1"/>
            <w:lang w:val="en-IN"/>
          </w:rPr>
          <w:delText>The configuration of Ubuntu 22.04 can be adjusted to disable unnecessary services, block unused ports, and limit protocols not required for system functionality. Please refer to the document UID03 - [Ubuntu][</w:delText>
        </w:r>
      </w:del>
      <w:del w:id="2839" w:author="Winston.Huang" w:date="2025-05-19T16:12:00Z">
        <w:r>
          <w:rPr>
            <w:color w:val="000000" w:themeColor="text1"/>
            <w:lang w:val="en-IN"/>
          </w:rPr>
          <w:delText>Arm</w:delText>
        </w:r>
      </w:del>
      <w:del w:id="2840" w:author="Winston.Huang" w:date="2025-05-20T15:50:00Z">
        <w:r>
          <w:rPr>
            <w:color w:val="000000" w:themeColor="text1"/>
            <w:lang w:val="en-IN"/>
          </w:rPr>
          <w:delText>] Security Guidelines.docx for settings and descriptions that outline the minimum functionality that must be retained and cannot be disabled.</w:delText>
        </w:r>
      </w:del>
    </w:p>
    <w:p>
      <w:pPr>
        <w:pStyle w:val="Normal"/>
        <w:spacing w:lineRule="auto" w:line="240" w:before="0" w:after="0"/>
        <w:jc w:val="both"/>
        <w:pPrChange w:id="0" w:author="Winston.Huang" w:date="2025-05-20T15:51:00Z">
          <w:pPr>
            <w:jc w:val="both"/>
            <w:spacing w:lineRule="auto" w:line="259" w:before="240" w:after="240"/>
          </w:pPr>
        </w:pPrChange>
        <w:rPr/>
      </w:pPr>
      <w:ins w:id="2842" w:author="Winston.Huang" w:date="2025-05-20T15:50:00Z">
        <w:r>
          <w:rPr>
            <w:color w:val="000000" w:themeColor="text1"/>
            <w:lang w:val="en-IN"/>
          </w:rPr>
          <w:t xml:space="preserve">- </w:t>
        </w:r>
      </w:ins>
      <w:ins w:id="2843" w:author="Winston.Huang" w:date="2025-05-20T15:50:00Z">
        <w:r>
          <w:rPr/>
          <w:t>All running services were reviewed, and unnecessary ones were disabled using systemctl disable.</w:t>
        </w:r>
      </w:ins>
    </w:p>
    <w:p>
      <w:pPr>
        <w:pStyle w:val="Normal"/>
        <w:spacing w:lineRule="auto" w:line="240" w:before="0" w:after="0"/>
        <w:jc w:val="both"/>
        <w:pPrChange w:id="0" w:author="Winston.Huang" w:date="2025-05-20T15:51:00Z">
          <w:pPr>
            <w:jc w:val="both"/>
            <w:spacing w:lineRule="auto" w:line="259" w:before="240" w:after="240"/>
          </w:pPr>
        </w:pPrChange>
        <w:rPr>
          <w:color w:val="000000" w:themeColor="text1"/>
          <w:lang w:val="en-IN"/>
          <w:ins w:id="2846" w:author="Winston.Huang" w:date="2025-05-20T15:50:00Z"/>
        </w:rPr>
      </w:pPr>
      <w:ins w:id="2845" w:author="Winston.Huang" w:date="2025-05-20T15:50:00Z">
        <w:r>
          <w:rPr>
            <w:color w:val="000000" w:themeColor="text1"/>
            <w:lang w:val="en-IN"/>
          </w:rPr>
          <w:t>- The Uncomplicated Firewall (ufw) was configured to deny all incoming traffic by default and only allow essential ports (e.g., SSH).</w:t>
        </w:r>
      </w:ins>
    </w:p>
    <w:p>
      <w:pPr>
        <w:pStyle w:val="Normal"/>
        <w:spacing w:lineRule="auto" w:line="240" w:before="0" w:after="0"/>
        <w:jc w:val="both"/>
        <w:pPrChange w:id="0" w:author="Winston.Huang" w:date="2025-05-20T15:51:00Z">
          <w:pPr>
            <w:jc w:val="both"/>
            <w:spacing w:lineRule="auto" w:line="259" w:before="240" w:after="240"/>
          </w:pPr>
        </w:pPrChange>
        <w:rPr>
          <w:color w:val="000000" w:themeColor="text1"/>
          <w:lang w:val="en-IN"/>
          <w:ins w:id="2847" w:author="Winston.Huang" w:date="2025-05-20T15:50:00Z"/>
        </w:rPr>
      </w:pPr>
      <w:r>
        <w:rPr>
          <w:color w:val="000000" w:themeColor="text1"/>
          <w:lang w:val="en-IN"/>
        </w:rPr>
        <w:t>- Specific ports that are not required were explicitly denied.</w:t>
      </w:r>
    </w:p>
    <w:p>
      <w:pPr>
        <w:pStyle w:val="Normal"/>
        <w:spacing w:lineRule="auto" w:line="240" w:before="0" w:after="0"/>
        <w:jc w:val="both"/>
        <w:pPrChange w:id="0" w:author="Winston.Huang" w:date="2025-05-20T15:51:00Z">
          <w:pPr>
            <w:jc w:val="both"/>
            <w:spacing w:lineRule="auto" w:line="259" w:before="240" w:after="240"/>
          </w:pPr>
        </w:pPrChange>
        <w:rPr>
          <w:color w:val="000000" w:themeColor="text1"/>
          <w:lang w:val="en-IN"/>
          <w:ins w:id="2848" w:author="Winston.Huang" w:date="2025-05-20T15:50:00Z"/>
        </w:rPr>
      </w:pPr>
      <w:r>
        <w:rPr>
          <w:color w:val="000000" w:themeColor="text1"/>
          <w:lang w:val="en-IN"/>
        </w:rPr>
        <w:t>- Additional system hardening actions such as service masking (systemctl mask) and optional removal of unused packages (e.g., snapd, cups, avahi-daemon) may be applied depending on deployment needs.</w:t>
      </w:r>
    </w:p>
    <w:p>
      <w:pPr>
        <w:pStyle w:val="Normal"/>
        <w:spacing w:lineRule="auto" w:line="240" w:before="0" w:after="0"/>
        <w:jc w:val="both"/>
        <w:pPrChange w:id="0" w:author="Winston.Huang" w:date="2025-05-20T15:51:00Z">
          <w:pPr>
            <w:jc w:val="both"/>
            <w:spacing w:lineRule="auto" w:line="259" w:before="240" w:after="240"/>
          </w:pPr>
        </w:pPrChange>
        <w:rPr>
          <w:color w:val="000000" w:themeColor="text1"/>
          <w:lang w:val="en-IN"/>
          <w:ins w:id="2850" w:author="Winston.Huang" w:date="2025-05-20T15:50:00Z"/>
        </w:rPr>
      </w:pPr>
      <w:r>
        <w:rPr>
          <w:color w:val="000000" w:themeColor="text1"/>
          <w:lang w:val="en-IN"/>
        </w:rPr>
        <w:t>- The system</w:t>
      </w:r>
      <w:ins w:id="2849" w:author="Winston.Huang" w:date="2025-05-20T15:50:00Z">
        <w:r>
          <w:rPr>
            <w:color w:val="000000" w:themeColor="text1"/>
            <w:lang w:val="en-IN"/>
          </w:rPr>
          <w:t>’s active services and open ports were verified using commands such as systemctl list-units, ss -tulnp, and ufw status.</w:t>
        </w:r>
      </w:ins>
    </w:p>
    <w:p>
      <w:pPr>
        <w:pStyle w:val="Normal"/>
        <w:spacing w:lineRule="auto" w:line="259" w:before="240" w:after="240"/>
        <w:jc w:val="both"/>
        <w:rPr>
          <w:color w:val="000000" w:themeColor="text1"/>
          <w:lang w:val="en-IN"/>
        </w:rPr>
      </w:pPr>
      <w:ins w:id="2851" w:author="Winston.Huang" w:date="2025-05-20T15:50:00Z">
        <w:r>
          <w:rPr/>
          <w:t>These actions ensure that only the minimal set of functions necessary for the IACS operation are enabled, reducing the system's attack surface.</w:t>
        </w:r>
      </w:ins>
    </w:p>
    <w:p>
      <w:pPr>
        <w:pStyle w:val="3"/>
        <w:widowControl/>
        <w:spacing w:lineRule="auto" w:line="240" w:before="160" w:after="0"/>
        <w:rPr>
          <w:rFonts w:ascii="Aptos" w:hAnsi="Aptos" w:eastAsia="Aptos" w:cs="Aptos"/>
        </w:rPr>
      </w:pPr>
      <w:bookmarkStart w:id="243" w:name="_Toc207723392"/>
      <w:r>
        <w:rPr>
          <w:rFonts w:eastAsia="Aptos" w:cs="Aptos"/>
        </w:rPr>
        <w:t>Detailed Setting Steps</w:t>
      </w:r>
      <w:bookmarkEnd w:id="243"/>
    </w:p>
    <w:p>
      <w:pPr>
        <w:pStyle w:val="ListParagraph"/>
        <w:numPr>
          <w:ilvl w:val="0"/>
          <w:numId w:val="37"/>
        </w:numPr>
        <w:spacing w:lineRule="auto" w:line="259" w:before="120" w:after="120"/>
        <w:contextualSpacing/>
        <w:jc w:val="both"/>
        <w:rPr>
          <w:color w:val="0F4761" w:themeColor="accent1" w:themeShade="bf"/>
          <w:ins w:id="2854" w:author="Winston.Huang" w:date="2025-05-20T15:51:00Z"/>
          <w:sz w:val="28"/>
          <w:szCs w:val="28"/>
        </w:rPr>
      </w:pPr>
      <w:ins w:id="2852" w:author="Winston.Huang" w:date="2025-05-20T15:51:00Z">
        <w:r>
          <w:rPr>
            <w:color w:val="0F4761" w:themeColor="accent1" w:themeShade="bf"/>
            <w:sz w:val="28"/>
            <w:szCs w:val="28"/>
            <w:lang w:val="en-IN"/>
          </w:rPr>
          <w:t>Review and Disable Unnecessary Services</w:t>
        </w:r>
      </w:ins>
      <w:del w:id="2853" w:author="Winston.Huang" w:date="2025-05-20T15:51:00Z">
        <w:r>
          <w:rPr>
            <w:color w:val="0F4761" w:themeColor="accent1" w:themeShade="bf"/>
            <w:sz w:val="28"/>
            <w:szCs w:val="28"/>
            <w:lang w:val="en-IN"/>
          </w:rPr>
          <w:delText xml:space="preserve">Disable Unnecessary Services: </w:delText>
        </w:r>
      </w:del>
    </w:p>
    <w:p>
      <w:pPr>
        <w:pStyle w:val="ListParagraph"/>
        <w:numPr>
          <w:ilvl w:val="0"/>
          <w:numId w:val="37"/>
        </w:numPr>
        <w:spacing w:lineRule="auto" w:line="259" w:before="120" w:after="120"/>
        <w:contextualSpacing/>
        <w:jc w:val="both"/>
        <w:rPr>
          <w:color w:val="0F4761" w:themeColor="accent1" w:themeShade="bf"/>
          <w:ins w:id="2856" w:author="Winston.Huang" w:date="2025-05-20T15:52:00Z"/>
          <w:sz w:val="28"/>
          <w:szCs w:val="28"/>
        </w:rPr>
      </w:pPr>
      <w:ins w:id="2855" w:author="Winston.Huang" w:date="2025-05-20T15:52:00Z">
        <w:r>
          <w:rPr>
            <w:color w:val="0F4761" w:themeColor="accent1" w:themeShade="bf"/>
            <w:sz w:val="28"/>
            <w:szCs w:val="28"/>
          </w:rPr>
          <w:t>Configure UFW to Restrict Network Access</w:t>
        </w:r>
      </w:ins>
    </w:p>
    <w:p>
      <w:pPr>
        <w:pStyle w:val="ListParagraph"/>
        <w:numPr>
          <w:ilvl w:val="0"/>
          <w:numId w:val="37"/>
        </w:numPr>
        <w:spacing w:lineRule="auto" w:line="259" w:before="120" w:after="120"/>
        <w:contextualSpacing/>
        <w:jc w:val="both"/>
        <w:rPr>
          <w:color w:val="0F4761" w:themeColor="accent1" w:themeShade="bf"/>
          <w:ins w:id="2858" w:author="Winston.Huang" w:date="2025-05-20T15:52:00Z"/>
          <w:sz w:val="28"/>
          <w:szCs w:val="28"/>
        </w:rPr>
      </w:pPr>
      <w:ins w:id="2857" w:author="Winston.Huang" w:date="2025-05-20T15:52:00Z">
        <w:r>
          <w:rPr>
            <w:color w:val="0F4761" w:themeColor="accent1" w:themeShade="bf"/>
            <w:sz w:val="28"/>
            <w:szCs w:val="28"/>
          </w:rPr>
          <w:t>(Optional) Remove Unused Packages</w:t>
        </w:r>
      </w:ins>
    </w:p>
    <w:p>
      <w:pPr>
        <w:pStyle w:val="ListParagraph"/>
        <w:numPr>
          <w:ilvl w:val="0"/>
          <w:numId w:val="37"/>
        </w:numPr>
        <w:spacing w:lineRule="auto" w:line="259" w:before="120" w:after="120"/>
        <w:contextualSpacing/>
        <w:jc w:val="both"/>
        <w:rPr>
          <w:color w:val="0F4761" w:themeColor="accent1" w:themeShade="bf"/>
          <w:sz w:val="28"/>
          <w:szCs w:val="28"/>
        </w:rPr>
      </w:pPr>
      <w:ins w:id="2859" w:author="Winston.Huang" w:date="2025-05-20T15:52:00Z">
        <w:r>
          <w:rPr>
            <w:color w:val="0F4761" w:themeColor="accent1" w:themeShade="bf"/>
            <w:sz w:val="28"/>
            <w:szCs w:val="28"/>
          </w:rPr>
          <w:t>Verify Current Configuration</w:t>
        </w:r>
      </w:ins>
    </w:p>
    <w:p>
      <w:pPr>
        <w:pStyle w:val="Normal"/>
        <w:spacing w:lineRule="auto" w:line="259" w:before="120" w:after="120"/>
        <w:ind w:left="480" w:hanging="0"/>
        <w:jc w:val="both"/>
        <w:rPr>
          <w:color w:val="000000" w:themeColor="text1"/>
          <w:del w:id="2861" w:author="Winston.Huang" w:date="2025-05-20T15:51:00Z"/>
        </w:rPr>
      </w:pPr>
      <w:del w:id="2860" w:author="Winston.Huang" w:date="2025-05-20T15:51:00Z">
        <w:r>
          <w:rPr>
            <w:color w:val="000000" w:themeColor="text1"/>
            <w:lang w:val="en-IN"/>
          </w:rPr>
          <w:delText xml:space="preserve">List all running services: </w:delText>
        </w:r>
      </w:del>
    </w:p>
    <w:p>
      <w:pPr>
        <w:pStyle w:val="ListParagraph"/>
        <w:numPr>
          <w:ilvl w:val="0"/>
          <w:numId w:val="36"/>
        </w:numPr>
        <w:spacing w:lineRule="auto" w:line="259" w:before="120" w:after="120"/>
        <w:contextualSpacing/>
        <w:rPr>
          <w:color w:val="000000" w:themeColor="text1"/>
          <w:lang w:val="en-IN"/>
          <w:del w:id="2866" w:author="Winston.Huang" w:date="2025-05-20T15:51:00Z"/>
        </w:rPr>
      </w:pPr>
      <w:del w:id="2862" w:author="Winston.Huang" w:date="2025-05-20T15:51:00Z">
        <w:r>
          <w:rPr>
            <w:color w:val="000000" w:themeColor="text1"/>
            <w:lang w:val="en-IN"/>
          </w:rPr>
          <w:delText xml:space="preserve"> </w:delText>
        </w:r>
      </w:del>
      <w:del w:id="2863" w:author="Winston.Huang" w:date="2025-05-20T15:51:00Z">
        <w:r>
          <w:rPr>
            <w:color w:val="000000" w:themeColor="text1"/>
            <w:lang w:val="en-IN"/>
          </w:rPr>
          <w:delText xml:space="preserve">Now list all running services by using </w:delText>
        </w:r>
      </w:del>
      <w:del w:id="2864" w:author="Winston.Huang" w:date="2025-05-20T15:51:00Z">
        <w:r>
          <w:rPr>
            <w:b/>
            <w:bCs/>
            <w:color w:val="000000" w:themeColor="text1"/>
            <w:lang w:val="en-IN"/>
          </w:rPr>
          <w:delText xml:space="preserve">systemctl list-units --type=service </w:delText>
        </w:r>
      </w:del>
      <w:del w:id="2865" w:author="Winston.Huang" w:date="2025-05-20T15:51:00Z">
        <w:r>
          <w:rPr>
            <w:color w:val="000000" w:themeColor="text1"/>
            <w:lang w:val="en-IN"/>
          </w:rPr>
          <w:delText xml:space="preserve">command.                      </w:delText>
        </w:r>
      </w:del>
    </w:p>
    <w:p>
      <w:pPr>
        <w:pStyle w:val="Normal"/>
        <w:spacing w:lineRule="auto" w:line="259" w:before="120" w:after="120"/>
        <w:ind w:left="480" w:hanging="0"/>
        <w:jc w:val="both"/>
        <w:rPr>
          <w:color w:val="000000" w:themeColor="text1"/>
          <w:del w:id="2868" w:author="Winston.Huang" w:date="2025-05-20T15:51:00Z"/>
        </w:rPr>
      </w:pPr>
      <w:del w:id="2867" w:author="Winston.Huang" w:date="2025-05-20T15:51:00Z">
        <w:r>
          <w:rPr>
            <w:color w:val="000000" w:themeColor="text1"/>
            <w:lang w:val="en-IN"/>
          </w:rPr>
          <w:delText xml:space="preserve">For any service that is not required, disable it: </w:delText>
        </w:r>
      </w:del>
    </w:p>
    <w:p>
      <w:pPr>
        <w:pStyle w:val="ListParagraph"/>
        <w:numPr>
          <w:ilvl w:val="0"/>
          <w:numId w:val="35"/>
        </w:numPr>
        <w:spacing w:lineRule="auto" w:line="259" w:before="120" w:after="120"/>
        <w:contextualSpacing/>
        <w:rPr>
          <w:b/>
          <w:b/>
          <w:bCs/>
          <w:color w:val="000000" w:themeColor="text1"/>
          <w:lang w:val="en-IN"/>
          <w:del w:id="2872" w:author="Winston.Huang" w:date="2025-05-20T15:51:00Z"/>
        </w:rPr>
      </w:pPr>
      <w:del w:id="2869" w:author="Winston.Huang" w:date="2025-05-20T15:51:00Z">
        <w:r>
          <w:rPr>
            <w:color w:val="000000" w:themeColor="text1"/>
            <w:lang w:val="en-IN"/>
          </w:rPr>
          <w:delText xml:space="preserve">Now disable the service that is not required by using </w:delText>
        </w:r>
      </w:del>
      <w:del w:id="2870" w:author="Winston.Huang" w:date="2025-05-20T15:51:00Z">
        <w:r>
          <w:rPr>
            <w:b/>
            <w:bCs/>
            <w:color w:val="000000" w:themeColor="text1"/>
            <w:lang w:val="en-IN"/>
          </w:rPr>
          <w:delText>sudo systemctl disable &lt;service_name&gt;</w:delText>
        </w:r>
      </w:del>
      <w:del w:id="2871" w:author="Winston.Huang" w:date="2025-05-20T15:51:00Z">
        <w:r>
          <w:rPr>
            <w:color w:val="000000" w:themeColor="text1"/>
            <w:lang w:val="en-IN"/>
          </w:rPr>
          <w:delText xml:space="preserve"> command.</w:delText>
        </w:r>
      </w:del>
    </w:p>
    <w:p>
      <w:pPr>
        <w:pStyle w:val="Normal"/>
        <w:spacing w:lineRule="auto" w:line="259" w:before="120" w:after="120"/>
        <w:jc w:val="both"/>
        <w:rPr>
          <w:color w:val="0F4761" w:themeColor="accent1" w:themeShade="bf"/>
          <w:sz w:val="28"/>
          <w:szCs w:val="28"/>
          <w:del w:id="2875" w:author="Winston.Huang" w:date="2025-05-20T15:51:00Z"/>
        </w:rPr>
      </w:pPr>
      <w:del w:id="2873" w:author="Winston.Huang" w:date="2025-05-20T15:51:00Z">
        <w:r>
          <w:rPr>
            <w:color w:val="0F4761" w:themeColor="accent1" w:themeShade="bf"/>
            <w:sz w:val="28"/>
            <w:szCs w:val="28"/>
            <w:lang w:val="en-IN"/>
          </w:rPr>
          <w:delText xml:space="preserve">      </w:delText>
        </w:r>
      </w:del>
      <w:del w:id="2874" w:author="Winston.Huang" w:date="2025-05-20T15:51:00Z">
        <w:r>
          <w:rPr>
            <w:color w:val="0F4761" w:themeColor="accent1" w:themeShade="bf"/>
            <w:sz w:val="28"/>
            <w:szCs w:val="28"/>
            <w:lang w:val="en-IN"/>
          </w:rPr>
          <w:delText xml:space="preserve">2.Configure the Uncomplicated Firewall (UFW): </w:delText>
        </w:r>
      </w:del>
    </w:p>
    <w:p>
      <w:pPr>
        <w:pStyle w:val="Normal"/>
        <w:spacing w:lineRule="auto" w:line="259" w:before="120" w:after="120"/>
        <w:ind w:left="480" w:hanging="0"/>
        <w:jc w:val="both"/>
        <w:rPr>
          <w:color w:val="000000" w:themeColor="text1"/>
          <w:del w:id="2877" w:author="Winston.Huang" w:date="2025-05-20T15:51:00Z"/>
        </w:rPr>
      </w:pPr>
      <w:del w:id="2876" w:author="Winston.Huang" w:date="2025-05-20T15:51:00Z">
        <w:r>
          <w:rPr>
            <w:color w:val="000000" w:themeColor="text1"/>
            <w:lang w:val="en-IN"/>
          </w:rPr>
          <w:delText xml:space="preserve">Enable UFW: </w:delText>
        </w:r>
      </w:del>
    </w:p>
    <w:p>
      <w:pPr>
        <w:pStyle w:val="ListParagraph"/>
        <w:numPr>
          <w:ilvl w:val="0"/>
          <w:numId w:val="34"/>
        </w:numPr>
        <w:spacing w:lineRule="auto" w:line="259" w:before="120" w:after="120"/>
        <w:contextualSpacing/>
        <w:rPr>
          <w:b/>
          <w:b/>
          <w:bCs/>
          <w:color w:val="000000" w:themeColor="text1"/>
          <w:lang w:val="en-IN"/>
          <w:del w:id="2881" w:author="Winston.Huang" w:date="2025-05-20T15:51:00Z"/>
        </w:rPr>
      </w:pPr>
      <w:del w:id="2878" w:author="Winston.Huang" w:date="2025-05-20T15:51:00Z">
        <w:r>
          <w:rPr>
            <w:color w:val="000000" w:themeColor="text1"/>
            <w:lang w:val="en-IN"/>
          </w:rPr>
          <w:delText xml:space="preserve">Now Enable the UFW service by using </w:delText>
        </w:r>
      </w:del>
      <w:del w:id="2879" w:author="Winston.Huang" w:date="2025-05-20T15:51:00Z">
        <w:r>
          <w:rPr>
            <w:b/>
            <w:bCs/>
            <w:color w:val="000000" w:themeColor="text1"/>
            <w:lang w:val="en-IN"/>
          </w:rPr>
          <w:delText>sudo ufw enable</w:delText>
        </w:r>
      </w:del>
      <w:del w:id="2880" w:author="Winston.Huang" w:date="2025-05-20T15:51:00Z">
        <w:r>
          <w:rPr>
            <w:color w:val="000000" w:themeColor="text1"/>
            <w:lang w:val="en-IN"/>
          </w:rPr>
          <w:delText xml:space="preserve"> command.</w:delText>
        </w:r>
      </w:del>
    </w:p>
    <w:p>
      <w:pPr>
        <w:pStyle w:val="Normal"/>
        <w:spacing w:lineRule="auto" w:line="259" w:before="120" w:after="120"/>
        <w:ind w:left="480" w:hanging="0"/>
        <w:jc w:val="both"/>
        <w:rPr>
          <w:color w:val="000000" w:themeColor="text1"/>
          <w:del w:id="2883" w:author="Winston.Huang" w:date="2025-05-20T15:51:00Z"/>
        </w:rPr>
      </w:pPr>
      <w:del w:id="2882" w:author="Winston.Huang" w:date="2025-05-20T15:51:00Z">
        <w:r>
          <w:rPr>
            <w:color w:val="000000" w:themeColor="text1"/>
            <w:lang w:val="en-IN"/>
          </w:rPr>
          <w:delText>Deny all incoming traffic by default:</w:delText>
        </w:r>
      </w:del>
    </w:p>
    <w:p>
      <w:pPr>
        <w:pStyle w:val="ListParagraph"/>
        <w:numPr>
          <w:ilvl w:val="0"/>
          <w:numId w:val="33"/>
        </w:numPr>
        <w:spacing w:lineRule="auto" w:line="259" w:before="120" w:after="120"/>
        <w:contextualSpacing/>
        <w:rPr>
          <w:color w:val="000000" w:themeColor="text1"/>
          <w:lang w:val="en-IN"/>
          <w:del w:id="2887" w:author="Winston.Huang" w:date="2025-05-20T15:51:00Z"/>
        </w:rPr>
      </w:pPr>
      <w:del w:id="2884" w:author="Winston.Huang" w:date="2025-05-20T15:51:00Z">
        <w:r>
          <w:rPr>
            <w:color w:val="000000" w:themeColor="text1"/>
            <w:lang w:val="en-IN"/>
          </w:rPr>
          <w:delText xml:space="preserve">Now Deny all incoming Traffic by using </w:delText>
        </w:r>
      </w:del>
      <w:del w:id="2885" w:author="Winston.Huang" w:date="2025-05-20T15:51:00Z">
        <w:r>
          <w:rPr>
            <w:b/>
            <w:bCs/>
            <w:color w:val="000000" w:themeColor="text1"/>
            <w:lang w:val="en-IN"/>
          </w:rPr>
          <w:delText xml:space="preserve">sudo ufw default deny incoming </w:delText>
        </w:r>
      </w:del>
      <w:del w:id="2886" w:author="Winston.Huang" w:date="2025-05-20T15:51:00Z">
        <w:r>
          <w:rPr>
            <w:color w:val="000000" w:themeColor="text1"/>
            <w:lang w:val="en-IN"/>
          </w:rPr>
          <w:delText xml:space="preserve">command.       </w:delText>
        </w:r>
      </w:del>
    </w:p>
    <w:p>
      <w:pPr>
        <w:pStyle w:val="Normal"/>
        <w:spacing w:lineRule="auto" w:line="259" w:before="120" w:after="120"/>
        <w:ind w:left="480" w:hanging="0"/>
        <w:jc w:val="both"/>
        <w:rPr>
          <w:color w:val="000000" w:themeColor="text1"/>
          <w:del w:id="2889" w:author="Winston.Huang" w:date="2025-05-20T15:51:00Z"/>
        </w:rPr>
      </w:pPr>
      <w:del w:id="2888" w:author="Winston.Huang" w:date="2025-05-20T15:51:00Z">
        <w:r>
          <w:rPr>
            <w:color w:val="000000" w:themeColor="text1"/>
            <w:lang w:val="en-IN"/>
          </w:rPr>
          <w:delText xml:space="preserve">Allow essential incoming traffic on specific ports: </w:delText>
        </w:r>
      </w:del>
    </w:p>
    <w:p>
      <w:pPr>
        <w:pStyle w:val="ListParagraph"/>
        <w:numPr>
          <w:ilvl w:val="0"/>
          <w:numId w:val="32"/>
        </w:numPr>
        <w:spacing w:lineRule="auto" w:line="259" w:before="120" w:after="120"/>
        <w:contextualSpacing/>
        <w:jc w:val="both"/>
        <w:rPr>
          <w:b/>
          <w:b/>
          <w:bCs/>
          <w:color w:val="000000" w:themeColor="text1"/>
          <w:lang w:val="en-IN"/>
          <w:del w:id="2893" w:author="Winston.Huang" w:date="2025-05-20T15:51:00Z"/>
        </w:rPr>
      </w:pPr>
      <w:del w:id="2890" w:author="Winston.Huang" w:date="2025-05-20T15:51:00Z">
        <w:r>
          <w:rPr>
            <w:color w:val="000000" w:themeColor="text1"/>
            <w:lang w:val="en-IN"/>
          </w:rPr>
          <w:delText xml:space="preserve">Now allow essential incoming traffic on specific ports by using </w:delText>
        </w:r>
      </w:del>
      <w:del w:id="2891" w:author="Winston.Huang" w:date="2025-05-20T15:51:00Z">
        <w:r>
          <w:rPr>
            <w:b/>
            <w:bCs/>
            <w:color w:val="000000" w:themeColor="text1"/>
            <w:lang w:val="en-IN"/>
          </w:rPr>
          <w:delText>sudo ufw allow &lt;port_number&gt;</w:delText>
        </w:r>
      </w:del>
      <w:del w:id="2892" w:author="Winston.Huang" w:date="2025-05-20T15:51:00Z">
        <w:r>
          <w:rPr>
            <w:color w:val="000000" w:themeColor="text1"/>
            <w:lang w:val="en-IN"/>
          </w:rPr>
          <w:delText xml:space="preserve"> command.</w:delText>
        </w:r>
      </w:del>
    </w:p>
    <w:p>
      <w:pPr>
        <w:pStyle w:val="Normal"/>
        <w:spacing w:lineRule="auto" w:line="259" w:before="120" w:after="120"/>
        <w:ind w:left="480" w:hanging="0"/>
        <w:jc w:val="both"/>
        <w:rPr>
          <w:color w:val="000000" w:themeColor="text1"/>
          <w:del w:id="2895" w:author="Winston.Huang" w:date="2025-05-20T15:51:00Z"/>
        </w:rPr>
      </w:pPr>
      <w:del w:id="2894" w:author="Winston.Huang" w:date="2025-05-20T15:51:00Z">
        <w:r>
          <w:rPr>
            <w:color w:val="000000" w:themeColor="text1"/>
            <w:lang w:val="en-IN"/>
          </w:rPr>
          <w:delText xml:space="preserve">Deny specific unnecessary ports: </w:delText>
        </w:r>
      </w:del>
    </w:p>
    <w:p>
      <w:pPr>
        <w:pStyle w:val="ListParagraph"/>
        <w:numPr>
          <w:ilvl w:val="0"/>
          <w:numId w:val="31"/>
        </w:numPr>
        <w:spacing w:lineRule="auto" w:line="259" w:before="120" w:after="120"/>
        <w:contextualSpacing/>
        <w:rPr>
          <w:b/>
          <w:b/>
          <w:bCs/>
          <w:color w:val="000000" w:themeColor="text1"/>
          <w:lang w:val="en-IN"/>
          <w:del w:id="2900" w:author="Winston.Huang" w:date="2025-05-20T15:51:00Z"/>
        </w:rPr>
      </w:pPr>
      <w:del w:id="2896" w:author="Winston.Huang" w:date="2025-05-20T15:51:00Z">
        <w:r>
          <w:rPr>
            <w:color w:val="000000" w:themeColor="text1"/>
            <w:lang w:val="en-IN"/>
          </w:rPr>
          <w:delText xml:space="preserve"> </w:delText>
        </w:r>
      </w:del>
      <w:del w:id="2897" w:author="Winston.Huang" w:date="2025-05-20T15:51:00Z">
        <w:r>
          <w:rPr>
            <w:color w:val="000000" w:themeColor="text1"/>
            <w:lang w:val="en-IN"/>
          </w:rPr>
          <w:delText xml:space="preserve">Now deny specific unnecessary ports by using </w:delText>
        </w:r>
      </w:del>
      <w:del w:id="2898" w:author="Winston.Huang" w:date="2025-05-20T15:51:00Z">
        <w:r>
          <w:rPr>
            <w:b/>
            <w:bCs/>
            <w:color w:val="000000" w:themeColor="text1"/>
            <w:lang w:val="en-IN"/>
          </w:rPr>
          <w:delText xml:space="preserve">sudo ufw deny &lt;port_number&gt; </w:delText>
        </w:r>
      </w:del>
      <w:del w:id="2899" w:author="Winston.Huang" w:date="2025-05-20T15:51:00Z">
        <w:r>
          <w:rPr>
            <w:color w:val="000000" w:themeColor="text1"/>
            <w:lang w:val="en-IN"/>
          </w:rPr>
          <w:delText>command.</w:delText>
        </w:r>
      </w:del>
    </w:p>
    <w:p>
      <w:pPr>
        <w:pStyle w:val="Normal"/>
        <w:widowControl/>
        <w:rPr/>
      </w:pPr>
      <w:bookmarkStart w:id="244" w:name="_Toc207723393"/>
      <w:r>
        <w:rPr/>
        <w:t>CR 7.8 – Control system component inventory</w:t>
      </w:r>
      <w:bookmarkEnd w:id="244"/>
    </w:p>
    <w:p>
      <w:pPr>
        <w:pStyle w:val="Normal"/>
        <w:widowControl/>
        <w:jc w:val="both"/>
        <w:rPr>
          <w:rFonts w:ascii="Aptos" w:hAnsi="Aptos" w:eastAsia="Aptos" w:cs="Aptos"/>
        </w:rPr>
      </w:pPr>
      <w:r>
        <w:rPr>
          <w:rFonts w:eastAsia="Aptos" w:cs="Aptos"/>
        </w:rPr>
        <w:t>Control system component inventory involves using the Ubuntu Landscape tool to manage and maintain a comprehensive inventory of control system components, covering server management, update management, storage management, and network management.</w:t>
      </w:r>
    </w:p>
    <w:p>
      <w:pPr>
        <w:pStyle w:val="3"/>
        <w:widowControl/>
        <w:spacing w:lineRule="auto" w:line="240" w:before="160" w:after="0"/>
        <w:rPr>
          <w:rFonts w:ascii="Aptos" w:hAnsi="Aptos" w:eastAsia="Aptos" w:cs="Aptos"/>
        </w:rPr>
      </w:pPr>
      <w:bookmarkStart w:id="245" w:name="_Toc207723394"/>
      <w:r>
        <w:rPr>
          <w:rFonts w:eastAsia="Aptos" w:cs="Aptos"/>
        </w:rPr>
        <w:t>Statement</w:t>
      </w:r>
      <w:bookmarkEnd w:id="245"/>
    </w:p>
    <w:p>
      <w:pPr>
        <w:pStyle w:val="Normal"/>
        <w:spacing w:lineRule="auto" w:line="240" w:before="240" w:after="240"/>
        <w:jc w:val="both"/>
        <w:rPr>
          <w:rFonts w:ascii="Aptos" w:hAnsi="Aptos" w:eastAsia="Aptos" w:cs="Aptos"/>
        </w:rPr>
      </w:pPr>
      <w:r>
        <w:rPr>
          <w:rFonts w:eastAsia="Aptos" w:cs="Aptos"/>
        </w:rPr>
        <w:t>This document outlines the procedures for meeting the IEC 62443-4-2 CR 7.8 requirements for control system component inventory using Ubuntu 22.04 LTS. The objective is to utilize the Ubuntu Landscapeusb tool to manage and maintain a comprehensive inventory of control system components, including server management, update management, storage management, and network management.</w:t>
      </w:r>
    </w:p>
    <w:p>
      <w:pPr>
        <w:pStyle w:val="3"/>
        <w:widowControl/>
        <w:rPr>
          <w:rFonts w:ascii="Aptos" w:hAnsi="Aptos" w:eastAsia="Aptos" w:cs="Aptos"/>
        </w:rPr>
      </w:pPr>
      <w:bookmarkStart w:id="246" w:name="_Toc207723395"/>
      <w:r>
        <w:rPr/>
        <w:t>Evidence</w:t>
      </w:r>
      <w:bookmarkEnd w:id="246"/>
    </w:p>
    <w:p>
      <w:pPr>
        <w:pStyle w:val="Normal"/>
        <w:widowControl/>
        <w:spacing w:lineRule="auto" w:line="240" w:before="0" w:after="0"/>
        <w:jc w:val="both"/>
        <w:rPr>
          <w:rFonts w:ascii="Aptos" w:hAnsi="Aptos" w:eastAsia="Aptos" w:cs="Aptos"/>
        </w:rPr>
      </w:pPr>
      <w:r>
        <w:rPr>
          <w:rFonts w:eastAsia="Aptos" w:cs="Aptos"/>
        </w:rPr>
        <w:t>The implementation adheres to the guidelines provided in IEC 62443-4-2 CR 7.8 by leveraging the functionalities of Ubuntu Landscape. This tool supports server management, user management, update management, storage management, and network management, ensuring compatibility with IEC 62443</w:t>
        <w:noBreakHyphen/>
        <w:t>2</w:t>
        <w:noBreakHyphen/>
        <w:t>4 and providing a mechanism to augment the overall component inventory.</w:t>
      </w:r>
    </w:p>
    <w:p>
      <w:pPr>
        <w:pStyle w:val="3"/>
        <w:widowControl/>
        <w:spacing w:lineRule="auto" w:line="240" w:before="160" w:after="0"/>
        <w:rPr>
          <w:rFonts w:ascii="Aptos" w:hAnsi="Aptos" w:eastAsia="Aptos" w:cs="Aptos"/>
        </w:rPr>
      </w:pPr>
      <w:bookmarkStart w:id="247" w:name="_Toc207723396"/>
      <w:r>
        <w:rPr>
          <w:rFonts w:eastAsia="Aptos" w:cs="Aptos"/>
        </w:rPr>
        <w:t>Detailed Setting Steps</w:t>
      </w:r>
      <w:bookmarkEnd w:id="247"/>
    </w:p>
    <w:p>
      <w:pPr>
        <w:pStyle w:val="Normal"/>
        <w:rPr>
          <w:rFonts w:ascii="Aptos" w:hAnsi="Aptos" w:eastAsia="Aptos" w:cs="Aptos"/>
          <w:color w:val="0F4761" w:themeColor="accent1" w:themeShade="bf"/>
          <w:sz w:val="28"/>
          <w:szCs w:val="28"/>
        </w:rPr>
      </w:pPr>
      <w:r>
        <w:rPr>
          <w:color w:val="0F4761" w:themeColor="accent1" w:themeShade="bf"/>
          <w:sz w:val="28"/>
          <w:szCs w:val="28"/>
          <w:lang w:val="en-IN"/>
        </w:rPr>
        <w:t>1.Install Landscape Client</w:t>
      </w:r>
    </w:p>
    <w:p>
      <w:pPr>
        <w:pStyle w:val="ListParagraph"/>
        <w:numPr>
          <w:ilvl w:val="0"/>
          <w:numId w:val="215"/>
        </w:numPr>
        <w:rPr>
          <w:rFonts w:ascii="Aptos" w:hAnsi="Aptos" w:eastAsia="Aptos" w:cs="Aptos"/>
          <w:color w:val="000000" w:themeColor="text1"/>
        </w:rPr>
      </w:pPr>
      <w:r>
        <w:rPr>
          <w:lang w:val="en-IN"/>
        </w:rPr>
        <w:t>Ensure the system is up-to-date</w:t>
      </w:r>
    </w:p>
    <w:p>
      <w:pPr>
        <w:pStyle w:val="ListParagraph"/>
        <w:numPr>
          <w:ilvl w:val="0"/>
          <w:numId w:val="215"/>
        </w:numPr>
        <w:rPr>
          <w:b/>
          <w:b/>
          <w:bCs/>
        </w:rPr>
      </w:pPr>
      <w:r>
        <w:rPr>
          <w:rFonts w:eastAsia="Aptos" w:cs="Aptos"/>
          <w:color w:val="000000" w:themeColor="text1"/>
          <w:lang w:val="en-IN"/>
        </w:rPr>
        <w:t xml:space="preserve">Now update and upgrade the system using </w:t>
      </w:r>
      <w:r>
        <w:rPr>
          <w:b/>
          <w:bCs/>
          <w:lang w:val="en-IN"/>
        </w:rPr>
        <w:t xml:space="preserve">apt update </w:t>
      </w:r>
      <w:r>
        <w:rPr>
          <w:lang w:val="en-IN"/>
        </w:rPr>
        <w:t xml:space="preserve">and </w:t>
      </w:r>
      <w:r>
        <w:rPr>
          <w:b/>
          <w:bCs/>
          <w:lang w:val="en-IN"/>
        </w:rPr>
        <w:t xml:space="preserve">apt upgrade –y </w:t>
      </w:r>
      <w:r>
        <w:rPr>
          <w:lang w:val="en-IN"/>
        </w:rPr>
        <w:t xml:space="preserve">commands with </w:t>
      </w:r>
      <w:r>
        <w:rPr>
          <w:b/>
          <w:bCs/>
          <w:lang w:val="en-IN"/>
        </w:rPr>
        <w:t xml:space="preserve">sudo </w:t>
      </w:r>
      <w:r>
        <w:rPr>
          <w:lang w:val="en-IN"/>
        </w:rPr>
        <w:t>priviliges.</w:t>
      </w:r>
    </w:p>
    <w:p>
      <w:pPr>
        <w:pStyle w:val="Normal"/>
        <w:rPr>
          <w:rFonts w:ascii="Aptos" w:hAnsi="Aptos" w:eastAsia="Aptos" w:cs="Aptos"/>
          <w:color w:val="000000" w:themeColor="text1"/>
        </w:rPr>
      </w:pPr>
      <w:r>
        <w:rPr>
          <w:lang w:val="en-IN"/>
        </w:rPr>
        <w:t>Install the Landscape client:</w:t>
      </w:r>
    </w:p>
    <w:p>
      <w:pPr>
        <w:pStyle w:val="ListParagraph"/>
        <w:numPr>
          <w:ilvl w:val="0"/>
          <w:numId w:val="214"/>
        </w:numPr>
        <w:rPr>
          <w:b/>
          <w:b/>
          <w:bCs/>
        </w:rPr>
      </w:pPr>
      <w:r>
        <w:rPr>
          <w:lang w:val="en-IN"/>
        </w:rPr>
        <w:t xml:space="preserve">Now install the Landscape Client by using </w:t>
      </w:r>
      <w:r>
        <w:rPr>
          <w:b/>
          <w:bCs/>
          <w:lang w:val="en-IN"/>
        </w:rPr>
        <w:t xml:space="preserve">apt install landscape-client </w:t>
      </w:r>
      <w:r>
        <w:rPr>
          <w:lang w:val="en-IN"/>
        </w:rPr>
        <w:t xml:space="preserve">commands with </w:t>
      </w:r>
      <w:r>
        <w:rPr>
          <w:b/>
          <w:bCs/>
          <w:lang w:val="en-IN"/>
        </w:rPr>
        <w:t xml:space="preserve">sudo </w:t>
      </w:r>
      <w:r>
        <w:rPr>
          <w:lang w:val="en-IN"/>
        </w:rPr>
        <w:t>priviliges.</w:t>
      </w:r>
    </w:p>
    <w:p>
      <w:pPr>
        <w:pStyle w:val="Normal"/>
        <w:rPr>
          <w:rFonts w:ascii="Aptos" w:hAnsi="Aptos" w:eastAsia="Aptos" w:cs="Aptos"/>
          <w:color w:val="0F4761" w:themeColor="accent1" w:themeShade="bf"/>
          <w:sz w:val="28"/>
          <w:szCs w:val="28"/>
        </w:rPr>
      </w:pPr>
      <w:r>
        <w:rPr>
          <w:color w:val="0F4761" w:themeColor="accent1" w:themeShade="bf"/>
          <w:sz w:val="28"/>
          <w:szCs w:val="28"/>
          <w:lang w:val="en-IN"/>
        </w:rPr>
        <w:t xml:space="preserve"> </w:t>
      </w:r>
      <w:r>
        <w:rPr>
          <w:color w:val="0F4761" w:themeColor="accent1" w:themeShade="bf"/>
          <w:sz w:val="28"/>
          <w:szCs w:val="28"/>
          <w:lang w:val="en-IN"/>
        </w:rPr>
        <w:t>2.Register the System with Landscape</w:t>
      </w:r>
    </w:p>
    <w:p>
      <w:pPr>
        <w:pStyle w:val="Normal"/>
        <w:rPr>
          <w:rFonts w:ascii="Aptos" w:hAnsi="Aptos" w:eastAsia="Aptos" w:cs="Aptos"/>
          <w:color w:val="000000" w:themeColor="text1"/>
        </w:rPr>
      </w:pPr>
      <w:r>
        <w:rPr>
          <w:lang w:val="en-IN"/>
        </w:rPr>
        <w:t xml:space="preserve">    </w:t>
      </w:r>
      <w:r>
        <w:rPr>
          <w:lang w:val="en-IN"/>
        </w:rPr>
        <w:t>Register the client with the Landscape server:</w:t>
      </w:r>
    </w:p>
    <w:p>
      <w:pPr>
        <w:pStyle w:val="ListParagraph"/>
        <w:numPr>
          <w:ilvl w:val="0"/>
          <w:numId w:val="213"/>
        </w:numPr>
        <w:rPr>
          <w:b/>
          <w:b/>
          <w:bCs/>
        </w:rPr>
      </w:pPr>
      <w:r>
        <w:rPr>
          <w:rFonts w:eastAsia="Aptos" w:cs="Aptos"/>
          <w:color w:val="000000" w:themeColor="text1"/>
          <w:lang w:val="en-IN"/>
        </w:rPr>
        <w:t xml:space="preserve">Now register client with Landscape server by using  </w:t>
      </w:r>
      <w:r>
        <w:rPr>
          <w:rFonts w:eastAsia="Aptos" w:cs="Aptos"/>
          <w:b/>
          <w:bCs/>
          <w:color w:val="000000" w:themeColor="text1"/>
          <w:lang w:val="en-IN"/>
        </w:rPr>
        <w:t xml:space="preserve"> landscape-config --computer-title "My Ubuntu Server" --account-name standalone --server-url https://landscape.canonical.com --ping-url http://landscape.canonical.com/ping</w:t>
      </w:r>
      <w:r>
        <w:rPr>
          <w:lang w:val="en-IN"/>
        </w:rPr>
        <w:t xml:space="preserve"> command  with </w:t>
      </w:r>
      <w:r>
        <w:rPr>
          <w:b/>
          <w:bCs/>
          <w:lang w:val="en-IN"/>
        </w:rPr>
        <w:t xml:space="preserve">sudo </w:t>
      </w:r>
      <w:r>
        <w:rPr>
          <w:lang w:val="en-IN"/>
        </w:rPr>
        <w:t>priviliges.</w:t>
      </w:r>
    </w:p>
    <w:p>
      <w:pPr>
        <w:pStyle w:val="Normal"/>
        <w:rPr>
          <w:rFonts w:ascii="Aptos" w:hAnsi="Aptos" w:eastAsia="Aptos" w:cs="Aptos"/>
          <w:color w:val="000000" w:themeColor="text1"/>
        </w:rPr>
      </w:pPr>
      <w:r>
        <w:rPr>
          <w:lang w:val="en-IN"/>
        </w:rPr>
        <w:t xml:space="preserve">              </w:t>
      </w:r>
      <w:r>
        <w:rPr>
          <w:lang w:val="en-IN"/>
        </w:rPr>
        <w:t>Follow the prompts to complete the registration process.</w:t>
      </w:r>
    </w:p>
    <w:p>
      <w:pPr>
        <w:pStyle w:val="Normal"/>
        <w:rPr>
          <w:rFonts w:ascii="Aptos" w:hAnsi="Aptos" w:eastAsia="Aptos" w:cs="Aptos"/>
          <w:color w:val="0F4761" w:themeColor="accent1" w:themeShade="bf"/>
          <w:sz w:val="28"/>
          <w:szCs w:val="28"/>
        </w:rPr>
      </w:pPr>
      <w:r>
        <w:rPr>
          <w:color w:val="0F4761" w:themeColor="accent1" w:themeShade="bf"/>
          <w:sz w:val="28"/>
          <w:szCs w:val="28"/>
          <w:lang w:val="en-IN"/>
        </w:rPr>
        <w:t>3. Access Landscape Interface</w:t>
      </w:r>
    </w:p>
    <w:p>
      <w:pPr>
        <w:pStyle w:val="Normal"/>
        <w:rPr>
          <w:rFonts w:ascii="Aptos" w:hAnsi="Aptos" w:eastAsia="Aptos" w:cs="Aptos"/>
          <w:color w:val="000000" w:themeColor="text1"/>
        </w:rPr>
      </w:pPr>
      <w:r>
        <w:rPr>
          <w:lang w:val="en-IN"/>
        </w:rPr>
        <w:t xml:space="preserve">  </w:t>
      </w:r>
      <w:r>
        <w:rPr>
          <w:lang w:val="en-IN"/>
        </w:rPr>
        <w:t>Access the Landscape interface via the web browser:</w:t>
      </w:r>
    </w:p>
    <w:p>
      <w:pPr>
        <w:pStyle w:val="ListParagraph"/>
        <w:numPr>
          <w:ilvl w:val="0"/>
          <w:numId w:val="212"/>
        </w:numPr>
        <w:rPr>
          <w:rFonts w:ascii="Aptos" w:hAnsi="Aptos" w:eastAsia="Aptos" w:cs="Aptos"/>
          <w:color w:val="000000" w:themeColor="text1"/>
        </w:rPr>
      </w:pPr>
      <w:r>
        <w:rPr>
          <w:lang w:val="en-IN"/>
        </w:rPr>
        <w:t>For Landscape SaaS:</w:t>
      </w:r>
      <w:r>
        <w:rPr>
          <w:b/>
          <w:bCs/>
          <w:lang w:val="en-IN"/>
        </w:rPr>
        <w:t xml:space="preserve"> Go to </w:t>
      </w:r>
      <w:hyperlink r:id="rId41">
        <w:r>
          <w:rPr>
            <w:rStyle w:val="Internet"/>
            <w:b/>
            <w:bCs/>
            <w:lang w:val="en-IN"/>
          </w:rPr>
          <w:t>https://landscape.canonical.com</w:t>
        </w:r>
      </w:hyperlink>
      <w:r>
        <w:rPr>
          <w:b/>
          <w:bCs/>
          <w:lang w:val="en-IN"/>
        </w:rPr>
        <w:t xml:space="preserve"> and log in with your Ubuntu One account.</w:t>
      </w:r>
    </w:p>
    <w:p>
      <w:pPr>
        <w:pStyle w:val="ListParagraph"/>
        <w:numPr>
          <w:ilvl w:val="0"/>
          <w:numId w:val="212"/>
        </w:numPr>
        <w:rPr>
          <w:rFonts w:ascii="Aptos" w:hAnsi="Aptos" w:eastAsia="Aptos" w:cs="Aptos"/>
          <w:b/>
          <w:b/>
          <w:bCs/>
          <w:color w:val="000000" w:themeColor="text1"/>
        </w:rPr>
      </w:pPr>
      <w:r>
        <w:rPr>
          <w:lang w:val="en-IN"/>
        </w:rPr>
        <w:t xml:space="preserve">For self-hosted Landscape: </w:t>
      </w:r>
      <w:r>
        <w:rPr>
          <w:b/>
          <w:bCs/>
          <w:lang w:val="en-IN"/>
        </w:rPr>
        <w:t xml:space="preserve">Go to </w:t>
      </w:r>
      <w:r>
        <w:rPr>
          <w:rStyle w:val="Internet"/>
          <w:b/>
          <w:bCs/>
          <w:lang w:val="en-IN"/>
        </w:rPr>
        <w:t>https://&lt;server-ip&gt;:8080</w:t>
      </w:r>
      <w:r>
        <w:rPr>
          <w:b/>
          <w:bCs/>
          <w:lang w:val="en-IN"/>
        </w:rPr>
        <w:t xml:space="preserve"> (or the configured URL).</w:t>
      </w:r>
    </w:p>
    <w:p>
      <w:pPr>
        <w:pStyle w:val="ListParagraph"/>
        <w:numPr>
          <w:ilvl w:val="0"/>
          <w:numId w:val="212"/>
        </w:numPr>
        <w:rPr>
          <w:lang w:val="en-IN"/>
        </w:rPr>
      </w:pPr>
      <w:r>
        <w:rPr>
          <w:lang w:val="en-IN"/>
        </w:rPr>
        <w:t>Once logged in, we will see the registered systems and can manage various aspects such as updates, user accounts, storage, and network configurations.</w:t>
      </w:r>
    </w:p>
    <w:p>
      <w:pPr>
        <w:pStyle w:val="Normal"/>
        <w:rPr>
          <w:rFonts w:ascii="Aptos" w:hAnsi="Aptos" w:eastAsia="Aptos" w:cs="Aptos"/>
          <w:color w:val="0F4761" w:themeColor="accent1" w:themeShade="bf"/>
          <w:sz w:val="28"/>
          <w:szCs w:val="28"/>
        </w:rPr>
      </w:pPr>
      <w:r>
        <w:rPr>
          <w:color w:val="0F4761" w:themeColor="accent1" w:themeShade="bf"/>
          <w:sz w:val="28"/>
          <w:szCs w:val="28"/>
          <w:lang w:val="en-IN"/>
        </w:rPr>
        <w:t>4.Configure System Management Using Landscape</w:t>
      </w:r>
    </w:p>
    <w:p>
      <w:pPr>
        <w:pStyle w:val="Normal"/>
        <w:rPr>
          <w:rFonts w:ascii="Aptos" w:hAnsi="Aptos" w:eastAsia="Aptos" w:cs="Aptos"/>
          <w:color w:val="000000" w:themeColor="text1"/>
        </w:rPr>
      </w:pPr>
      <w:r>
        <w:rPr>
          <w:lang w:val="en-IN"/>
        </w:rPr>
        <w:t xml:space="preserve">   </w:t>
      </w:r>
      <w:r>
        <w:rPr>
          <w:b/>
          <w:bCs/>
          <w:lang w:val="en-IN"/>
        </w:rPr>
        <w:t>Server Management</w:t>
      </w:r>
    </w:p>
    <w:p>
      <w:pPr>
        <w:pStyle w:val="ListParagraph"/>
        <w:numPr>
          <w:ilvl w:val="0"/>
          <w:numId w:val="211"/>
        </w:numPr>
        <w:rPr>
          <w:rFonts w:ascii="Aptos" w:hAnsi="Aptos" w:eastAsia="Aptos" w:cs="Aptos"/>
          <w:color w:val="000000" w:themeColor="text1"/>
        </w:rPr>
      </w:pPr>
      <w:r>
        <w:rPr>
          <w:lang w:val="en-IN"/>
        </w:rPr>
        <w:t xml:space="preserve">Navigate to the </w:t>
      </w:r>
      <w:r>
        <w:rPr>
          <w:b/>
          <w:bCs/>
          <w:lang w:val="en-IN"/>
        </w:rPr>
        <w:t xml:space="preserve">"Systems" </w:t>
      </w:r>
      <w:r>
        <w:rPr>
          <w:lang w:val="en-IN"/>
        </w:rPr>
        <w:t>tab to view and manage registered servers.</w:t>
      </w:r>
    </w:p>
    <w:p>
      <w:pPr>
        <w:pStyle w:val="ListParagraph"/>
        <w:numPr>
          <w:ilvl w:val="0"/>
          <w:numId w:val="211"/>
        </w:numPr>
        <w:rPr>
          <w:rFonts w:ascii="Aptos" w:hAnsi="Aptos" w:eastAsia="Aptos" w:cs="Aptos"/>
          <w:color w:val="000000" w:themeColor="text1"/>
        </w:rPr>
      </w:pPr>
      <w:r>
        <w:rPr>
          <w:lang w:val="en-IN"/>
        </w:rPr>
        <w:t>Use the provided options to start, stop, or reboot servers, and view server details.</w:t>
      </w:r>
    </w:p>
    <w:p>
      <w:pPr>
        <w:pStyle w:val="Normal"/>
        <w:rPr>
          <w:rFonts w:ascii="Aptos" w:hAnsi="Aptos" w:eastAsia="Aptos" w:cs="Aptos"/>
          <w:b/>
          <w:b/>
          <w:bCs/>
          <w:color w:val="000000" w:themeColor="text1"/>
        </w:rPr>
      </w:pPr>
      <w:r>
        <w:rPr>
          <w:b/>
          <w:bCs/>
          <w:lang w:val="en-IN"/>
        </w:rPr>
        <w:t xml:space="preserve">   </w:t>
      </w:r>
      <w:r>
        <w:rPr>
          <w:b/>
          <w:bCs/>
          <w:lang w:val="en-IN"/>
        </w:rPr>
        <w:t>User Management</w:t>
      </w:r>
    </w:p>
    <w:p>
      <w:pPr>
        <w:pStyle w:val="ListParagraph"/>
        <w:numPr>
          <w:ilvl w:val="0"/>
          <w:numId w:val="210"/>
        </w:numPr>
        <w:rPr>
          <w:rFonts w:ascii="Aptos" w:hAnsi="Aptos" w:eastAsia="Aptos" w:cs="Aptos"/>
          <w:color w:val="000000" w:themeColor="text1"/>
        </w:rPr>
      </w:pPr>
      <w:r>
        <w:rPr>
          <w:lang w:val="en-IN"/>
        </w:rPr>
        <w:t xml:space="preserve">Navigate to the </w:t>
      </w:r>
      <w:r>
        <w:rPr>
          <w:b/>
          <w:bCs/>
          <w:lang w:val="en-IN"/>
        </w:rPr>
        <w:t>“Users”</w:t>
      </w:r>
      <w:r>
        <w:rPr>
          <w:lang w:val="en-IN"/>
        </w:rPr>
        <w:t xml:space="preserve"> section.</w:t>
      </w:r>
    </w:p>
    <w:p>
      <w:pPr>
        <w:pStyle w:val="ListParagraph"/>
        <w:numPr>
          <w:ilvl w:val="0"/>
          <w:numId w:val="210"/>
        </w:numPr>
        <w:rPr>
          <w:rFonts w:ascii="Aptos" w:hAnsi="Aptos" w:eastAsia="Aptos" w:cs="Aptos"/>
          <w:color w:val="000000" w:themeColor="text1"/>
        </w:rPr>
      </w:pPr>
      <w:r>
        <w:rPr>
          <w:lang w:val="en-IN"/>
        </w:rPr>
        <w:t>Add, remove, or modify user accounts as needed.</w:t>
      </w:r>
    </w:p>
    <w:p>
      <w:pPr>
        <w:pStyle w:val="ListParagraph"/>
        <w:numPr>
          <w:ilvl w:val="0"/>
          <w:numId w:val="210"/>
        </w:numPr>
        <w:rPr>
          <w:rFonts w:ascii="Aptos" w:hAnsi="Aptos" w:eastAsia="Aptos" w:cs="Aptos"/>
          <w:color w:val="000000" w:themeColor="text1"/>
        </w:rPr>
      </w:pPr>
      <w:r>
        <w:rPr>
          <w:lang w:val="en-IN"/>
        </w:rPr>
        <w:t>Assign appropriate roles and permissions to ensure secure user access management.</w:t>
      </w:r>
    </w:p>
    <w:p>
      <w:pPr>
        <w:pStyle w:val="Normal"/>
        <w:rPr>
          <w:rFonts w:ascii="Aptos" w:hAnsi="Aptos" w:eastAsia="Aptos" w:cs="Aptos"/>
          <w:b/>
          <w:b/>
          <w:bCs/>
          <w:color w:val="000000" w:themeColor="text1"/>
        </w:rPr>
      </w:pPr>
      <w:r>
        <w:rPr>
          <w:b/>
          <w:bCs/>
          <w:lang w:val="en-IN"/>
        </w:rPr>
        <w:t xml:space="preserve">  </w:t>
      </w:r>
      <w:r>
        <w:rPr>
          <w:b/>
          <w:bCs/>
          <w:lang w:val="en-IN"/>
        </w:rPr>
        <w:t>Update Management</w:t>
      </w:r>
    </w:p>
    <w:p>
      <w:pPr>
        <w:pStyle w:val="ListParagraph"/>
        <w:numPr>
          <w:ilvl w:val="0"/>
          <w:numId w:val="209"/>
        </w:numPr>
        <w:rPr>
          <w:rFonts w:ascii="Aptos" w:hAnsi="Aptos" w:eastAsia="Aptos" w:cs="Aptos"/>
          <w:color w:val="000000" w:themeColor="text1"/>
        </w:rPr>
      </w:pPr>
      <w:r>
        <w:rPr>
          <w:lang w:val="en-IN"/>
        </w:rPr>
        <w:t xml:space="preserve">Go to the </w:t>
      </w:r>
      <w:r>
        <w:rPr>
          <w:b/>
          <w:bCs/>
          <w:lang w:val="en-IN"/>
        </w:rPr>
        <w:t>“Updates”</w:t>
      </w:r>
      <w:r>
        <w:rPr>
          <w:lang w:val="en-IN"/>
        </w:rPr>
        <w:t xml:space="preserve"> section.</w:t>
      </w:r>
    </w:p>
    <w:p>
      <w:pPr>
        <w:pStyle w:val="ListParagraph"/>
        <w:numPr>
          <w:ilvl w:val="0"/>
          <w:numId w:val="209"/>
        </w:numPr>
        <w:rPr>
          <w:rFonts w:ascii="Aptos" w:hAnsi="Aptos" w:eastAsia="Aptos" w:cs="Aptos"/>
          <w:color w:val="000000" w:themeColor="text1"/>
        </w:rPr>
      </w:pPr>
      <w:r>
        <w:rPr>
          <w:lang w:val="en-IN"/>
        </w:rPr>
        <w:t>Schedule automatic updates or manually apply updates to ensure the system is up-to-date.</w:t>
      </w:r>
    </w:p>
    <w:p>
      <w:pPr>
        <w:pStyle w:val="ListParagraph"/>
        <w:numPr>
          <w:ilvl w:val="0"/>
          <w:numId w:val="209"/>
        </w:numPr>
        <w:rPr>
          <w:rFonts w:ascii="Aptos" w:hAnsi="Aptos" w:eastAsia="Aptos" w:cs="Aptos"/>
          <w:color w:val="000000" w:themeColor="text1"/>
        </w:rPr>
      </w:pPr>
      <w:r>
        <w:rPr>
          <w:lang w:val="en-IN"/>
        </w:rPr>
        <w:t>Review and approve updates, ensuring compliance with security policies.</w:t>
      </w:r>
    </w:p>
    <w:p>
      <w:pPr>
        <w:pStyle w:val="Normal"/>
        <w:rPr>
          <w:rFonts w:ascii="Aptos" w:hAnsi="Aptos" w:eastAsia="Aptos" w:cs="Aptos"/>
          <w:b/>
          <w:b/>
          <w:bCs/>
          <w:color w:val="000000" w:themeColor="text1"/>
        </w:rPr>
      </w:pPr>
      <w:r>
        <w:rPr>
          <w:b/>
          <w:bCs/>
          <w:lang w:val="en-IN"/>
        </w:rPr>
        <w:t>Storage Management</w:t>
      </w:r>
    </w:p>
    <w:p>
      <w:pPr>
        <w:pStyle w:val="ListParagraph"/>
        <w:numPr>
          <w:ilvl w:val="0"/>
          <w:numId w:val="208"/>
        </w:numPr>
        <w:rPr>
          <w:rFonts w:ascii="Aptos" w:hAnsi="Aptos" w:eastAsia="Aptos" w:cs="Aptos"/>
          <w:color w:val="000000" w:themeColor="text1"/>
        </w:rPr>
      </w:pPr>
      <w:r>
        <w:rPr>
          <w:lang w:val="en-IN"/>
        </w:rPr>
        <w:t xml:space="preserve">Visit the </w:t>
      </w:r>
      <w:r>
        <w:rPr>
          <w:b/>
          <w:bCs/>
          <w:lang w:val="en-IN"/>
        </w:rPr>
        <w:t>“Storage”</w:t>
      </w:r>
      <w:r>
        <w:rPr>
          <w:lang w:val="en-IN"/>
        </w:rPr>
        <w:t xml:space="preserve"> section.</w:t>
      </w:r>
    </w:p>
    <w:p>
      <w:pPr>
        <w:pStyle w:val="ListParagraph"/>
        <w:numPr>
          <w:ilvl w:val="0"/>
          <w:numId w:val="208"/>
        </w:numPr>
        <w:rPr>
          <w:rFonts w:ascii="Aptos" w:hAnsi="Aptos" w:eastAsia="Aptos" w:cs="Aptos"/>
          <w:color w:val="000000" w:themeColor="text1"/>
        </w:rPr>
      </w:pPr>
      <w:r>
        <w:rPr>
          <w:lang w:val="en-IN"/>
        </w:rPr>
        <w:t>Manage disks and partitions, monitor disk usage, and configure storage settings.</w:t>
      </w:r>
    </w:p>
    <w:p>
      <w:pPr>
        <w:pStyle w:val="ListParagraph"/>
        <w:numPr>
          <w:ilvl w:val="0"/>
          <w:numId w:val="208"/>
        </w:numPr>
        <w:rPr>
          <w:rFonts w:ascii="Aptos" w:hAnsi="Aptos" w:eastAsia="Aptos" w:cs="Aptos"/>
          <w:color w:val="000000" w:themeColor="text1"/>
        </w:rPr>
      </w:pPr>
      <w:r>
        <w:rPr>
          <w:lang w:val="en-IN"/>
        </w:rPr>
        <w:t>Allocate and resize storage as needed to ensure efficient storage management.</w:t>
      </w:r>
    </w:p>
    <w:p>
      <w:pPr>
        <w:pStyle w:val="Normal"/>
        <w:rPr>
          <w:rFonts w:ascii="Aptos" w:hAnsi="Aptos" w:eastAsia="Aptos" w:cs="Aptos"/>
          <w:b/>
          <w:b/>
          <w:bCs/>
          <w:color w:val="000000" w:themeColor="text1"/>
        </w:rPr>
      </w:pPr>
      <w:r>
        <w:rPr>
          <w:b/>
          <w:bCs/>
          <w:lang w:val="en-IN"/>
        </w:rPr>
        <w:t>Network Management</w:t>
      </w:r>
    </w:p>
    <w:p>
      <w:pPr>
        <w:pStyle w:val="ListParagraph"/>
        <w:numPr>
          <w:ilvl w:val="0"/>
          <w:numId w:val="207"/>
        </w:numPr>
        <w:rPr>
          <w:rFonts w:ascii="Aptos" w:hAnsi="Aptos" w:eastAsia="Aptos" w:cs="Aptos"/>
          <w:color w:val="000000" w:themeColor="text1"/>
        </w:rPr>
      </w:pPr>
      <w:r>
        <w:rPr>
          <w:lang w:val="en-IN"/>
        </w:rPr>
        <w:t>Open the</w:t>
      </w:r>
      <w:r>
        <w:rPr>
          <w:b/>
          <w:bCs/>
          <w:lang w:val="en-IN"/>
        </w:rPr>
        <w:t xml:space="preserve"> “Networking”</w:t>
      </w:r>
      <w:r>
        <w:rPr>
          <w:lang w:val="en-IN"/>
        </w:rPr>
        <w:t xml:space="preserve"> section.</w:t>
      </w:r>
    </w:p>
    <w:p>
      <w:pPr>
        <w:pStyle w:val="ListParagraph"/>
        <w:numPr>
          <w:ilvl w:val="0"/>
          <w:numId w:val="207"/>
        </w:numPr>
        <w:rPr>
          <w:rFonts w:ascii="Aptos" w:hAnsi="Aptos" w:eastAsia="Aptos" w:cs="Aptos"/>
          <w:color w:val="000000" w:themeColor="text1"/>
        </w:rPr>
      </w:pPr>
      <w:r>
        <w:rPr>
          <w:lang w:val="en-IN"/>
        </w:rPr>
        <w:t>Configure network interfaces, set up network settings, and monitor network activity.</w:t>
      </w:r>
    </w:p>
    <w:p>
      <w:pPr>
        <w:pStyle w:val="ListParagraph"/>
        <w:numPr>
          <w:ilvl w:val="0"/>
          <w:numId w:val="207"/>
        </w:numPr>
        <w:rPr>
          <w:rFonts w:ascii="Aptos" w:hAnsi="Aptos" w:eastAsia="Aptos" w:cs="Aptos"/>
          <w:color w:val="000000" w:themeColor="text1"/>
          <w:lang w:val="en-IN"/>
        </w:rPr>
      </w:pPr>
      <w:r>
        <w:rPr>
          <w:lang w:val="en-IN"/>
        </w:rPr>
        <w:t>Apply changes and verify network configurations to ensure reliable network management</w:t>
      </w:r>
    </w:p>
    <w:p>
      <w:pPr>
        <w:pStyle w:val="Normal"/>
        <w:rPr>
          <w:b/>
          <w:b/>
          <w:bCs/>
          <w:color w:val="0F4761" w:themeColor="accent1" w:themeShade="bf"/>
          <w:lang w:val="en-IN"/>
        </w:rPr>
      </w:pPr>
      <w:r>
        <w:rPr>
          <w:lang w:val="en-IN"/>
        </w:rPr>
        <w:t xml:space="preserve">   </w:t>
      </w:r>
      <w:r>
        <w:rPr>
          <w:b/>
          <w:bCs/>
          <w:color w:val="0F4761" w:themeColor="accent1" w:themeShade="bf"/>
          <w:lang w:val="en-IN"/>
        </w:rPr>
        <w:t xml:space="preserve">                 </w:t>
      </w:r>
      <w:r>
        <w:rPr>
          <w:b/>
          <w:bCs/>
          <w:color w:val="0F4761" w:themeColor="accent1" w:themeShade="bf"/>
          <w:lang w:val="en-IN"/>
        </w:rPr>
        <w:t>OR</w:t>
      </w:r>
    </w:p>
    <w:p>
      <w:pPr>
        <w:pStyle w:val="ListParagraph"/>
        <w:numPr>
          <w:ilvl w:val="0"/>
          <w:numId w:val="206"/>
        </w:numPr>
        <w:rPr>
          <w:lang w:val="en-IN"/>
        </w:rPr>
      </w:pPr>
      <w:r>
        <w:rPr>
          <w:color w:val="000000" w:themeColor="text1"/>
          <w:lang w:val="en-IN"/>
        </w:rPr>
        <w:t>We can directly install and configure the Ubuntu Landscape by using:</w:t>
      </w:r>
      <w:hyperlink r:id="rId42">
        <w:r>
          <w:rPr>
            <w:rStyle w:val="Internet"/>
            <w:lang w:val="en-IN"/>
          </w:rPr>
          <w:t>Install Landscape | Ubuntu</w:t>
        </w:r>
      </w:hyperlink>
    </w:p>
    <w:p>
      <w:pPr>
        <w:pStyle w:val="Normal"/>
        <w:widowControl/>
        <w:rPr/>
      </w:pPr>
      <w:r>
        <w:rPr/>
      </w:r>
    </w:p>
    <w:p>
      <w:pPr>
        <w:pStyle w:val="Normal"/>
        <w:rPr/>
      </w:pPr>
      <w:r>
        <w:rPr/>
      </w:r>
    </w:p>
    <w:p>
      <w:pPr>
        <w:pStyle w:val="Normal"/>
        <w:rPr/>
      </w:pPr>
      <w:r>
        <w:rPr/>
      </w:r>
    </w:p>
    <w:p>
      <w:pPr>
        <w:pStyle w:val="Normal"/>
        <w:widowControl/>
        <w:spacing w:lineRule="auto" w:line="240" w:before="0" w:after="0"/>
        <w:rPr>
          <w:b/>
          <w:b/>
          <w:bCs/>
        </w:rPr>
      </w:pPr>
      <w:r>
        <w:rPr/>
      </w:r>
    </w:p>
    <w:sectPr>
      <w:headerReference w:type="default" r:id="rId43"/>
      <w:headerReference w:type="first" r:id="rId44"/>
      <w:footerReference w:type="default" r:id="rId45"/>
      <w:footerReference w:type="first" r:id="rId46"/>
      <w:type w:val="nextPage"/>
      <w:pgSz w:w="11906" w:h="16838"/>
      <w:pgMar w:left="1800" w:right="1841" w:gutter="0" w:header="851" w:top="1440" w:footer="992" w:bottom="1440"/>
      <w:pgNumType w:start="0"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細明體">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新細明體">
    <w:charset w:val="01"/>
    <w:family w:val="roman"/>
    <w:pitch w:val="variable"/>
  </w:font>
  <w:font w:name="Arial">
    <w:altName w:val="sans-serif"/>
    <w:charset w:val="01"/>
    <w:family w:val="auto"/>
    <w:pitch w:val="default"/>
  </w:font>
  <w:font w:name="MS Gothic">
    <w:charset w:val="01"/>
    <w:family w:val="roman"/>
    <w:pitch w:val="variable"/>
  </w:font>
  <w:font w:name="Calibri">
    <w:charset w:val="01"/>
    <w:family w:val="roman"/>
    <w:pitch w:val="variable"/>
  </w:font>
  <w:font w:name="Consolas">
    <w:charset w:val="01"/>
    <w:family w:val="roman"/>
    <w:pitch w:val="variable"/>
  </w:font>
  <w:font w:name="Segoe UI">
    <w:altName w:val="PMingLi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39113477"/>
    </w:sdtPr>
    <w:sdtContent>
      <w:p>
        <w:pPr>
          <w:pStyle w:val="Style28"/>
          <w:jc w:val="center"/>
          <w:rPr/>
        </w:pPr>
        <w:r>
          <w:rPr/>
          <w:t>-</w:t>
        </w:r>
        <w:r>
          <w:rPr/>
          <w:fldChar w:fldCharType="begin"/>
        </w:r>
        <w:r>
          <w:rPr/>
          <w:instrText xml:space="preserve"> PAGE </w:instrText>
        </w:r>
        <w:r>
          <w:rPr/>
          <w:fldChar w:fldCharType="separate"/>
        </w:r>
        <w:r>
          <w:rPr/>
          <w:t>150</w:t>
        </w:r>
        <w:r>
          <w:rPr/>
          <w:fldChar w:fldCharType="end"/>
        </w:r>
        <w:r>
          <w:rPr/>
          <w:t>-</w:t>
        </w:r>
      </w:p>
      <w:p>
        <w:pPr>
          <w:pStyle w:val="Style28"/>
          <w:snapToGrid w:val="false"/>
          <w:spacing w:before="0" w:after="160"/>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29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765"/>
      <w:gridCol w:w="2765"/>
      <w:gridCol w:w="2765"/>
    </w:tblGrid>
    <w:tr>
      <w:trPr>
        <w:trHeight w:val="300" w:hRule="atLeast"/>
      </w:trPr>
      <w:tc>
        <w:tcPr>
          <w:tcW w:w="2765" w:type="dxa"/>
          <w:tcBorders/>
        </w:tcPr>
        <w:p>
          <w:pPr>
            <w:pStyle w:val="Style27"/>
            <w:widowControl w:val="false"/>
            <w:spacing w:before="0" w:after="160"/>
            <w:ind w:left="-115" w:hanging="0"/>
            <w:rPr/>
          </w:pPr>
          <w:r>
            <w:rPr/>
          </w:r>
        </w:p>
      </w:tc>
      <w:tc>
        <w:tcPr>
          <w:tcW w:w="2765" w:type="dxa"/>
          <w:tcBorders/>
        </w:tcPr>
        <w:p>
          <w:pPr>
            <w:pStyle w:val="Style27"/>
            <w:widowControl w:val="false"/>
            <w:spacing w:before="0" w:after="160"/>
            <w:jc w:val="center"/>
            <w:rPr/>
          </w:pPr>
          <w:r>
            <w:rPr/>
          </w:r>
        </w:p>
      </w:tc>
      <w:tc>
        <w:tcPr>
          <w:tcW w:w="2765" w:type="dxa"/>
          <w:tcBorders/>
        </w:tcPr>
        <w:p>
          <w:pPr>
            <w:pStyle w:val="Style27"/>
            <w:widowControl w:val="false"/>
            <w:spacing w:before="0" w:after="160"/>
            <w:ind w:right="-115" w:hanging="0"/>
            <w:jc w:val="right"/>
            <w:rPr/>
          </w:pPr>
          <w:r>
            <w:rPr/>
          </w:r>
        </w:p>
      </w:tc>
    </w:tr>
  </w:tbl>
  <w:p>
    <w:pPr>
      <w:pStyle w:val="Style28"/>
      <w:snapToGrid w:val="false"/>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29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765"/>
      <w:gridCol w:w="2765"/>
      <w:gridCol w:w="2765"/>
    </w:tblGrid>
    <w:tr>
      <w:trPr>
        <w:trHeight w:val="300" w:hRule="atLeast"/>
      </w:trPr>
      <w:tc>
        <w:tcPr>
          <w:tcW w:w="2765" w:type="dxa"/>
          <w:tcBorders/>
        </w:tcPr>
        <w:p>
          <w:pPr>
            <w:pStyle w:val="Style27"/>
            <w:widowControl w:val="false"/>
            <w:spacing w:before="0" w:after="160"/>
            <w:ind w:left="-115" w:hanging="0"/>
            <w:rPr/>
          </w:pPr>
          <w:r>
            <w:rPr/>
          </w:r>
        </w:p>
      </w:tc>
      <w:tc>
        <w:tcPr>
          <w:tcW w:w="2765" w:type="dxa"/>
          <w:tcBorders/>
        </w:tcPr>
        <w:p>
          <w:pPr>
            <w:pStyle w:val="Style27"/>
            <w:widowControl w:val="false"/>
            <w:spacing w:before="0" w:after="160"/>
            <w:jc w:val="center"/>
            <w:rPr/>
          </w:pPr>
          <w:r>
            <w:rPr/>
          </w:r>
        </w:p>
      </w:tc>
      <w:tc>
        <w:tcPr>
          <w:tcW w:w="2765" w:type="dxa"/>
          <w:tcBorders/>
        </w:tcPr>
        <w:p>
          <w:pPr>
            <w:pStyle w:val="Style27"/>
            <w:widowControl w:val="false"/>
            <w:spacing w:before="0" w:after="160"/>
            <w:ind w:right="-115" w:hanging="0"/>
            <w:jc w:val="right"/>
            <w:rPr/>
          </w:pPr>
          <w:r>
            <w:rPr/>
          </w:r>
        </w:p>
      </w:tc>
    </w:tr>
  </w:tbl>
  <w:p>
    <w:pPr>
      <w:pStyle w:val="Style27"/>
      <w:snapToGrid w:val="false"/>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29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765"/>
      <w:gridCol w:w="2765"/>
      <w:gridCol w:w="2765"/>
    </w:tblGrid>
    <w:tr>
      <w:trPr>
        <w:trHeight w:val="300" w:hRule="atLeast"/>
      </w:trPr>
      <w:tc>
        <w:tcPr>
          <w:tcW w:w="2765" w:type="dxa"/>
          <w:tcBorders/>
        </w:tcPr>
        <w:p>
          <w:pPr>
            <w:pStyle w:val="Style27"/>
            <w:widowControl w:val="false"/>
            <w:spacing w:before="0" w:after="160"/>
            <w:ind w:left="-115" w:hanging="0"/>
            <w:rPr/>
          </w:pPr>
          <w:r>
            <w:rPr/>
          </w:r>
        </w:p>
      </w:tc>
      <w:tc>
        <w:tcPr>
          <w:tcW w:w="2765" w:type="dxa"/>
          <w:tcBorders/>
        </w:tcPr>
        <w:p>
          <w:pPr>
            <w:pStyle w:val="Style27"/>
            <w:widowControl w:val="false"/>
            <w:spacing w:before="0" w:after="160"/>
            <w:jc w:val="center"/>
            <w:rPr/>
          </w:pPr>
          <w:r>
            <w:rPr/>
          </w:r>
        </w:p>
      </w:tc>
      <w:tc>
        <w:tcPr>
          <w:tcW w:w="2765" w:type="dxa"/>
          <w:tcBorders/>
        </w:tcPr>
        <w:p>
          <w:pPr>
            <w:pStyle w:val="Style27"/>
            <w:widowControl w:val="false"/>
            <w:spacing w:before="0" w:after="160"/>
            <w:ind w:right="-115" w:hanging="0"/>
            <w:jc w:val="right"/>
            <w:rPr/>
          </w:pPr>
          <w:r>
            <w:rPr/>
          </w:r>
        </w:p>
      </w:tc>
    </w:tr>
  </w:tbl>
  <w:p>
    <w:pPr>
      <w:pStyle w:val="Style27"/>
      <w:snapToGrid w:val="false"/>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left"/>
      <w:pPr>
        <w:tabs>
          <w:tab w:val="num" w:pos="0"/>
        </w:tabs>
        <w:ind w:left="720" w:hanging="360"/>
      </w:pPr>
      <w:rPr>
        <w:rFonts w:ascii="Segoe UI,PMingLiU" w:hAnsi="Segoe UI,PMingLiU"/>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3"/>
      <w:numFmt w:val="decimal"/>
      <w:lvlText w:val="%1."/>
      <w:lvlJc w:val="left"/>
      <w:pPr>
        <w:tabs>
          <w:tab w:val="num" w:pos="0"/>
        </w:tabs>
        <w:ind w:left="720" w:hanging="360"/>
      </w:pPr>
      <w:rPr>
        <w:rFonts w:ascii="Segoe UI,PMingLiU" w:hAnsi="Segoe UI,PMingLiU"/>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2"/>
      <w:numFmt w:val="decimal"/>
      <w:lvlText w:val="%1."/>
      <w:lvlJc w:val="left"/>
      <w:pPr>
        <w:tabs>
          <w:tab w:val="num" w:pos="0"/>
        </w:tabs>
        <w:ind w:left="720" w:hanging="360"/>
      </w:pPr>
      <w:rPr>
        <w:rFonts w:ascii="Segoe UI,PMingLiU" w:hAnsi="Segoe UI,PMingLiU"/>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rFonts w:ascii="Segoe UI,PMingLiU" w:hAnsi="Segoe UI,PMingLiU"/>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o"/>
      <w:lvlJc w:val="left"/>
      <w:pPr>
        <w:tabs>
          <w:tab w:val="num" w:pos="0"/>
        </w:tabs>
        <w:ind w:left="1320" w:hanging="360"/>
      </w:pPr>
      <w:rPr>
        <w:rFonts w:ascii="Courier New" w:hAnsi="Courier New" w:cs="Courier New" w:hint="default"/>
      </w:rPr>
    </w:lvl>
    <w:lvl w:ilvl="1">
      <w:start w:val="1"/>
      <w:numFmt w:val="bullet"/>
      <w:lvlText w:val="o"/>
      <w:lvlJc w:val="left"/>
      <w:pPr>
        <w:tabs>
          <w:tab w:val="num" w:pos="0"/>
        </w:tabs>
        <w:ind w:left="2040" w:hanging="360"/>
      </w:pPr>
      <w:rPr>
        <w:rFonts w:ascii="Courier New" w:hAnsi="Courier New" w:cs="Courier New" w:hint="default"/>
      </w:rPr>
    </w:lvl>
    <w:lvl w:ilvl="2">
      <w:start w:val="1"/>
      <w:numFmt w:val="bullet"/>
      <w:lvlText w:val=""/>
      <w:lvlJc w:val="left"/>
      <w:pPr>
        <w:tabs>
          <w:tab w:val="num" w:pos="0"/>
        </w:tabs>
        <w:ind w:left="2760" w:hanging="360"/>
      </w:pPr>
      <w:rPr>
        <w:rFonts w:ascii="Wingdings" w:hAnsi="Wingdings" w:cs="Wingdings" w:hint="default"/>
      </w:rPr>
    </w:lvl>
    <w:lvl w:ilvl="3">
      <w:start w:val="1"/>
      <w:numFmt w:val="bullet"/>
      <w:lvlText w:val=""/>
      <w:lvlJc w:val="left"/>
      <w:pPr>
        <w:tabs>
          <w:tab w:val="num" w:pos="0"/>
        </w:tabs>
        <w:ind w:left="3480" w:hanging="360"/>
      </w:pPr>
      <w:rPr>
        <w:rFonts w:ascii="Symbol" w:hAnsi="Symbol" w:cs="Symbol" w:hint="default"/>
      </w:rPr>
    </w:lvl>
    <w:lvl w:ilvl="4">
      <w:start w:val="1"/>
      <w:numFmt w:val="bullet"/>
      <w:lvlText w:val="o"/>
      <w:lvlJc w:val="left"/>
      <w:pPr>
        <w:tabs>
          <w:tab w:val="num" w:pos="0"/>
        </w:tabs>
        <w:ind w:left="4200" w:hanging="360"/>
      </w:pPr>
      <w:rPr>
        <w:rFonts w:ascii="Courier New" w:hAnsi="Courier New" w:cs="Courier New" w:hint="default"/>
      </w:rPr>
    </w:lvl>
    <w:lvl w:ilvl="5">
      <w:start w:val="1"/>
      <w:numFmt w:val="bullet"/>
      <w:lvlText w:val=""/>
      <w:lvlJc w:val="left"/>
      <w:pPr>
        <w:tabs>
          <w:tab w:val="num" w:pos="0"/>
        </w:tabs>
        <w:ind w:left="4920" w:hanging="360"/>
      </w:pPr>
      <w:rPr>
        <w:rFonts w:ascii="Wingdings" w:hAnsi="Wingdings" w:cs="Wingdings" w:hint="default"/>
      </w:rPr>
    </w:lvl>
    <w:lvl w:ilvl="6">
      <w:start w:val="1"/>
      <w:numFmt w:val="bullet"/>
      <w:lvlText w:val=""/>
      <w:lvlJc w:val="left"/>
      <w:pPr>
        <w:tabs>
          <w:tab w:val="num" w:pos="0"/>
        </w:tabs>
        <w:ind w:left="5640" w:hanging="360"/>
      </w:pPr>
      <w:rPr>
        <w:rFonts w:ascii="Symbol" w:hAnsi="Symbol" w:cs="Symbol" w:hint="default"/>
      </w:rPr>
    </w:lvl>
    <w:lvl w:ilvl="7">
      <w:start w:val="1"/>
      <w:numFmt w:val="bullet"/>
      <w:lvlText w:val="o"/>
      <w:lvlJc w:val="left"/>
      <w:pPr>
        <w:tabs>
          <w:tab w:val="num" w:pos="0"/>
        </w:tabs>
        <w:ind w:left="6360" w:hanging="360"/>
      </w:pPr>
      <w:rPr>
        <w:rFonts w:ascii="Courier New" w:hAnsi="Courier New" w:cs="Courier New" w:hint="default"/>
      </w:rPr>
    </w:lvl>
    <w:lvl w:ilvl="8">
      <w:start w:val="1"/>
      <w:numFmt w:val="bullet"/>
      <w:lvlText w:val=""/>
      <w:lvlJc w:val="left"/>
      <w:pPr>
        <w:tabs>
          <w:tab w:val="num" w:pos="0"/>
        </w:tabs>
        <w:ind w:left="7080" w:hanging="360"/>
      </w:pPr>
      <w:rPr>
        <w:rFonts w:ascii="Wingdings" w:hAnsi="Wingdings" w:cs="Wingdings" w:hint="default"/>
      </w:rPr>
    </w:lvl>
  </w:abstractNum>
  <w:abstractNum w:abstractNumId="20">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o"/>
      <w:lvlJc w:val="left"/>
      <w:pPr>
        <w:tabs>
          <w:tab w:val="num" w:pos="0"/>
        </w:tabs>
        <w:ind w:left="840" w:hanging="360"/>
      </w:pPr>
      <w:rPr>
        <w:rFonts w:ascii="Courier New" w:hAnsi="Courier New" w:cs="Courier New"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2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o"/>
      <w:lvlJc w:val="left"/>
      <w:pPr>
        <w:tabs>
          <w:tab w:val="num" w:pos="0"/>
        </w:tabs>
        <w:ind w:left="840" w:hanging="360"/>
      </w:pPr>
      <w:rPr>
        <w:rFonts w:ascii="Courier New" w:hAnsi="Courier New" w:cs="Courier New" w:hint="default"/>
      </w:rPr>
    </w:lvl>
    <w:lvl w:ilvl="1">
      <w:start w:val="1"/>
      <w:numFmt w:val="bullet"/>
      <w:lvlText w:val=""/>
      <w:lvlJc w:val="left"/>
      <w:pPr>
        <w:tabs>
          <w:tab w:val="num" w:pos="0"/>
        </w:tabs>
        <w:ind w:left="1560" w:hanging="360"/>
      </w:pPr>
      <w:rPr>
        <w:rFonts w:ascii="Symbol" w:hAnsi="Symbol" w:cs="Symbol"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3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2">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3">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4">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5">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6">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7">
    <w:lvl w:ilvl="0">
      <w:start w:val="1"/>
      <w:numFmt w:val="decimal"/>
      <w:lvlText w:val="%1."/>
      <w:lvlJc w:val="left"/>
      <w:pPr>
        <w:tabs>
          <w:tab w:val="num" w:pos="0"/>
        </w:tabs>
        <w:ind w:left="7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o"/>
      <w:lvlJc w:val="left"/>
      <w:pPr>
        <w:tabs>
          <w:tab w:val="num" w:pos="0"/>
        </w:tabs>
        <w:ind w:left="840" w:hanging="360"/>
      </w:pPr>
      <w:rPr>
        <w:rFonts w:ascii="Courier New" w:hAnsi="Courier New" w:cs="Courier New"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5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o"/>
      <w:lvlJc w:val="left"/>
      <w:pPr>
        <w:tabs>
          <w:tab w:val="num" w:pos="0"/>
        </w:tabs>
        <w:ind w:left="840" w:hanging="360"/>
      </w:pPr>
      <w:rPr>
        <w:rFonts w:ascii="Courier New" w:hAnsi="Courier New" w:cs="Courier New"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5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bullet"/>
      <w:lvlText w:val="o"/>
      <w:lvlJc w:val="left"/>
      <w:pPr>
        <w:tabs>
          <w:tab w:val="num" w:pos="0"/>
        </w:tabs>
        <w:ind w:left="1680" w:hanging="360"/>
      </w:pPr>
      <w:rPr>
        <w:rFonts w:ascii="Courier New" w:hAnsi="Courier New" w:cs="Courier New" w:hint="default"/>
      </w:rPr>
    </w:lvl>
    <w:lvl w:ilvl="1">
      <w:start w:val="1"/>
      <w:numFmt w:val="bullet"/>
      <w:lvlText w:val="o"/>
      <w:lvlJc w:val="left"/>
      <w:pPr>
        <w:tabs>
          <w:tab w:val="num" w:pos="0"/>
        </w:tabs>
        <w:ind w:left="2400" w:hanging="360"/>
      </w:pPr>
      <w:rPr>
        <w:rFonts w:ascii="Courier New" w:hAnsi="Courier New" w:cs="Courier New" w:hint="default"/>
      </w:rPr>
    </w:lvl>
    <w:lvl w:ilvl="2">
      <w:start w:val="1"/>
      <w:numFmt w:val="bullet"/>
      <w:lvlText w:val=""/>
      <w:lvlJc w:val="left"/>
      <w:pPr>
        <w:tabs>
          <w:tab w:val="num" w:pos="0"/>
        </w:tabs>
        <w:ind w:left="3120" w:hanging="360"/>
      </w:pPr>
      <w:rPr>
        <w:rFonts w:ascii="Wingdings" w:hAnsi="Wingdings" w:cs="Wingdings" w:hint="default"/>
      </w:rPr>
    </w:lvl>
    <w:lvl w:ilvl="3">
      <w:start w:val="1"/>
      <w:numFmt w:val="bullet"/>
      <w:lvlText w:val=""/>
      <w:lvlJc w:val="left"/>
      <w:pPr>
        <w:tabs>
          <w:tab w:val="num" w:pos="0"/>
        </w:tabs>
        <w:ind w:left="3840" w:hanging="360"/>
      </w:pPr>
      <w:rPr>
        <w:rFonts w:ascii="Symbol" w:hAnsi="Symbol" w:cs="Symbol" w:hint="default"/>
      </w:rPr>
    </w:lvl>
    <w:lvl w:ilvl="4">
      <w:start w:val="1"/>
      <w:numFmt w:val="bullet"/>
      <w:lvlText w:val="o"/>
      <w:lvlJc w:val="left"/>
      <w:pPr>
        <w:tabs>
          <w:tab w:val="num" w:pos="0"/>
        </w:tabs>
        <w:ind w:left="4560" w:hanging="360"/>
      </w:pPr>
      <w:rPr>
        <w:rFonts w:ascii="Courier New" w:hAnsi="Courier New" w:cs="Courier New" w:hint="default"/>
      </w:rPr>
    </w:lvl>
    <w:lvl w:ilvl="5">
      <w:start w:val="1"/>
      <w:numFmt w:val="bullet"/>
      <w:lvlText w:val=""/>
      <w:lvlJc w:val="left"/>
      <w:pPr>
        <w:tabs>
          <w:tab w:val="num" w:pos="0"/>
        </w:tabs>
        <w:ind w:left="5280" w:hanging="360"/>
      </w:pPr>
      <w:rPr>
        <w:rFonts w:ascii="Wingdings" w:hAnsi="Wingdings" w:cs="Wingdings" w:hint="default"/>
      </w:rPr>
    </w:lvl>
    <w:lvl w:ilvl="6">
      <w:start w:val="1"/>
      <w:numFmt w:val="bullet"/>
      <w:lvlText w:val=""/>
      <w:lvlJc w:val="left"/>
      <w:pPr>
        <w:tabs>
          <w:tab w:val="num" w:pos="0"/>
        </w:tabs>
        <w:ind w:left="6000" w:hanging="360"/>
      </w:pPr>
      <w:rPr>
        <w:rFonts w:ascii="Symbol" w:hAnsi="Symbol" w:cs="Symbol" w:hint="default"/>
      </w:rPr>
    </w:lvl>
    <w:lvl w:ilvl="7">
      <w:start w:val="1"/>
      <w:numFmt w:val="bullet"/>
      <w:lvlText w:val="o"/>
      <w:lvlJc w:val="left"/>
      <w:pPr>
        <w:tabs>
          <w:tab w:val="num" w:pos="0"/>
        </w:tabs>
        <w:ind w:left="6720" w:hanging="360"/>
      </w:pPr>
      <w:rPr>
        <w:rFonts w:ascii="Courier New" w:hAnsi="Courier New" w:cs="Courier New" w:hint="default"/>
      </w:rPr>
    </w:lvl>
    <w:lvl w:ilvl="8">
      <w:start w:val="1"/>
      <w:numFmt w:val="bullet"/>
      <w:lvlText w:val=""/>
      <w:lvlJc w:val="left"/>
      <w:pPr>
        <w:tabs>
          <w:tab w:val="num" w:pos="0"/>
        </w:tabs>
        <w:ind w:left="7440" w:hanging="360"/>
      </w:pPr>
      <w:rPr>
        <w:rFonts w:ascii="Wingdings" w:hAnsi="Wingdings" w:cs="Wingdings" w:hint="default"/>
      </w:rPr>
    </w:lvl>
  </w:abstractNum>
  <w:abstractNum w:abstractNumId="10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3">
    <w:lvl w:ilvl="0">
      <w:start w:val="1"/>
      <w:numFmt w:val="decimal"/>
      <w:lvlText w:val="%1."/>
      <w:lvlJc w:val="left"/>
      <w:pPr>
        <w:tabs>
          <w:tab w:val="num" w:pos="0"/>
        </w:tabs>
        <w:ind w:left="504" w:hanging="360"/>
      </w:pPr>
      <w:rPr/>
    </w:lvl>
    <w:lvl w:ilvl="1">
      <w:start w:val="1"/>
      <w:numFmt w:val="ideographTraditional"/>
      <w:lvlText w:val="%2、"/>
      <w:lvlJc w:val="left"/>
      <w:pPr>
        <w:tabs>
          <w:tab w:val="num" w:pos="0"/>
        </w:tabs>
        <w:ind w:left="1104" w:hanging="480"/>
      </w:pPr>
      <w:rPr/>
    </w:lvl>
    <w:lvl w:ilvl="2">
      <w:start w:val="1"/>
      <w:numFmt w:val="lowerRoman"/>
      <w:lvlText w:val="%3."/>
      <w:lvlJc w:val="right"/>
      <w:pPr>
        <w:tabs>
          <w:tab w:val="num" w:pos="0"/>
        </w:tabs>
        <w:ind w:left="1584" w:hanging="480"/>
      </w:pPr>
      <w:rPr/>
    </w:lvl>
    <w:lvl w:ilvl="3">
      <w:start w:val="1"/>
      <w:numFmt w:val="decimal"/>
      <w:lvlText w:val="%4."/>
      <w:lvlJc w:val="left"/>
      <w:pPr>
        <w:tabs>
          <w:tab w:val="num" w:pos="0"/>
        </w:tabs>
        <w:ind w:left="2064" w:hanging="480"/>
      </w:pPr>
      <w:rPr/>
    </w:lvl>
    <w:lvl w:ilvl="4">
      <w:start w:val="1"/>
      <w:numFmt w:val="ideographTraditional"/>
      <w:lvlText w:val="%5、"/>
      <w:lvlJc w:val="left"/>
      <w:pPr>
        <w:tabs>
          <w:tab w:val="num" w:pos="0"/>
        </w:tabs>
        <w:ind w:left="2544" w:hanging="480"/>
      </w:pPr>
      <w:rPr/>
    </w:lvl>
    <w:lvl w:ilvl="5">
      <w:start w:val="1"/>
      <w:numFmt w:val="lowerRoman"/>
      <w:lvlText w:val="%6."/>
      <w:lvlJc w:val="right"/>
      <w:pPr>
        <w:tabs>
          <w:tab w:val="num" w:pos="0"/>
        </w:tabs>
        <w:ind w:left="3024" w:hanging="480"/>
      </w:pPr>
      <w:rPr/>
    </w:lvl>
    <w:lvl w:ilvl="6">
      <w:start w:val="1"/>
      <w:numFmt w:val="decimal"/>
      <w:lvlText w:val="%7."/>
      <w:lvlJc w:val="left"/>
      <w:pPr>
        <w:tabs>
          <w:tab w:val="num" w:pos="0"/>
        </w:tabs>
        <w:ind w:left="3504" w:hanging="480"/>
      </w:pPr>
      <w:rPr/>
    </w:lvl>
    <w:lvl w:ilvl="7">
      <w:start w:val="1"/>
      <w:numFmt w:val="ideographTraditional"/>
      <w:lvlText w:val="%8、"/>
      <w:lvlJc w:val="left"/>
      <w:pPr>
        <w:tabs>
          <w:tab w:val="num" w:pos="0"/>
        </w:tabs>
        <w:ind w:left="3984" w:hanging="480"/>
      </w:pPr>
      <w:rPr/>
    </w:lvl>
    <w:lvl w:ilvl="8">
      <w:start w:val="1"/>
      <w:numFmt w:val="lowerRoman"/>
      <w:lvlText w:val="%9."/>
      <w:lvlJc w:val="right"/>
      <w:pPr>
        <w:tabs>
          <w:tab w:val="num" w:pos="0"/>
        </w:tabs>
        <w:ind w:left="4464" w:hanging="480"/>
      </w:pPr>
      <w:rPr/>
    </w:lvl>
  </w:abstractNum>
  <w:abstractNum w:abstractNumId="27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5">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9">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05">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06">
    <w:lvl w:ilvl="0">
      <w:start w:val="1"/>
      <w:numFmt w:val="decimal"/>
      <w:lvlText w:val="%1."/>
      <w:lvlJc w:val="left"/>
      <w:pPr>
        <w:tabs>
          <w:tab w:val="num" w:pos="0"/>
        </w:tabs>
        <w:ind w:left="72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307">
    <w:lvl w:ilvl="0">
      <w:start w:val="1"/>
      <w:numFmt w:val="decimal"/>
      <w:lvlText w:val="%1."/>
      <w:lvlJc w:val="left"/>
      <w:pPr>
        <w:tabs>
          <w:tab w:val="num" w:pos="0"/>
        </w:tabs>
        <w:ind w:left="72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308">
    <w:lvl w:ilvl="0">
      <w:start w:val="1"/>
      <w:numFmt w:val="bullet"/>
      <w:lvlText w:val=""/>
      <w:lvlJc w:val="left"/>
      <w:pPr>
        <w:tabs>
          <w:tab w:val="num" w:pos="0"/>
        </w:tabs>
        <w:ind w:left="1046" w:hanging="480"/>
      </w:pPr>
      <w:rPr>
        <w:rFonts w:ascii="Symbol" w:hAnsi="Symbol" w:cs="Symbol" w:hint="default"/>
      </w:rPr>
    </w:lvl>
    <w:lvl w:ilvl="1">
      <w:start w:val="1"/>
      <w:numFmt w:val="bullet"/>
      <w:lvlText w:val=""/>
      <w:lvlJc w:val="left"/>
      <w:pPr>
        <w:tabs>
          <w:tab w:val="num" w:pos="0"/>
        </w:tabs>
        <w:ind w:left="1526" w:hanging="480"/>
      </w:pPr>
      <w:rPr>
        <w:rFonts w:ascii="Wingdings" w:hAnsi="Wingdings" w:cs="Wingdings" w:hint="default"/>
      </w:rPr>
    </w:lvl>
    <w:lvl w:ilvl="2">
      <w:start w:val="1"/>
      <w:numFmt w:val="bullet"/>
      <w:lvlText w:val=""/>
      <w:lvlJc w:val="left"/>
      <w:pPr>
        <w:tabs>
          <w:tab w:val="num" w:pos="0"/>
        </w:tabs>
        <w:ind w:left="2006" w:hanging="480"/>
      </w:pPr>
      <w:rPr>
        <w:rFonts w:ascii="Wingdings" w:hAnsi="Wingdings" w:cs="Wingdings" w:hint="default"/>
      </w:rPr>
    </w:lvl>
    <w:lvl w:ilvl="3">
      <w:start w:val="1"/>
      <w:numFmt w:val="bullet"/>
      <w:lvlText w:val=""/>
      <w:lvlJc w:val="left"/>
      <w:pPr>
        <w:tabs>
          <w:tab w:val="num" w:pos="0"/>
        </w:tabs>
        <w:ind w:left="2486" w:hanging="480"/>
      </w:pPr>
      <w:rPr>
        <w:rFonts w:ascii="Wingdings" w:hAnsi="Wingdings" w:cs="Wingdings" w:hint="default"/>
      </w:rPr>
    </w:lvl>
    <w:lvl w:ilvl="4">
      <w:start w:val="1"/>
      <w:numFmt w:val="bullet"/>
      <w:lvlText w:val=""/>
      <w:lvlJc w:val="left"/>
      <w:pPr>
        <w:tabs>
          <w:tab w:val="num" w:pos="0"/>
        </w:tabs>
        <w:ind w:left="2966" w:hanging="480"/>
      </w:pPr>
      <w:rPr>
        <w:rFonts w:ascii="Wingdings" w:hAnsi="Wingdings" w:cs="Wingdings" w:hint="default"/>
      </w:rPr>
    </w:lvl>
    <w:lvl w:ilvl="5">
      <w:start w:val="1"/>
      <w:numFmt w:val="bullet"/>
      <w:lvlText w:val=""/>
      <w:lvlJc w:val="left"/>
      <w:pPr>
        <w:tabs>
          <w:tab w:val="num" w:pos="0"/>
        </w:tabs>
        <w:ind w:left="3446" w:hanging="480"/>
      </w:pPr>
      <w:rPr>
        <w:rFonts w:ascii="Wingdings" w:hAnsi="Wingdings" w:cs="Wingdings" w:hint="default"/>
      </w:rPr>
    </w:lvl>
    <w:lvl w:ilvl="6">
      <w:start w:val="1"/>
      <w:numFmt w:val="bullet"/>
      <w:lvlText w:val=""/>
      <w:lvlJc w:val="left"/>
      <w:pPr>
        <w:tabs>
          <w:tab w:val="num" w:pos="0"/>
        </w:tabs>
        <w:ind w:left="3926" w:hanging="480"/>
      </w:pPr>
      <w:rPr>
        <w:rFonts w:ascii="Wingdings" w:hAnsi="Wingdings" w:cs="Wingdings" w:hint="default"/>
      </w:rPr>
    </w:lvl>
    <w:lvl w:ilvl="7">
      <w:start w:val="1"/>
      <w:numFmt w:val="bullet"/>
      <w:lvlText w:val=""/>
      <w:lvlJc w:val="left"/>
      <w:pPr>
        <w:tabs>
          <w:tab w:val="num" w:pos="0"/>
        </w:tabs>
        <w:ind w:left="4406" w:hanging="480"/>
      </w:pPr>
      <w:rPr>
        <w:rFonts w:ascii="Wingdings" w:hAnsi="Wingdings" w:cs="Wingdings" w:hint="default"/>
      </w:rPr>
    </w:lvl>
    <w:lvl w:ilvl="8">
      <w:start w:val="1"/>
      <w:numFmt w:val="bullet"/>
      <w:lvlText w:val=""/>
      <w:lvlJc w:val="left"/>
      <w:pPr>
        <w:tabs>
          <w:tab w:val="num" w:pos="0"/>
        </w:tabs>
        <w:ind w:left="4886" w:hanging="480"/>
      </w:pPr>
      <w:rPr>
        <w:rFonts w:ascii="Wingdings" w:hAnsi="Wingdings" w:cs="Wingdings" w:hint="default"/>
      </w:rPr>
    </w:lvl>
  </w:abstractNum>
  <w:abstractNum w:abstractNumId="309">
    <w:lvl w:ilvl="0">
      <w:start w:val="1"/>
      <w:numFmt w:val="bullet"/>
      <w:lvlText w:val=""/>
      <w:lvlJc w:val="left"/>
      <w:pPr>
        <w:tabs>
          <w:tab w:val="num" w:pos="0"/>
        </w:tabs>
        <w:ind w:left="905" w:hanging="480"/>
      </w:pPr>
      <w:rPr>
        <w:rFonts w:ascii="Symbol" w:hAnsi="Symbol" w:cs="Symbol" w:hint="default"/>
      </w:rPr>
    </w:lvl>
    <w:lvl w:ilvl="1">
      <w:start w:val="1"/>
      <w:numFmt w:val="bullet"/>
      <w:lvlText w:val=""/>
      <w:lvlJc w:val="left"/>
      <w:pPr>
        <w:tabs>
          <w:tab w:val="num" w:pos="0"/>
        </w:tabs>
        <w:ind w:left="1385" w:hanging="480"/>
      </w:pPr>
      <w:rPr>
        <w:rFonts w:ascii="Wingdings" w:hAnsi="Wingdings" w:cs="Wingdings" w:hint="default"/>
      </w:rPr>
    </w:lvl>
    <w:lvl w:ilvl="2">
      <w:start w:val="1"/>
      <w:numFmt w:val="bullet"/>
      <w:lvlText w:val=""/>
      <w:lvlJc w:val="left"/>
      <w:pPr>
        <w:tabs>
          <w:tab w:val="num" w:pos="0"/>
        </w:tabs>
        <w:ind w:left="1865" w:hanging="480"/>
      </w:pPr>
      <w:rPr>
        <w:rFonts w:ascii="Wingdings" w:hAnsi="Wingdings" w:cs="Wingdings" w:hint="default"/>
      </w:rPr>
    </w:lvl>
    <w:lvl w:ilvl="3">
      <w:start w:val="1"/>
      <w:numFmt w:val="bullet"/>
      <w:lvlText w:val=""/>
      <w:lvlJc w:val="left"/>
      <w:pPr>
        <w:tabs>
          <w:tab w:val="num" w:pos="0"/>
        </w:tabs>
        <w:ind w:left="2345" w:hanging="480"/>
      </w:pPr>
      <w:rPr>
        <w:rFonts w:ascii="Wingdings" w:hAnsi="Wingdings" w:cs="Wingdings" w:hint="default"/>
      </w:rPr>
    </w:lvl>
    <w:lvl w:ilvl="4">
      <w:start w:val="1"/>
      <w:numFmt w:val="bullet"/>
      <w:lvlText w:val=""/>
      <w:lvlJc w:val="left"/>
      <w:pPr>
        <w:tabs>
          <w:tab w:val="num" w:pos="0"/>
        </w:tabs>
        <w:ind w:left="2825" w:hanging="480"/>
      </w:pPr>
      <w:rPr>
        <w:rFonts w:ascii="Wingdings" w:hAnsi="Wingdings" w:cs="Wingdings" w:hint="default"/>
      </w:rPr>
    </w:lvl>
    <w:lvl w:ilvl="5">
      <w:start w:val="1"/>
      <w:numFmt w:val="bullet"/>
      <w:lvlText w:val=""/>
      <w:lvlJc w:val="left"/>
      <w:pPr>
        <w:tabs>
          <w:tab w:val="num" w:pos="0"/>
        </w:tabs>
        <w:ind w:left="3305" w:hanging="480"/>
      </w:pPr>
      <w:rPr>
        <w:rFonts w:ascii="Wingdings" w:hAnsi="Wingdings" w:cs="Wingdings" w:hint="default"/>
      </w:rPr>
    </w:lvl>
    <w:lvl w:ilvl="6">
      <w:start w:val="1"/>
      <w:numFmt w:val="bullet"/>
      <w:lvlText w:val=""/>
      <w:lvlJc w:val="left"/>
      <w:pPr>
        <w:tabs>
          <w:tab w:val="num" w:pos="0"/>
        </w:tabs>
        <w:ind w:left="3785" w:hanging="480"/>
      </w:pPr>
      <w:rPr>
        <w:rFonts w:ascii="Wingdings" w:hAnsi="Wingdings" w:cs="Wingdings" w:hint="default"/>
      </w:rPr>
    </w:lvl>
    <w:lvl w:ilvl="7">
      <w:start w:val="1"/>
      <w:numFmt w:val="bullet"/>
      <w:lvlText w:val=""/>
      <w:lvlJc w:val="left"/>
      <w:pPr>
        <w:tabs>
          <w:tab w:val="num" w:pos="0"/>
        </w:tabs>
        <w:ind w:left="4265" w:hanging="480"/>
      </w:pPr>
      <w:rPr>
        <w:rFonts w:ascii="Wingdings" w:hAnsi="Wingdings" w:cs="Wingdings" w:hint="default"/>
      </w:rPr>
    </w:lvl>
    <w:lvl w:ilvl="8">
      <w:start w:val="1"/>
      <w:numFmt w:val="bullet"/>
      <w:lvlText w:val=""/>
      <w:lvlJc w:val="left"/>
      <w:pPr>
        <w:tabs>
          <w:tab w:val="num" w:pos="0"/>
        </w:tabs>
        <w:ind w:left="4745" w:hanging="480"/>
      </w:pPr>
      <w:rPr>
        <w:rFonts w:ascii="Wingdings" w:hAnsi="Wingdings" w:cs="Wingdings" w:hint="default"/>
      </w:rPr>
    </w:lvl>
  </w:abstractNum>
  <w:abstractNum w:abstractNumId="31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4">
    <w:lvl w:ilvl="0">
      <w:start w:val="1"/>
      <w:numFmt w:val="bullet"/>
      <w:lvlText w:val=""/>
      <w:lvlJc w:val="left"/>
      <w:pPr>
        <w:tabs>
          <w:tab w:val="num" w:pos="0"/>
        </w:tabs>
        <w:ind w:left="763" w:hanging="480"/>
      </w:pPr>
      <w:rPr>
        <w:rFonts w:ascii="Symbol" w:hAnsi="Symbol" w:cs="Symbol" w:hint="default"/>
      </w:rPr>
    </w:lvl>
    <w:lvl w:ilvl="1">
      <w:start w:val="1"/>
      <w:numFmt w:val="bullet"/>
      <w:lvlText w:val=""/>
      <w:lvlJc w:val="left"/>
      <w:pPr>
        <w:tabs>
          <w:tab w:val="num" w:pos="0"/>
        </w:tabs>
        <w:ind w:left="1243" w:hanging="480"/>
      </w:pPr>
      <w:rPr>
        <w:rFonts w:ascii="Wingdings" w:hAnsi="Wingdings" w:cs="Wingdings" w:hint="default"/>
      </w:rPr>
    </w:lvl>
    <w:lvl w:ilvl="2">
      <w:start w:val="1"/>
      <w:numFmt w:val="bullet"/>
      <w:lvlText w:val=""/>
      <w:lvlJc w:val="left"/>
      <w:pPr>
        <w:tabs>
          <w:tab w:val="num" w:pos="0"/>
        </w:tabs>
        <w:ind w:left="1723" w:hanging="480"/>
      </w:pPr>
      <w:rPr>
        <w:rFonts w:ascii="Wingdings" w:hAnsi="Wingdings" w:cs="Wingdings" w:hint="default"/>
      </w:rPr>
    </w:lvl>
    <w:lvl w:ilvl="3">
      <w:start w:val="1"/>
      <w:numFmt w:val="bullet"/>
      <w:lvlText w:val=""/>
      <w:lvlJc w:val="left"/>
      <w:pPr>
        <w:tabs>
          <w:tab w:val="num" w:pos="0"/>
        </w:tabs>
        <w:ind w:left="2203" w:hanging="480"/>
      </w:pPr>
      <w:rPr>
        <w:rFonts w:ascii="Wingdings" w:hAnsi="Wingdings" w:cs="Wingdings" w:hint="default"/>
      </w:rPr>
    </w:lvl>
    <w:lvl w:ilvl="4">
      <w:start w:val="1"/>
      <w:numFmt w:val="bullet"/>
      <w:lvlText w:val=""/>
      <w:lvlJc w:val="left"/>
      <w:pPr>
        <w:tabs>
          <w:tab w:val="num" w:pos="0"/>
        </w:tabs>
        <w:ind w:left="2683" w:hanging="480"/>
      </w:pPr>
      <w:rPr>
        <w:rFonts w:ascii="Wingdings" w:hAnsi="Wingdings" w:cs="Wingdings" w:hint="default"/>
      </w:rPr>
    </w:lvl>
    <w:lvl w:ilvl="5">
      <w:start w:val="1"/>
      <w:numFmt w:val="bullet"/>
      <w:lvlText w:val=""/>
      <w:lvlJc w:val="left"/>
      <w:pPr>
        <w:tabs>
          <w:tab w:val="num" w:pos="0"/>
        </w:tabs>
        <w:ind w:left="3163" w:hanging="480"/>
      </w:pPr>
      <w:rPr>
        <w:rFonts w:ascii="Wingdings" w:hAnsi="Wingdings" w:cs="Wingdings" w:hint="default"/>
      </w:rPr>
    </w:lvl>
    <w:lvl w:ilvl="6">
      <w:start w:val="1"/>
      <w:numFmt w:val="bullet"/>
      <w:lvlText w:val=""/>
      <w:lvlJc w:val="left"/>
      <w:pPr>
        <w:tabs>
          <w:tab w:val="num" w:pos="0"/>
        </w:tabs>
        <w:ind w:left="3643" w:hanging="480"/>
      </w:pPr>
      <w:rPr>
        <w:rFonts w:ascii="Wingdings" w:hAnsi="Wingdings" w:cs="Wingdings" w:hint="default"/>
      </w:rPr>
    </w:lvl>
    <w:lvl w:ilvl="7">
      <w:start w:val="1"/>
      <w:numFmt w:val="bullet"/>
      <w:lvlText w:val=""/>
      <w:lvlJc w:val="left"/>
      <w:pPr>
        <w:tabs>
          <w:tab w:val="num" w:pos="0"/>
        </w:tabs>
        <w:ind w:left="4123" w:hanging="480"/>
      </w:pPr>
      <w:rPr>
        <w:rFonts w:ascii="Wingdings" w:hAnsi="Wingdings" w:cs="Wingdings" w:hint="default"/>
      </w:rPr>
    </w:lvl>
    <w:lvl w:ilvl="8">
      <w:start w:val="1"/>
      <w:numFmt w:val="bullet"/>
      <w:lvlText w:val=""/>
      <w:lvlJc w:val="left"/>
      <w:pPr>
        <w:tabs>
          <w:tab w:val="num" w:pos="0"/>
        </w:tabs>
        <w:ind w:left="4603" w:hanging="480"/>
      </w:pPr>
      <w:rPr>
        <w:rFonts w:ascii="Wingdings" w:hAnsi="Wingdings" w:cs="Wingdings" w:hint="default"/>
      </w:rPr>
    </w:lvl>
  </w:abstractNum>
  <w:abstractNum w:abstractNumId="315">
    <w:lvl w:ilvl="0">
      <w:start w:val="1"/>
      <w:numFmt w:val="bullet"/>
      <w:lvlText w:val=""/>
      <w:lvlJc w:val="left"/>
      <w:pPr>
        <w:tabs>
          <w:tab w:val="num" w:pos="0"/>
        </w:tabs>
        <w:ind w:left="763" w:hanging="480"/>
      </w:pPr>
      <w:rPr>
        <w:rFonts w:ascii="Symbol" w:hAnsi="Symbol" w:cs="Symbol" w:hint="default"/>
      </w:rPr>
    </w:lvl>
    <w:lvl w:ilvl="1">
      <w:start w:val="1"/>
      <w:numFmt w:val="bullet"/>
      <w:lvlText w:val=""/>
      <w:lvlJc w:val="left"/>
      <w:pPr>
        <w:tabs>
          <w:tab w:val="num" w:pos="0"/>
        </w:tabs>
        <w:ind w:left="1243" w:hanging="480"/>
      </w:pPr>
      <w:rPr>
        <w:rFonts w:ascii="Wingdings" w:hAnsi="Wingdings" w:cs="Wingdings" w:hint="default"/>
      </w:rPr>
    </w:lvl>
    <w:lvl w:ilvl="2">
      <w:start w:val="1"/>
      <w:numFmt w:val="bullet"/>
      <w:lvlText w:val=""/>
      <w:lvlJc w:val="left"/>
      <w:pPr>
        <w:tabs>
          <w:tab w:val="num" w:pos="0"/>
        </w:tabs>
        <w:ind w:left="1723" w:hanging="480"/>
      </w:pPr>
      <w:rPr>
        <w:rFonts w:ascii="Wingdings" w:hAnsi="Wingdings" w:cs="Wingdings" w:hint="default"/>
      </w:rPr>
    </w:lvl>
    <w:lvl w:ilvl="3">
      <w:start w:val="1"/>
      <w:numFmt w:val="bullet"/>
      <w:lvlText w:val=""/>
      <w:lvlJc w:val="left"/>
      <w:pPr>
        <w:tabs>
          <w:tab w:val="num" w:pos="0"/>
        </w:tabs>
        <w:ind w:left="2203" w:hanging="480"/>
      </w:pPr>
      <w:rPr>
        <w:rFonts w:ascii="Wingdings" w:hAnsi="Wingdings" w:cs="Wingdings" w:hint="default"/>
      </w:rPr>
    </w:lvl>
    <w:lvl w:ilvl="4">
      <w:start w:val="1"/>
      <w:numFmt w:val="bullet"/>
      <w:lvlText w:val=""/>
      <w:lvlJc w:val="left"/>
      <w:pPr>
        <w:tabs>
          <w:tab w:val="num" w:pos="0"/>
        </w:tabs>
        <w:ind w:left="2683" w:hanging="480"/>
      </w:pPr>
      <w:rPr>
        <w:rFonts w:ascii="Wingdings" w:hAnsi="Wingdings" w:cs="Wingdings" w:hint="default"/>
      </w:rPr>
    </w:lvl>
    <w:lvl w:ilvl="5">
      <w:start w:val="1"/>
      <w:numFmt w:val="bullet"/>
      <w:lvlText w:val=""/>
      <w:lvlJc w:val="left"/>
      <w:pPr>
        <w:tabs>
          <w:tab w:val="num" w:pos="0"/>
        </w:tabs>
        <w:ind w:left="3163" w:hanging="480"/>
      </w:pPr>
      <w:rPr>
        <w:rFonts w:ascii="Wingdings" w:hAnsi="Wingdings" w:cs="Wingdings" w:hint="default"/>
      </w:rPr>
    </w:lvl>
    <w:lvl w:ilvl="6">
      <w:start w:val="1"/>
      <w:numFmt w:val="bullet"/>
      <w:lvlText w:val=""/>
      <w:lvlJc w:val="left"/>
      <w:pPr>
        <w:tabs>
          <w:tab w:val="num" w:pos="0"/>
        </w:tabs>
        <w:ind w:left="3643" w:hanging="480"/>
      </w:pPr>
      <w:rPr>
        <w:rFonts w:ascii="Wingdings" w:hAnsi="Wingdings" w:cs="Wingdings" w:hint="default"/>
      </w:rPr>
    </w:lvl>
    <w:lvl w:ilvl="7">
      <w:start w:val="1"/>
      <w:numFmt w:val="bullet"/>
      <w:lvlText w:val=""/>
      <w:lvlJc w:val="left"/>
      <w:pPr>
        <w:tabs>
          <w:tab w:val="num" w:pos="0"/>
        </w:tabs>
        <w:ind w:left="4123" w:hanging="480"/>
      </w:pPr>
      <w:rPr>
        <w:rFonts w:ascii="Wingdings" w:hAnsi="Wingdings" w:cs="Wingdings" w:hint="default"/>
      </w:rPr>
    </w:lvl>
    <w:lvl w:ilvl="8">
      <w:start w:val="1"/>
      <w:numFmt w:val="bullet"/>
      <w:lvlText w:val=""/>
      <w:lvlJc w:val="left"/>
      <w:pPr>
        <w:tabs>
          <w:tab w:val="num" w:pos="0"/>
        </w:tabs>
        <w:ind w:left="4603" w:hanging="480"/>
      </w:pPr>
      <w:rPr>
        <w:rFonts w:ascii="Wingdings" w:hAnsi="Wingdings" w:cs="Wingdings" w:hint="default"/>
      </w:rPr>
    </w:lvl>
  </w:abstractNum>
  <w:abstractNum w:abstractNumId="31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8">
    <w:lvl w:ilvl="0">
      <w:start w:val="1"/>
      <w:numFmt w:val="decimal"/>
      <w:lvlText w:val="%1."/>
      <w:lvlJc w:val="left"/>
      <w:pPr>
        <w:tabs>
          <w:tab w:val="num" w:pos="0"/>
        </w:tabs>
        <w:ind w:left="763" w:hanging="480"/>
      </w:pPr>
      <w:rPr/>
    </w:lvl>
    <w:lvl w:ilvl="1">
      <w:start w:val="1"/>
      <w:numFmt w:val="ideographTraditional"/>
      <w:lvlText w:val="%2、"/>
      <w:lvlJc w:val="left"/>
      <w:pPr>
        <w:tabs>
          <w:tab w:val="num" w:pos="0"/>
        </w:tabs>
        <w:ind w:left="1243" w:hanging="480"/>
      </w:pPr>
      <w:rPr/>
    </w:lvl>
    <w:lvl w:ilvl="2">
      <w:start w:val="1"/>
      <w:numFmt w:val="lowerRoman"/>
      <w:lvlText w:val="%3."/>
      <w:lvlJc w:val="right"/>
      <w:pPr>
        <w:tabs>
          <w:tab w:val="num" w:pos="0"/>
        </w:tabs>
        <w:ind w:left="1723" w:hanging="480"/>
      </w:pPr>
      <w:rPr/>
    </w:lvl>
    <w:lvl w:ilvl="3">
      <w:start w:val="1"/>
      <w:numFmt w:val="decimal"/>
      <w:lvlText w:val="%4."/>
      <w:lvlJc w:val="left"/>
      <w:pPr>
        <w:tabs>
          <w:tab w:val="num" w:pos="0"/>
        </w:tabs>
        <w:ind w:left="2203" w:hanging="480"/>
      </w:pPr>
      <w:rPr/>
    </w:lvl>
    <w:lvl w:ilvl="4">
      <w:start w:val="1"/>
      <w:numFmt w:val="ideographTraditional"/>
      <w:lvlText w:val="%5、"/>
      <w:lvlJc w:val="left"/>
      <w:pPr>
        <w:tabs>
          <w:tab w:val="num" w:pos="0"/>
        </w:tabs>
        <w:ind w:left="2683" w:hanging="480"/>
      </w:pPr>
      <w:rPr/>
    </w:lvl>
    <w:lvl w:ilvl="5">
      <w:start w:val="1"/>
      <w:numFmt w:val="lowerRoman"/>
      <w:lvlText w:val="%6."/>
      <w:lvlJc w:val="right"/>
      <w:pPr>
        <w:tabs>
          <w:tab w:val="num" w:pos="0"/>
        </w:tabs>
        <w:ind w:left="3163" w:hanging="480"/>
      </w:pPr>
      <w:rPr/>
    </w:lvl>
    <w:lvl w:ilvl="6">
      <w:start w:val="1"/>
      <w:numFmt w:val="decimal"/>
      <w:lvlText w:val="%7."/>
      <w:lvlJc w:val="left"/>
      <w:pPr>
        <w:tabs>
          <w:tab w:val="num" w:pos="0"/>
        </w:tabs>
        <w:ind w:left="3643" w:hanging="480"/>
      </w:pPr>
      <w:rPr/>
    </w:lvl>
    <w:lvl w:ilvl="7">
      <w:start w:val="1"/>
      <w:numFmt w:val="ideographTraditional"/>
      <w:lvlText w:val="%8、"/>
      <w:lvlJc w:val="left"/>
      <w:pPr>
        <w:tabs>
          <w:tab w:val="num" w:pos="0"/>
        </w:tabs>
        <w:ind w:left="4123" w:hanging="480"/>
      </w:pPr>
      <w:rPr/>
    </w:lvl>
    <w:lvl w:ilvl="8">
      <w:start w:val="1"/>
      <w:numFmt w:val="lowerRoman"/>
      <w:lvlText w:val="%9."/>
      <w:lvlJc w:val="right"/>
      <w:pPr>
        <w:tabs>
          <w:tab w:val="num" w:pos="0"/>
        </w:tabs>
        <w:ind w:left="4603" w:hanging="480"/>
      </w:pPr>
      <w:rPr/>
    </w:lvl>
  </w:abstractNum>
  <w:abstractNum w:abstractNumId="319">
    <w:lvl w:ilvl="0">
      <w:start w:val="1"/>
      <w:numFmt w:val="decimal"/>
      <w:lvlText w:val="%1."/>
      <w:lvlJc w:val="left"/>
      <w:pPr>
        <w:tabs>
          <w:tab w:val="num" w:pos="0"/>
        </w:tabs>
        <w:ind w:left="763" w:hanging="480"/>
      </w:pPr>
      <w:rPr/>
    </w:lvl>
    <w:lvl w:ilvl="1">
      <w:start w:val="1"/>
      <w:numFmt w:val="ideographTraditional"/>
      <w:lvlText w:val="%2、"/>
      <w:lvlJc w:val="left"/>
      <w:pPr>
        <w:tabs>
          <w:tab w:val="num" w:pos="0"/>
        </w:tabs>
        <w:ind w:left="1243" w:hanging="480"/>
      </w:pPr>
      <w:rPr/>
    </w:lvl>
    <w:lvl w:ilvl="2">
      <w:start w:val="1"/>
      <w:numFmt w:val="lowerRoman"/>
      <w:lvlText w:val="%3."/>
      <w:lvlJc w:val="right"/>
      <w:pPr>
        <w:tabs>
          <w:tab w:val="num" w:pos="0"/>
        </w:tabs>
        <w:ind w:left="1723" w:hanging="480"/>
      </w:pPr>
      <w:rPr/>
    </w:lvl>
    <w:lvl w:ilvl="3">
      <w:start w:val="1"/>
      <w:numFmt w:val="decimal"/>
      <w:lvlText w:val="%4."/>
      <w:lvlJc w:val="left"/>
      <w:pPr>
        <w:tabs>
          <w:tab w:val="num" w:pos="0"/>
        </w:tabs>
        <w:ind w:left="2203" w:hanging="480"/>
      </w:pPr>
      <w:rPr/>
    </w:lvl>
    <w:lvl w:ilvl="4">
      <w:start w:val="1"/>
      <w:numFmt w:val="ideographTraditional"/>
      <w:lvlText w:val="%5、"/>
      <w:lvlJc w:val="left"/>
      <w:pPr>
        <w:tabs>
          <w:tab w:val="num" w:pos="0"/>
        </w:tabs>
        <w:ind w:left="2683" w:hanging="480"/>
      </w:pPr>
      <w:rPr/>
    </w:lvl>
    <w:lvl w:ilvl="5">
      <w:start w:val="1"/>
      <w:numFmt w:val="lowerRoman"/>
      <w:lvlText w:val="%6."/>
      <w:lvlJc w:val="right"/>
      <w:pPr>
        <w:tabs>
          <w:tab w:val="num" w:pos="0"/>
        </w:tabs>
        <w:ind w:left="3163" w:hanging="480"/>
      </w:pPr>
      <w:rPr/>
    </w:lvl>
    <w:lvl w:ilvl="6">
      <w:start w:val="1"/>
      <w:numFmt w:val="decimal"/>
      <w:lvlText w:val="%7."/>
      <w:lvlJc w:val="left"/>
      <w:pPr>
        <w:tabs>
          <w:tab w:val="num" w:pos="0"/>
        </w:tabs>
        <w:ind w:left="3643" w:hanging="480"/>
      </w:pPr>
      <w:rPr/>
    </w:lvl>
    <w:lvl w:ilvl="7">
      <w:start w:val="1"/>
      <w:numFmt w:val="ideographTraditional"/>
      <w:lvlText w:val="%8、"/>
      <w:lvlJc w:val="left"/>
      <w:pPr>
        <w:tabs>
          <w:tab w:val="num" w:pos="0"/>
        </w:tabs>
        <w:ind w:left="4123" w:hanging="480"/>
      </w:pPr>
      <w:rPr/>
    </w:lvl>
    <w:lvl w:ilvl="8">
      <w:start w:val="1"/>
      <w:numFmt w:val="lowerRoman"/>
      <w:lvlText w:val="%9."/>
      <w:lvlJc w:val="right"/>
      <w:pPr>
        <w:tabs>
          <w:tab w:val="num" w:pos="0"/>
        </w:tabs>
        <w:ind w:left="4603" w:hanging="480"/>
      </w:pPr>
      <w:rPr/>
    </w:lvl>
  </w:abstractNum>
  <w:abstractNum w:abstractNumId="320">
    <w:lvl w:ilvl="0">
      <w:start w:val="1"/>
      <w:numFmt w:val="decimal"/>
      <w:lvlText w:val="%1."/>
      <w:lvlJc w:val="left"/>
      <w:pPr>
        <w:tabs>
          <w:tab w:val="num" w:pos="0"/>
        </w:tabs>
        <w:ind w:left="763" w:hanging="480"/>
      </w:pPr>
      <w:rPr/>
    </w:lvl>
    <w:lvl w:ilvl="1">
      <w:start w:val="1"/>
      <w:numFmt w:val="ideographTraditional"/>
      <w:lvlText w:val="%2、"/>
      <w:lvlJc w:val="left"/>
      <w:pPr>
        <w:tabs>
          <w:tab w:val="num" w:pos="0"/>
        </w:tabs>
        <w:ind w:left="1243" w:hanging="480"/>
      </w:pPr>
      <w:rPr/>
    </w:lvl>
    <w:lvl w:ilvl="2">
      <w:start w:val="1"/>
      <w:numFmt w:val="lowerRoman"/>
      <w:lvlText w:val="%3."/>
      <w:lvlJc w:val="right"/>
      <w:pPr>
        <w:tabs>
          <w:tab w:val="num" w:pos="0"/>
        </w:tabs>
        <w:ind w:left="1723" w:hanging="480"/>
      </w:pPr>
      <w:rPr/>
    </w:lvl>
    <w:lvl w:ilvl="3">
      <w:start w:val="1"/>
      <w:numFmt w:val="decimal"/>
      <w:lvlText w:val="%4."/>
      <w:lvlJc w:val="left"/>
      <w:pPr>
        <w:tabs>
          <w:tab w:val="num" w:pos="0"/>
        </w:tabs>
        <w:ind w:left="2203" w:hanging="480"/>
      </w:pPr>
      <w:rPr/>
    </w:lvl>
    <w:lvl w:ilvl="4">
      <w:start w:val="1"/>
      <w:numFmt w:val="ideographTraditional"/>
      <w:lvlText w:val="%5、"/>
      <w:lvlJc w:val="left"/>
      <w:pPr>
        <w:tabs>
          <w:tab w:val="num" w:pos="0"/>
        </w:tabs>
        <w:ind w:left="2683" w:hanging="480"/>
      </w:pPr>
      <w:rPr/>
    </w:lvl>
    <w:lvl w:ilvl="5">
      <w:start w:val="1"/>
      <w:numFmt w:val="lowerRoman"/>
      <w:lvlText w:val="%6."/>
      <w:lvlJc w:val="right"/>
      <w:pPr>
        <w:tabs>
          <w:tab w:val="num" w:pos="0"/>
        </w:tabs>
        <w:ind w:left="3163" w:hanging="480"/>
      </w:pPr>
      <w:rPr/>
    </w:lvl>
    <w:lvl w:ilvl="6">
      <w:start w:val="1"/>
      <w:numFmt w:val="decimal"/>
      <w:lvlText w:val="%7."/>
      <w:lvlJc w:val="left"/>
      <w:pPr>
        <w:tabs>
          <w:tab w:val="num" w:pos="0"/>
        </w:tabs>
        <w:ind w:left="3643" w:hanging="480"/>
      </w:pPr>
      <w:rPr/>
    </w:lvl>
    <w:lvl w:ilvl="7">
      <w:start w:val="1"/>
      <w:numFmt w:val="ideographTraditional"/>
      <w:lvlText w:val="%8、"/>
      <w:lvlJc w:val="left"/>
      <w:pPr>
        <w:tabs>
          <w:tab w:val="num" w:pos="0"/>
        </w:tabs>
        <w:ind w:left="4123" w:hanging="480"/>
      </w:pPr>
      <w:rPr/>
    </w:lvl>
    <w:lvl w:ilvl="8">
      <w:start w:val="1"/>
      <w:numFmt w:val="lowerRoman"/>
      <w:lvlText w:val="%9."/>
      <w:lvlJc w:val="right"/>
      <w:pPr>
        <w:tabs>
          <w:tab w:val="num" w:pos="0"/>
        </w:tabs>
        <w:ind w:left="4603" w:hanging="480"/>
      </w:pPr>
      <w:rPr/>
    </w:lvl>
  </w:abstractNum>
  <w:abstractNum w:abstractNumId="321">
    <w:lvl w:ilvl="0">
      <w:start w:val="1"/>
      <w:numFmt w:val="decimal"/>
      <w:lvlText w:val="%1."/>
      <w:lvlJc w:val="left"/>
      <w:pPr>
        <w:tabs>
          <w:tab w:val="num" w:pos="0"/>
        </w:tabs>
        <w:ind w:left="763" w:hanging="480"/>
      </w:pPr>
      <w:rPr/>
    </w:lvl>
    <w:lvl w:ilvl="1">
      <w:start w:val="1"/>
      <w:numFmt w:val="ideographTraditional"/>
      <w:lvlText w:val="%2、"/>
      <w:lvlJc w:val="left"/>
      <w:pPr>
        <w:tabs>
          <w:tab w:val="num" w:pos="0"/>
        </w:tabs>
        <w:ind w:left="1243" w:hanging="480"/>
      </w:pPr>
      <w:rPr/>
    </w:lvl>
    <w:lvl w:ilvl="2">
      <w:start w:val="1"/>
      <w:numFmt w:val="lowerRoman"/>
      <w:lvlText w:val="%3."/>
      <w:lvlJc w:val="right"/>
      <w:pPr>
        <w:tabs>
          <w:tab w:val="num" w:pos="0"/>
        </w:tabs>
        <w:ind w:left="1723" w:hanging="480"/>
      </w:pPr>
      <w:rPr/>
    </w:lvl>
    <w:lvl w:ilvl="3">
      <w:start w:val="1"/>
      <w:numFmt w:val="decimal"/>
      <w:lvlText w:val="%4."/>
      <w:lvlJc w:val="left"/>
      <w:pPr>
        <w:tabs>
          <w:tab w:val="num" w:pos="0"/>
        </w:tabs>
        <w:ind w:left="2203" w:hanging="480"/>
      </w:pPr>
      <w:rPr/>
    </w:lvl>
    <w:lvl w:ilvl="4">
      <w:start w:val="1"/>
      <w:numFmt w:val="ideographTraditional"/>
      <w:lvlText w:val="%5、"/>
      <w:lvlJc w:val="left"/>
      <w:pPr>
        <w:tabs>
          <w:tab w:val="num" w:pos="0"/>
        </w:tabs>
        <w:ind w:left="2683" w:hanging="480"/>
      </w:pPr>
      <w:rPr/>
    </w:lvl>
    <w:lvl w:ilvl="5">
      <w:start w:val="1"/>
      <w:numFmt w:val="lowerRoman"/>
      <w:lvlText w:val="%6."/>
      <w:lvlJc w:val="right"/>
      <w:pPr>
        <w:tabs>
          <w:tab w:val="num" w:pos="0"/>
        </w:tabs>
        <w:ind w:left="3163" w:hanging="480"/>
      </w:pPr>
      <w:rPr/>
    </w:lvl>
    <w:lvl w:ilvl="6">
      <w:start w:val="1"/>
      <w:numFmt w:val="decimal"/>
      <w:lvlText w:val="%7."/>
      <w:lvlJc w:val="left"/>
      <w:pPr>
        <w:tabs>
          <w:tab w:val="num" w:pos="0"/>
        </w:tabs>
        <w:ind w:left="3643" w:hanging="480"/>
      </w:pPr>
      <w:rPr/>
    </w:lvl>
    <w:lvl w:ilvl="7">
      <w:start w:val="1"/>
      <w:numFmt w:val="ideographTraditional"/>
      <w:lvlText w:val="%8、"/>
      <w:lvlJc w:val="left"/>
      <w:pPr>
        <w:tabs>
          <w:tab w:val="num" w:pos="0"/>
        </w:tabs>
        <w:ind w:left="4123" w:hanging="480"/>
      </w:pPr>
      <w:rPr/>
    </w:lvl>
    <w:lvl w:ilvl="8">
      <w:start w:val="1"/>
      <w:numFmt w:val="lowerRoman"/>
      <w:lvlText w:val="%9."/>
      <w:lvlJc w:val="right"/>
      <w:pPr>
        <w:tabs>
          <w:tab w:val="num" w:pos="0"/>
        </w:tabs>
        <w:ind w:left="4603" w:hanging="480"/>
      </w:pPr>
      <w:rPr/>
    </w:lvl>
  </w:abstractNum>
  <w:abstractNum w:abstractNumId="322">
    <w:lvl w:ilvl="0">
      <w:start w:val="1"/>
      <w:numFmt w:val="decimal"/>
      <w:lvlText w:val="%1."/>
      <w:lvlJc w:val="left"/>
      <w:pPr>
        <w:tabs>
          <w:tab w:val="num" w:pos="0"/>
        </w:tabs>
        <w:ind w:left="763" w:hanging="48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32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0"/>
      <w:numFmt w:val="bullet"/>
      <w:lvlText w:val="-"/>
      <w:lvlJc w:val="left"/>
      <w:pPr>
        <w:tabs>
          <w:tab w:val="num" w:pos="0"/>
        </w:tabs>
        <w:ind w:left="1320" w:hanging="360"/>
      </w:pPr>
      <w:rPr>
        <w:rFonts w:ascii="Aptos" w:hAnsi="Aptos" w:cs="Aptos" w:hint="default"/>
        <w:rFonts w:cstheme="minorBidi" w:eastAsiaTheme="minorEastAsia"/>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0">
    <w:lvl w:ilvl="0">
      <w:start w:val="1"/>
      <w:numFmt w:val="bullet"/>
      <w:lvlText w:val=""/>
      <w:lvlJc w:val="left"/>
      <w:pPr>
        <w:tabs>
          <w:tab w:val="num" w:pos="0"/>
        </w:tabs>
        <w:ind w:left="960" w:hanging="480"/>
      </w:pPr>
      <w:rPr>
        <w:rFonts w:ascii="Symbol" w:hAnsi="Symbol" w:cs="Symbol" w:hint="default"/>
      </w:rPr>
    </w:lvl>
    <w:lvl w:ilvl="1">
      <w:start w:val="1"/>
      <w:numFmt w:val="bullet"/>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331">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3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34">
    <w:lvl w:ilvl="0">
      <w:start w:val="1"/>
      <w:numFmt w:val="bullet"/>
      <w:lvlText w:val=""/>
      <w:lvlJc w:val="left"/>
      <w:pPr>
        <w:tabs>
          <w:tab w:val="num" w:pos="0"/>
        </w:tabs>
        <w:ind w:left="840" w:hanging="480"/>
      </w:pPr>
      <w:rPr>
        <w:rFonts w:ascii="Symbol" w:hAnsi="Symbol" w:cs="Symbol" w:hint="default"/>
      </w:rPr>
    </w:lvl>
    <w:lvl w:ilvl="1">
      <w:start w:val="1"/>
      <w:numFmt w:val="bullet"/>
      <w:lvlText w:val=""/>
      <w:lvlJc w:val="left"/>
      <w:pPr>
        <w:tabs>
          <w:tab w:val="num" w:pos="0"/>
        </w:tabs>
        <w:ind w:left="1320" w:hanging="480"/>
      </w:pPr>
      <w:rPr>
        <w:rFonts w:ascii="Wingdings" w:hAnsi="Wingdings" w:cs="Wingdings" w:hint="default"/>
      </w:rPr>
    </w:lvl>
    <w:lvl w:ilvl="2">
      <w:start w:val="1"/>
      <w:numFmt w:val="bullet"/>
      <w:lvlText w:val=""/>
      <w:lvlJc w:val="left"/>
      <w:pPr>
        <w:tabs>
          <w:tab w:val="num" w:pos="0"/>
        </w:tabs>
        <w:ind w:left="1800" w:hanging="480"/>
      </w:pPr>
      <w:rPr>
        <w:rFonts w:ascii="Wingdings" w:hAnsi="Wingdings" w:cs="Wingdings" w:hint="default"/>
      </w:rPr>
    </w:lvl>
    <w:lvl w:ilvl="3">
      <w:start w:val="1"/>
      <w:numFmt w:val="bullet"/>
      <w:lvlText w:val=""/>
      <w:lvlJc w:val="left"/>
      <w:pPr>
        <w:tabs>
          <w:tab w:val="num" w:pos="0"/>
        </w:tabs>
        <w:ind w:left="2280" w:hanging="480"/>
      </w:pPr>
      <w:rPr>
        <w:rFonts w:ascii="Wingdings" w:hAnsi="Wingdings" w:cs="Wingdings" w:hint="default"/>
      </w:rPr>
    </w:lvl>
    <w:lvl w:ilvl="4">
      <w:start w:val="1"/>
      <w:numFmt w:val="bullet"/>
      <w:lvlText w:val=""/>
      <w:lvlJc w:val="left"/>
      <w:pPr>
        <w:tabs>
          <w:tab w:val="num" w:pos="0"/>
        </w:tabs>
        <w:ind w:left="2760" w:hanging="480"/>
      </w:pPr>
      <w:rPr>
        <w:rFonts w:ascii="Wingdings" w:hAnsi="Wingdings" w:cs="Wingdings" w:hint="default"/>
      </w:rPr>
    </w:lvl>
    <w:lvl w:ilvl="5">
      <w:start w:val="1"/>
      <w:numFmt w:val="bullet"/>
      <w:lvlText w:val=""/>
      <w:lvlJc w:val="left"/>
      <w:pPr>
        <w:tabs>
          <w:tab w:val="num" w:pos="0"/>
        </w:tabs>
        <w:ind w:left="3240" w:hanging="480"/>
      </w:pPr>
      <w:rPr>
        <w:rFonts w:ascii="Wingdings" w:hAnsi="Wingdings" w:cs="Wingdings" w:hint="default"/>
      </w:rPr>
    </w:lvl>
    <w:lvl w:ilvl="6">
      <w:start w:val="1"/>
      <w:numFmt w:val="bullet"/>
      <w:lvlText w:val=""/>
      <w:lvlJc w:val="left"/>
      <w:pPr>
        <w:tabs>
          <w:tab w:val="num" w:pos="0"/>
        </w:tabs>
        <w:ind w:left="3720" w:hanging="480"/>
      </w:pPr>
      <w:rPr>
        <w:rFonts w:ascii="Wingdings" w:hAnsi="Wingdings" w:cs="Wingdings" w:hint="default"/>
      </w:rPr>
    </w:lvl>
    <w:lvl w:ilvl="7">
      <w:start w:val="1"/>
      <w:numFmt w:val="bullet"/>
      <w:lvlText w:val=""/>
      <w:lvlJc w:val="left"/>
      <w:pPr>
        <w:tabs>
          <w:tab w:val="num" w:pos="0"/>
        </w:tabs>
        <w:ind w:left="4200" w:hanging="480"/>
      </w:pPr>
      <w:rPr>
        <w:rFonts w:ascii="Wingdings" w:hAnsi="Wingdings" w:cs="Wingdings" w:hint="default"/>
      </w:rPr>
    </w:lvl>
    <w:lvl w:ilvl="8">
      <w:start w:val="1"/>
      <w:numFmt w:val="bullet"/>
      <w:lvlText w:val=""/>
      <w:lvlJc w:val="left"/>
      <w:pPr>
        <w:tabs>
          <w:tab w:val="num" w:pos="0"/>
        </w:tabs>
        <w:ind w:left="4680" w:hanging="480"/>
      </w:pPr>
      <w:rPr>
        <w:rFonts w:ascii="Wingdings" w:hAnsi="Wingdings" w:cs="Wingdings" w:hint="default"/>
      </w:rPr>
    </w:lvl>
  </w:abstractNum>
  <w:abstractNum w:abstractNumId="33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36">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bering>
</file>

<file path=word/settings.xml><?xml version="1.0" encoding="utf-8"?>
<w:settings xmlns:w="http://schemas.openxmlformats.org/wordprocessingml/2006/main">
  <w:zoom w:percent="100"/>
  <w:revisionView w:insDel="0" w:formatting="0"/>
  <w:trackRevisions/>
  <w:defaultTabStop w:val="48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新細明體" w:cs="Arial" w:asciiTheme="minorHAnsi" w:cstheme="minorBidi" w:eastAsiaTheme="minorEastAsia" w:hAnsiTheme="minorHAnsi"/>
        <w:kern w:val="2"/>
        <w:sz w:val="24"/>
        <w:szCs w:val="24"/>
        <w:lang w:val="en-US" w:eastAsia="zh-TW" w:bidi="ar-SA"/>
        <w14:ligatures w14:val="standardContextual"/>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53b1a"/>
    <w:pPr>
      <w:widowControl w:val="false"/>
      <w:bidi w:val="0"/>
      <w:spacing w:lineRule="auto" w:line="276" w:before="0" w:after="160"/>
      <w:jc w:val="left"/>
    </w:pPr>
    <w:rPr>
      <w:rFonts w:ascii="Aptos" w:hAnsi="Aptos" w:eastAsia="新細明體" w:cs="Arial" w:asciiTheme="minorHAnsi" w:cstheme="minorBidi" w:eastAsiaTheme="minorEastAsia" w:hAnsiTheme="minorHAnsi"/>
      <w:color w:val="auto"/>
      <w:kern w:val="2"/>
      <w:sz w:val="24"/>
      <w:szCs w:val="24"/>
      <w:lang w:val="en-US" w:eastAsia="zh-TW" w:bidi="ar-SA"/>
      <w14:ligatures w14:val="standardContextual"/>
    </w:rPr>
  </w:style>
  <w:style w:type="paragraph" w:styleId="1">
    <w:name w:val="Heading 1"/>
    <w:basedOn w:val="Normal"/>
    <w:next w:val="Normal"/>
    <w:link w:val="11"/>
    <w:uiPriority w:val="9"/>
    <w:qFormat/>
    <w:rsid w:val="00eb296e"/>
    <w:pPr>
      <w:keepNext w:val="true"/>
      <w:keepLines/>
      <w:spacing w:before="480" w:after="80"/>
      <w:outlineLvl w:val="0"/>
    </w:pPr>
    <w:rPr>
      <w:rFonts w:ascii="Aptos Display" w:hAnsi="Aptos Display" w:eastAsia="新細明體" w:cs="Times New Roman" w:asciiTheme="majorHAnsi" w:cstheme="majorBidi" w:eastAsiaTheme="majorEastAsia" w:hAnsiTheme="majorHAnsi"/>
      <w:color w:val="0F4761" w:themeColor="accent1" w:themeShade="bf"/>
      <w:sz w:val="48"/>
      <w:szCs w:val="48"/>
    </w:rPr>
  </w:style>
  <w:style w:type="paragraph" w:styleId="2">
    <w:name w:val="Heading 2"/>
    <w:basedOn w:val="Normal"/>
    <w:next w:val="Normal"/>
    <w:link w:val="21"/>
    <w:uiPriority w:val="9"/>
    <w:unhideWhenUsed/>
    <w:qFormat/>
    <w:rsid w:val="00eb296e"/>
    <w:pPr>
      <w:keepNext w:val="true"/>
      <w:keepLines/>
      <w:spacing w:before="160" w:after="80"/>
      <w:outlineLvl w:val="1"/>
    </w:pPr>
    <w:rPr>
      <w:rFonts w:ascii="Aptos Display" w:hAnsi="Aptos Display" w:eastAsia="新細明體" w:cs="Times New Roman" w:asciiTheme="majorHAnsi" w:cstheme="majorBidi" w:eastAsiaTheme="majorEastAsia" w:hAnsiTheme="majorHAnsi"/>
      <w:color w:val="0F4761" w:themeColor="accent1" w:themeShade="bf"/>
      <w:sz w:val="40"/>
      <w:szCs w:val="40"/>
    </w:rPr>
  </w:style>
  <w:style w:type="paragraph" w:styleId="3">
    <w:name w:val="Heading 3"/>
    <w:basedOn w:val="Normal"/>
    <w:next w:val="Normal"/>
    <w:link w:val="31"/>
    <w:uiPriority w:val="9"/>
    <w:unhideWhenUsed/>
    <w:qFormat/>
    <w:rsid w:val="00eb296e"/>
    <w:pPr>
      <w:keepNext w:val="true"/>
      <w:keepLines/>
      <w:spacing w:before="160" w:after="40"/>
      <w:outlineLvl w:val="2"/>
    </w:pPr>
    <w:rPr>
      <w:rFonts w:eastAsia="新細明體" w:cs="Times New Roman" w:cstheme="majorBidi" w:eastAsiaTheme="majorEastAsia"/>
      <w:color w:val="0F4761" w:themeColor="accent1" w:themeShade="bf"/>
      <w:sz w:val="32"/>
      <w:szCs w:val="32"/>
    </w:rPr>
  </w:style>
  <w:style w:type="paragraph" w:styleId="4">
    <w:name w:val="Heading 4"/>
    <w:basedOn w:val="Normal"/>
    <w:next w:val="Normal"/>
    <w:link w:val="41"/>
    <w:uiPriority w:val="9"/>
    <w:unhideWhenUsed/>
    <w:qFormat/>
    <w:rsid w:val="00eb296e"/>
    <w:pPr>
      <w:keepNext w:val="true"/>
      <w:keepLines/>
      <w:spacing w:before="160" w:after="40"/>
      <w:outlineLvl w:val="3"/>
    </w:pPr>
    <w:rPr>
      <w:rFonts w:eastAsia="新細明體" w:cs="Times New Roman" w:cstheme="majorBidi" w:eastAsiaTheme="majorEastAsia"/>
      <w:color w:val="0F4761" w:themeColor="accent1" w:themeShade="bf"/>
      <w:sz w:val="28"/>
      <w:szCs w:val="28"/>
    </w:rPr>
  </w:style>
  <w:style w:type="paragraph" w:styleId="5">
    <w:name w:val="Heading 5"/>
    <w:basedOn w:val="Normal"/>
    <w:next w:val="Normal"/>
    <w:link w:val="51"/>
    <w:uiPriority w:val="9"/>
    <w:semiHidden/>
    <w:unhideWhenUsed/>
    <w:qFormat/>
    <w:rsid w:val="00eb296e"/>
    <w:pPr>
      <w:keepNext w:val="true"/>
      <w:keepLines/>
      <w:spacing w:before="80" w:after="40"/>
      <w:outlineLvl w:val="4"/>
    </w:pPr>
    <w:rPr>
      <w:rFonts w:eastAsia="新細明體" w:cs="Times New Roman" w:cstheme="majorBidi" w:eastAsiaTheme="majorEastAsia"/>
      <w:color w:val="0F4761" w:themeColor="accent1" w:themeShade="bf"/>
    </w:rPr>
  </w:style>
  <w:style w:type="paragraph" w:styleId="6">
    <w:name w:val="Heading 6"/>
    <w:basedOn w:val="Normal"/>
    <w:next w:val="Normal"/>
    <w:link w:val="61"/>
    <w:uiPriority w:val="9"/>
    <w:semiHidden/>
    <w:unhideWhenUsed/>
    <w:qFormat/>
    <w:rsid w:val="00eb296e"/>
    <w:pPr>
      <w:keepNext w:val="true"/>
      <w:keepLines/>
      <w:spacing w:before="40" w:after="0"/>
      <w:outlineLvl w:val="5"/>
    </w:pPr>
    <w:rPr>
      <w:rFonts w:eastAsia="新細明體" w:cs="Times New Roman" w:cstheme="majorBidi" w:eastAsiaTheme="majorEastAsia"/>
      <w:color w:val="595959" w:themeColor="text1" w:themeTint="a6"/>
    </w:rPr>
  </w:style>
  <w:style w:type="paragraph" w:styleId="7">
    <w:name w:val="Heading 7"/>
    <w:basedOn w:val="Normal"/>
    <w:next w:val="Normal"/>
    <w:link w:val="71"/>
    <w:uiPriority w:val="9"/>
    <w:semiHidden/>
    <w:unhideWhenUsed/>
    <w:qFormat/>
    <w:rsid w:val="00eb296e"/>
    <w:pPr>
      <w:keepNext w:val="true"/>
      <w:keepLines/>
      <w:spacing w:before="40" w:after="0"/>
      <w:ind w:left="100" w:hanging="0"/>
      <w:outlineLvl w:val="6"/>
    </w:pPr>
    <w:rPr>
      <w:rFonts w:eastAsia="新細明體" w:cs="Times New Roman" w:cstheme="majorBidi" w:eastAsiaTheme="majorEastAsia"/>
      <w:color w:val="595959" w:themeColor="text1" w:themeTint="a6"/>
    </w:rPr>
  </w:style>
  <w:style w:type="paragraph" w:styleId="8">
    <w:name w:val="Heading 8"/>
    <w:basedOn w:val="Normal"/>
    <w:next w:val="Normal"/>
    <w:link w:val="81"/>
    <w:uiPriority w:val="9"/>
    <w:semiHidden/>
    <w:unhideWhenUsed/>
    <w:qFormat/>
    <w:rsid w:val="00eb296e"/>
    <w:pPr>
      <w:keepNext w:val="true"/>
      <w:keepLines/>
      <w:spacing w:before="40" w:after="0"/>
      <w:ind w:left="200" w:hanging="0"/>
      <w:outlineLvl w:val="7"/>
    </w:pPr>
    <w:rPr>
      <w:rFonts w:eastAsia="新細明體" w:cs="Times New Roman" w:cstheme="majorBidi" w:eastAsiaTheme="majorEastAsia"/>
      <w:color w:val="272727" w:themeColor="text1" w:themeTint="d8"/>
    </w:rPr>
  </w:style>
  <w:style w:type="paragraph" w:styleId="9">
    <w:name w:val="Heading 9"/>
    <w:basedOn w:val="Normal"/>
    <w:next w:val="Normal"/>
    <w:link w:val="91"/>
    <w:uiPriority w:val="9"/>
    <w:semiHidden/>
    <w:unhideWhenUsed/>
    <w:qFormat/>
    <w:rsid w:val="00eb296e"/>
    <w:pPr>
      <w:keepNext w:val="true"/>
      <w:keepLines/>
      <w:spacing w:before="40" w:after="0"/>
      <w:ind w:left="300" w:hanging="0"/>
      <w:outlineLvl w:val="8"/>
    </w:pPr>
    <w:rPr>
      <w:rFonts w:eastAsia="新細明體"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11" w:customStyle="1">
    <w:name w:val="標題 1 字元"/>
    <w:basedOn w:val="DefaultParagraphFont"/>
    <w:uiPriority w:val="9"/>
    <w:qFormat/>
    <w:rsid w:val="00eb296e"/>
    <w:rPr>
      <w:rFonts w:ascii="Aptos Display" w:hAnsi="Aptos Display" w:eastAsia="新細明體" w:cs="Times New Roman" w:asciiTheme="majorHAnsi" w:cstheme="majorBidi" w:eastAsiaTheme="majorEastAsia" w:hAnsiTheme="majorHAnsi"/>
      <w:color w:val="0F4761" w:themeColor="accent1" w:themeShade="bf"/>
      <w:sz w:val="48"/>
      <w:szCs w:val="48"/>
    </w:rPr>
  </w:style>
  <w:style w:type="character" w:styleId="21" w:customStyle="1">
    <w:name w:val="標題 2 字元"/>
    <w:basedOn w:val="DefaultParagraphFont"/>
    <w:uiPriority w:val="9"/>
    <w:qFormat/>
    <w:rsid w:val="00eb296e"/>
    <w:rPr>
      <w:rFonts w:ascii="Aptos Display" w:hAnsi="Aptos Display" w:eastAsia="新細明體" w:cs="Times New Roman" w:asciiTheme="majorHAnsi" w:cstheme="majorBidi" w:eastAsiaTheme="majorEastAsia" w:hAnsiTheme="majorHAnsi"/>
      <w:color w:val="0F4761" w:themeColor="accent1" w:themeShade="bf"/>
      <w:sz w:val="40"/>
      <w:szCs w:val="40"/>
    </w:rPr>
  </w:style>
  <w:style w:type="character" w:styleId="31" w:customStyle="1">
    <w:name w:val="標題 3 字元"/>
    <w:basedOn w:val="DefaultParagraphFont"/>
    <w:uiPriority w:val="9"/>
    <w:qFormat/>
    <w:rsid w:val="00eb296e"/>
    <w:rPr>
      <w:rFonts w:eastAsia="新細明體" w:cs="Times New Roman" w:cstheme="majorBidi" w:eastAsiaTheme="majorEastAsia"/>
      <w:color w:val="0F4761" w:themeColor="accent1" w:themeShade="bf"/>
      <w:sz w:val="32"/>
      <w:szCs w:val="32"/>
    </w:rPr>
  </w:style>
  <w:style w:type="character" w:styleId="41" w:customStyle="1">
    <w:name w:val="標題 4 字元"/>
    <w:basedOn w:val="DefaultParagraphFont"/>
    <w:uiPriority w:val="9"/>
    <w:qFormat/>
    <w:rsid w:val="00eb296e"/>
    <w:rPr>
      <w:rFonts w:eastAsia="新細明體" w:cs="Times New Roman" w:cstheme="majorBidi" w:eastAsiaTheme="majorEastAsia"/>
      <w:color w:val="0F4761" w:themeColor="accent1" w:themeShade="bf"/>
      <w:sz w:val="28"/>
      <w:szCs w:val="28"/>
    </w:rPr>
  </w:style>
  <w:style w:type="character" w:styleId="51" w:customStyle="1">
    <w:name w:val="標題 5 字元"/>
    <w:basedOn w:val="DefaultParagraphFont"/>
    <w:uiPriority w:val="9"/>
    <w:semiHidden/>
    <w:qFormat/>
    <w:rsid w:val="00eb296e"/>
    <w:rPr>
      <w:rFonts w:eastAsia="新細明體" w:cs="Times New Roman" w:cstheme="majorBidi" w:eastAsiaTheme="majorEastAsia"/>
      <w:color w:val="0F4761" w:themeColor="accent1" w:themeShade="bf"/>
    </w:rPr>
  </w:style>
  <w:style w:type="character" w:styleId="61" w:customStyle="1">
    <w:name w:val="標題 6 字元"/>
    <w:basedOn w:val="DefaultParagraphFont"/>
    <w:uiPriority w:val="9"/>
    <w:semiHidden/>
    <w:qFormat/>
    <w:rsid w:val="00eb296e"/>
    <w:rPr>
      <w:rFonts w:eastAsia="新細明體" w:cs="Times New Roman" w:cstheme="majorBidi" w:eastAsiaTheme="majorEastAsia"/>
      <w:color w:val="595959" w:themeColor="text1" w:themeTint="a6"/>
    </w:rPr>
  </w:style>
  <w:style w:type="character" w:styleId="71" w:customStyle="1">
    <w:name w:val="標題 7 字元"/>
    <w:basedOn w:val="DefaultParagraphFont"/>
    <w:uiPriority w:val="9"/>
    <w:semiHidden/>
    <w:qFormat/>
    <w:rsid w:val="00eb296e"/>
    <w:rPr>
      <w:rFonts w:eastAsia="新細明體" w:cs="Times New Roman" w:cstheme="majorBidi" w:eastAsiaTheme="majorEastAsia"/>
      <w:color w:val="595959" w:themeColor="text1" w:themeTint="a6"/>
    </w:rPr>
  </w:style>
  <w:style w:type="character" w:styleId="81" w:customStyle="1">
    <w:name w:val="標題 8 字元"/>
    <w:basedOn w:val="DefaultParagraphFont"/>
    <w:uiPriority w:val="9"/>
    <w:semiHidden/>
    <w:qFormat/>
    <w:rsid w:val="00eb296e"/>
    <w:rPr>
      <w:rFonts w:eastAsia="新細明體" w:cs="Times New Roman" w:cstheme="majorBidi" w:eastAsiaTheme="majorEastAsia"/>
      <w:color w:val="272727" w:themeColor="text1" w:themeTint="d8"/>
    </w:rPr>
  </w:style>
  <w:style w:type="character" w:styleId="91" w:customStyle="1">
    <w:name w:val="標題 9 字元"/>
    <w:basedOn w:val="DefaultParagraphFont"/>
    <w:uiPriority w:val="9"/>
    <w:semiHidden/>
    <w:qFormat/>
    <w:rsid w:val="00eb296e"/>
    <w:rPr>
      <w:rFonts w:eastAsia="新細明體" w:cs="Times New Roman" w:cstheme="majorBidi" w:eastAsiaTheme="majorEastAsia"/>
      <w:color w:val="272727" w:themeColor="text1" w:themeTint="d8"/>
    </w:rPr>
  </w:style>
  <w:style w:type="character" w:styleId="Style5" w:customStyle="1">
    <w:name w:val="標題 字元"/>
    <w:basedOn w:val="DefaultParagraphFont"/>
    <w:uiPriority w:val="10"/>
    <w:qFormat/>
    <w:rsid w:val="00eb296e"/>
    <w:rPr>
      <w:rFonts w:ascii="Aptos Display" w:hAnsi="Aptos Display" w:eastAsia="新細明體" w:cs="Times New Roman" w:asciiTheme="majorHAnsi" w:cstheme="majorBidi" w:eastAsiaTheme="majorEastAsia" w:hAnsiTheme="majorHAnsi"/>
      <w:spacing w:val="-10"/>
      <w:kern w:val="2"/>
      <w:sz w:val="56"/>
      <w:szCs w:val="56"/>
    </w:rPr>
  </w:style>
  <w:style w:type="character" w:styleId="Style6" w:customStyle="1">
    <w:name w:val="副標題 字元"/>
    <w:basedOn w:val="DefaultParagraphFont"/>
    <w:uiPriority w:val="11"/>
    <w:qFormat/>
    <w:rsid w:val="00eb296e"/>
    <w:rPr>
      <w:rFonts w:ascii="Aptos Display" w:hAnsi="Aptos Display" w:eastAsia="新細明體" w:cs="Times New Roman" w:asciiTheme="majorHAnsi" w:cstheme="majorBidi" w:eastAsiaTheme="majorEastAsia" w:hAnsiTheme="majorHAnsi"/>
      <w:color w:val="595959" w:themeColor="text1" w:themeTint="a6"/>
      <w:spacing w:val="15"/>
      <w:sz w:val="28"/>
      <w:szCs w:val="28"/>
    </w:rPr>
  </w:style>
  <w:style w:type="character" w:styleId="Style7" w:customStyle="1">
    <w:name w:val="引文 字元"/>
    <w:basedOn w:val="DefaultParagraphFont"/>
    <w:link w:val="Quote"/>
    <w:uiPriority w:val="29"/>
    <w:qFormat/>
    <w:rsid w:val="00eb296e"/>
    <w:rPr>
      <w:i/>
      <w:iCs/>
      <w:color w:val="404040" w:themeColor="text1" w:themeTint="bf"/>
    </w:rPr>
  </w:style>
  <w:style w:type="character" w:styleId="IntenseEmphasis">
    <w:name w:val="Intense Emphasis"/>
    <w:basedOn w:val="DefaultParagraphFont"/>
    <w:uiPriority w:val="21"/>
    <w:qFormat/>
    <w:rsid w:val="00eb296e"/>
    <w:rPr>
      <w:i/>
      <w:iCs/>
      <w:color w:val="0F4761" w:themeColor="accent1" w:themeShade="bf"/>
    </w:rPr>
  </w:style>
  <w:style w:type="character" w:styleId="Style8" w:customStyle="1">
    <w:name w:val="鮮明引文 字元"/>
    <w:basedOn w:val="DefaultParagraphFont"/>
    <w:link w:val="IntenseQuote"/>
    <w:uiPriority w:val="30"/>
    <w:qFormat/>
    <w:rsid w:val="00eb296e"/>
    <w:rPr>
      <w:i/>
      <w:iCs/>
      <w:color w:val="0F4761" w:themeColor="accent1" w:themeShade="bf"/>
    </w:rPr>
  </w:style>
  <w:style w:type="character" w:styleId="IntenseReference">
    <w:name w:val="Intense Reference"/>
    <w:basedOn w:val="DefaultParagraphFont"/>
    <w:uiPriority w:val="32"/>
    <w:qFormat/>
    <w:rsid w:val="00eb296e"/>
    <w:rPr>
      <w:b/>
      <w:bCs/>
      <w:smallCaps/>
      <w:color w:val="0F4761" w:themeColor="accent1" w:themeShade="bf"/>
      <w:spacing w:val="5"/>
    </w:rPr>
  </w:style>
  <w:style w:type="character" w:styleId="Internet">
    <w:name w:val="Internet 链接"/>
    <w:basedOn w:val="DefaultParagraphFont"/>
    <w:uiPriority w:val="99"/>
    <w:unhideWhenUsed/>
    <w:rsid w:val="00ec21e9"/>
    <w:rPr>
      <w:color w:val="467886" w:themeColor="hyperlink"/>
      <w:u w:val="single"/>
    </w:rPr>
  </w:style>
  <w:style w:type="character" w:styleId="Strong">
    <w:name w:val="Strong"/>
    <w:basedOn w:val="DefaultParagraphFont"/>
    <w:uiPriority w:val="22"/>
    <w:qFormat/>
    <w:rsid w:val="00982618"/>
    <w:rPr>
      <w:b/>
      <w:bCs/>
    </w:rPr>
  </w:style>
  <w:style w:type="character" w:styleId="Style9" w:customStyle="1">
    <w:name w:val="頁首 字元"/>
    <w:basedOn w:val="DefaultParagraphFont"/>
    <w:uiPriority w:val="99"/>
    <w:qFormat/>
    <w:rsid w:val="00b20308"/>
    <w:rPr>
      <w:sz w:val="20"/>
      <w:szCs w:val="20"/>
    </w:rPr>
  </w:style>
  <w:style w:type="character" w:styleId="Style10" w:customStyle="1">
    <w:name w:val="頁尾 字元"/>
    <w:basedOn w:val="DefaultParagraphFont"/>
    <w:uiPriority w:val="99"/>
    <w:qFormat/>
    <w:rsid w:val="00b20308"/>
    <w:rPr>
      <w:sz w:val="20"/>
      <w:szCs w:val="20"/>
    </w:rPr>
  </w:style>
  <w:style w:type="character" w:styleId="Style11" w:customStyle="1">
    <w:name w:val="無間距 字元"/>
    <w:basedOn w:val="DefaultParagraphFont"/>
    <w:link w:val="NoSpacing"/>
    <w:uiPriority w:val="1"/>
    <w:qFormat/>
    <w:rsid w:val="009d560d"/>
    <w:rPr>
      <w:kern w:val="0"/>
      <w:sz w:val="22"/>
      <w:szCs w:val="22"/>
      <w14:ligatures w14:val="none"/>
    </w:rPr>
  </w:style>
  <w:style w:type="character" w:styleId="Textrun" w:customStyle="1">
    <w:name w:val="textrun"/>
    <w:basedOn w:val="DefaultParagraphFont"/>
    <w:qFormat/>
    <w:rsid w:val="004d435d"/>
    <w:rPr/>
  </w:style>
  <w:style w:type="character" w:styleId="Normaltextrun" w:customStyle="1">
    <w:name w:val="normaltextrun"/>
    <w:basedOn w:val="DefaultParagraphFont"/>
    <w:qFormat/>
    <w:rsid w:val="004d435d"/>
    <w:rPr/>
  </w:style>
  <w:style w:type="character" w:styleId="Eop" w:customStyle="1">
    <w:name w:val="eop"/>
    <w:basedOn w:val="DefaultParagraphFont"/>
    <w:qFormat/>
    <w:rsid w:val="004d435d"/>
    <w:rPr/>
  </w:style>
  <w:style w:type="character" w:styleId="Scxw154344515" w:customStyle="1">
    <w:name w:val="scxw154344515"/>
    <w:basedOn w:val="DefaultParagraphFont"/>
    <w:qFormat/>
    <w:rsid w:val="004d435d"/>
    <w:rPr/>
  </w:style>
  <w:style w:type="character" w:styleId="Wacimagecontainer" w:customStyle="1">
    <w:name w:val="wacimagecontainer"/>
    <w:basedOn w:val="DefaultParagraphFont"/>
    <w:qFormat/>
    <w:rsid w:val="004d435d"/>
    <w:rPr/>
  </w:style>
  <w:style w:type="character" w:styleId="Wacimageborder" w:customStyle="1">
    <w:name w:val="wacimageborder"/>
    <w:basedOn w:val="DefaultParagraphFont"/>
    <w:qFormat/>
    <w:rsid w:val="004d435d"/>
    <w:rPr/>
  </w:style>
  <w:style w:type="character" w:styleId="Contentcontrolboundarysink" w:customStyle="1">
    <w:name w:val="contentcontrolboundarysink"/>
    <w:basedOn w:val="DefaultParagraphFont"/>
    <w:qFormat/>
    <w:rsid w:val="00232e1f"/>
    <w:rPr/>
  </w:style>
  <w:style w:type="character" w:styleId="UnresolvedMention">
    <w:name w:val="Unresolved Mention"/>
    <w:basedOn w:val="DefaultParagraphFont"/>
    <w:uiPriority w:val="99"/>
    <w:semiHidden/>
    <w:unhideWhenUsed/>
    <w:qFormat/>
    <w:rsid w:val="004f29fd"/>
    <w:rPr>
      <w:color w:val="605E5C"/>
      <w:shd w:fill="E1DFDD" w:val="clear"/>
    </w:rPr>
  </w:style>
  <w:style w:type="character" w:styleId="Heading1Char" w:customStyle="1">
    <w:name w:val="Heading 1 Char"/>
    <w:basedOn w:val="DefaultParagraphFont"/>
    <w:uiPriority w:val="9"/>
    <w:qFormat/>
    <w:rsid w:val="002e7e50"/>
    <w:rPr>
      <w:rFonts w:ascii="Aptos Display" w:hAnsi="Aptos Display" w:eastAsia="新細明體" w:cs="Times New Roman" w:asciiTheme="majorHAnsi" w:cstheme="majorBidi" w:eastAsiaTheme="majorEastAsia" w:hAnsiTheme="majorHAnsi"/>
      <w:color w:val="0F4761" w:themeColor="accent1" w:themeShade="bf"/>
      <w:sz w:val="32"/>
      <w:szCs w:val="32"/>
    </w:rPr>
  </w:style>
  <w:style w:type="character" w:styleId="Style12" w:customStyle="1">
    <w:name w:val="註解方塊文字 字元"/>
    <w:basedOn w:val="DefaultParagraphFont"/>
    <w:link w:val="BalloonText"/>
    <w:uiPriority w:val="99"/>
    <w:semiHidden/>
    <w:qFormat/>
    <w:rsid w:val="00e22df7"/>
    <w:rPr>
      <w:rFonts w:ascii="Segoe UI" w:hAnsi="Segoe UI" w:cs="Segoe UI"/>
      <w:sz w:val="18"/>
      <w:szCs w:val="18"/>
    </w:rPr>
  </w:style>
  <w:style w:type="character" w:styleId="Internet1">
    <w:name w:val="访问过的 Internet 链接"/>
    <w:basedOn w:val="DefaultParagraphFont"/>
    <w:uiPriority w:val="99"/>
    <w:semiHidden/>
    <w:unhideWhenUsed/>
    <w:rsid w:val="00ef37ff"/>
    <w:rPr>
      <w:color w:val="96607D" w:themeColor="followedHyperlink"/>
      <w:u w:val="single"/>
    </w:rPr>
  </w:style>
  <w:style w:type="character" w:styleId="Notionenablehover" w:customStyle="1">
    <w:name w:val="notion-enable-hover"/>
    <w:basedOn w:val="DefaultParagraphFont"/>
    <w:qFormat/>
    <w:rsid w:val="00cd3775"/>
    <w:rPr/>
  </w:style>
  <w:style w:type="character" w:styleId="12" w:customStyle="1">
    <w:name w:val="樣式1 字元"/>
    <w:basedOn w:val="DefaultParagraphFont"/>
    <w:link w:val="14"/>
    <w:qFormat/>
    <w:rsid w:val="00af3538"/>
    <w:rPr/>
  </w:style>
  <w:style w:type="character" w:styleId="Linkannotationunknownblockid685327750" w:customStyle="1">
    <w:name w:val="link-annotation-unknown-block-id--685327750"/>
    <w:basedOn w:val="DefaultParagraphFont"/>
    <w:qFormat/>
    <w:rsid w:val="00053942"/>
    <w:rPr/>
  </w:style>
  <w:style w:type="character" w:styleId="Linkannotationunknownblockid138650725" w:customStyle="1">
    <w:name w:val="link-annotation-unknown-block-id--138650725"/>
    <w:basedOn w:val="DefaultParagraphFont"/>
    <w:qFormat/>
    <w:rsid w:val="00053942"/>
    <w:rPr/>
  </w:style>
  <w:style w:type="character" w:styleId="Linkannotationunknownblockid1006693048" w:customStyle="1">
    <w:name w:val="link-annotation-unknown-block-id-1006693048"/>
    <w:basedOn w:val="DefaultParagraphFont"/>
    <w:qFormat/>
    <w:rsid w:val="00c92c44"/>
    <w:rPr/>
  </w:style>
  <w:style w:type="character" w:styleId="Linkannotationunknownblockid1837177493" w:customStyle="1">
    <w:name w:val="link-annotation-unknown-block-id-1837177493"/>
    <w:basedOn w:val="DefaultParagraphFont"/>
    <w:qFormat/>
    <w:rsid w:val="00c92c44"/>
    <w:rPr/>
  </w:style>
  <w:style w:type="character" w:styleId="Linkannotationunknownblockid2107694855" w:customStyle="1">
    <w:name w:val="link-annotation-unknown-block-id-2107694855"/>
    <w:basedOn w:val="DefaultParagraphFont"/>
    <w:qFormat/>
    <w:rsid w:val="00ec167e"/>
    <w:rPr/>
  </w:style>
  <w:style w:type="character" w:styleId="Linkannotationunknownblockid1743105548" w:customStyle="1">
    <w:name w:val="link-annotation-unknown-block-id--1743105548"/>
    <w:basedOn w:val="DefaultParagraphFont"/>
    <w:qFormat/>
    <w:rsid w:val="006b3314"/>
    <w:rPr/>
  </w:style>
  <w:style w:type="character" w:styleId="Linkannotationunknownblockid1680868768" w:customStyle="1">
    <w:name w:val="link-annotation-unknown-block-id--1680868768"/>
    <w:basedOn w:val="DefaultParagraphFont"/>
    <w:qFormat/>
    <w:rsid w:val="006b3314"/>
    <w:rPr/>
  </w:style>
  <w:style w:type="character" w:styleId="HTMLCode">
    <w:name w:val="HTML Code"/>
    <w:basedOn w:val="DefaultParagraphFont"/>
    <w:uiPriority w:val="99"/>
    <w:semiHidden/>
    <w:unhideWhenUsed/>
    <w:qFormat/>
    <w:rsid w:val="009a56d9"/>
    <w:rPr>
      <w:rFonts w:ascii="細明體" w:hAnsi="細明體" w:eastAsia="細明體" w:cs="細明體"/>
      <w:sz w:val="24"/>
      <w:szCs w:val="24"/>
    </w:rPr>
  </w:style>
  <w:style w:type="character" w:styleId="Linkannotationunknownblockid1090952058" w:customStyle="1">
    <w:name w:val="link-annotation-unknown-block-id--1090952058"/>
    <w:basedOn w:val="DefaultParagraphFont"/>
    <w:qFormat/>
    <w:rsid w:val="000e6925"/>
    <w:rPr/>
  </w:style>
  <w:style w:type="character" w:styleId="Linkannotationunknownblockid863184599" w:customStyle="1">
    <w:name w:val="link-annotation-unknown-block-id--863184599"/>
    <w:basedOn w:val="DefaultParagraphFont"/>
    <w:qFormat/>
    <w:rsid w:val="00203585"/>
    <w:rPr/>
  </w:style>
  <w:style w:type="character" w:styleId="Linkannotationunknownblockid1125968161" w:customStyle="1">
    <w:name w:val="link-annotation-unknown-block-id-1125968161"/>
    <w:basedOn w:val="DefaultParagraphFont"/>
    <w:qFormat/>
    <w:rsid w:val="006d72e9"/>
    <w:rPr/>
  </w:style>
  <w:style w:type="character" w:styleId="Style13">
    <w:name w:val="索引链接"/>
    <w:qFormat/>
    <w:rPr/>
  </w:style>
  <w:style w:type="character" w:styleId="Style14">
    <w:name w:val="特别强调"/>
    <w:qFormat/>
    <w:rPr>
      <w:b/>
      <w:bCs/>
    </w:rPr>
  </w:style>
  <w:style w:type="character" w:styleId="Style15">
    <w:name w:val="编号符号"/>
    <w:qFormat/>
    <w:rPr/>
  </w:style>
  <w:style w:type="character" w:styleId="Style16">
    <w:name w:val="源文本"/>
    <w:qFormat/>
    <w:rPr>
      <w:rFonts w:ascii="Liberation Mono" w:hAnsi="Liberation Mono" w:eastAsia="Noto Sans Mono CJK TC" w:cs="Liberation Mono"/>
    </w:rPr>
  </w:style>
  <w:style w:type="paragraph" w:styleId="Style17">
    <w:name w:val="标题样式"/>
    <w:basedOn w:val="Normal"/>
    <w:next w:val="Style18"/>
    <w:qFormat/>
    <w:pPr>
      <w:keepNext w:val="true"/>
      <w:spacing w:before="240" w:after="120"/>
    </w:pPr>
    <w:rPr>
      <w:rFonts w:ascii="Liberation Sans" w:hAnsi="Liberation Sans" w:eastAsia="Noto Sans CJK SC" w:cs="Noto Sans CJK SC"/>
      <w:sz w:val="28"/>
      <w:szCs w:val="28"/>
    </w:rPr>
  </w:style>
  <w:style w:type="paragraph" w:styleId="Style18">
    <w:name w:val="Body Text"/>
    <w:basedOn w:val="Normal"/>
    <w:pPr>
      <w:spacing w:lineRule="auto" w:line="276" w:before="0" w:after="140"/>
    </w:pPr>
    <w:rPr/>
  </w:style>
  <w:style w:type="paragraph" w:styleId="Style19">
    <w:name w:val="List"/>
    <w:basedOn w:val="Style18"/>
    <w:pPr/>
    <w:rPr>
      <w:rFonts w:cs="Noto Sans CJK SC"/>
    </w:rPr>
  </w:style>
  <w:style w:type="paragraph" w:styleId="Style20">
    <w:name w:val="Caption"/>
    <w:basedOn w:val="Normal"/>
    <w:qFormat/>
    <w:pPr>
      <w:suppressLineNumbers/>
      <w:spacing w:before="120" w:after="120"/>
    </w:pPr>
    <w:rPr>
      <w:rFonts w:cs="Noto Sans CJK SC"/>
      <w:i/>
      <w:iCs/>
      <w:sz w:val="24"/>
      <w:szCs w:val="24"/>
    </w:rPr>
  </w:style>
  <w:style w:type="paragraph" w:styleId="Style21">
    <w:name w:val="索引"/>
    <w:basedOn w:val="Normal"/>
    <w:qFormat/>
    <w:pPr>
      <w:suppressLineNumbers/>
    </w:pPr>
    <w:rPr>
      <w:rFonts w:cs="Noto Sans CJK SC"/>
    </w:rPr>
  </w:style>
  <w:style w:type="paragraph" w:styleId="Style22">
    <w:name w:val="Title"/>
    <w:basedOn w:val="Normal"/>
    <w:next w:val="Normal"/>
    <w:link w:val="Style5"/>
    <w:uiPriority w:val="10"/>
    <w:qFormat/>
    <w:rsid w:val="00eb296e"/>
    <w:pPr>
      <w:spacing w:lineRule="auto" w:line="240" w:before="0" w:after="80"/>
      <w:contextualSpacing/>
      <w:jc w:val="center"/>
    </w:pPr>
    <w:rPr>
      <w:rFonts w:ascii="Aptos Display" w:hAnsi="Aptos Display" w:eastAsia="新細明體" w:cs="Times New Roman" w:asciiTheme="majorHAnsi" w:cstheme="majorBidi" w:eastAsiaTheme="majorEastAsia" w:hAnsiTheme="majorHAnsi"/>
      <w:spacing w:val="-10"/>
      <w:kern w:val="2"/>
      <w:sz w:val="56"/>
      <w:szCs w:val="56"/>
    </w:rPr>
  </w:style>
  <w:style w:type="paragraph" w:styleId="Style23">
    <w:name w:val="Subtitle"/>
    <w:basedOn w:val="Normal"/>
    <w:next w:val="Normal"/>
    <w:link w:val="Style6"/>
    <w:uiPriority w:val="11"/>
    <w:qFormat/>
    <w:rsid w:val="00eb296e"/>
    <w:pPr>
      <w:jc w:val="center"/>
    </w:pPr>
    <w:rPr>
      <w:rFonts w:ascii="Aptos Display" w:hAnsi="Aptos Display" w:eastAsia="新細明體" w:cs="Times New Roman" w:asciiTheme="majorHAnsi" w:cstheme="majorBidi" w:eastAsiaTheme="majorEastAsia" w:hAnsiTheme="majorHAnsi"/>
      <w:color w:val="595959" w:themeColor="text1" w:themeTint="a6"/>
      <w:spacing w:val="15"/>
      <w:sz w:val="28"/>
      <w:szCs w:val="28"/>
    </w:rPr>
  </w:style>
  <w:style w:type="paragraph" w:styleId="Quote">
    <w:name w:val="Quote"/>
    <w:basedOn w:val="Normal"/>
    <w:next w:val="Normal"/>
    <w:link w:val="Style7"/>
    <w:uiPriority w:val="29"/>
    <w:qFormat/>
    <w:rsid w:val="00eb296e"/>
    <w:pPr>
      <w:spacing w:before="160" w:after="160"/>
      <w:jc w:val="center"/>
    </w:pPr>
    <w:rPr>
      <w:i/>
      <w:iCs/>
      <w:color w:val="404040" w:themeColor="text1" w:themeTint="bf"/>
    </w:rPr>
  </w:style>
  <w:style w:type="paragraph" w:styleId="ListParagraph">
    <w:name w:val="List Paragraph"/>
    <w:basedOn w:val="Normal"/>
    <w:uiPriority w:val="34"/>
    <w:qFormat/>
    <w:rsid w:val="00eb296e"/>
    <w:pPr>
      <w:spacing w:before="0" w:after="160"/>
      <w:ind w:left="720" w:hanging="0"/>
      <w:contextualSpacing/>
    </w:pPr>
    <w:rPr/>
  </w:style>
  <w:style w:type="paragraph" w:styleId="IntenseQuote">
    <w:name w:val="Intense Quote"/>
    <w:basedOn w:val="Normal"/>
    <w:next w:val="Normal"/>
    <w:link w:val="Style8"/>
    <w:uiPriority w:val="30"/>
    <w:qFormat/>
    <w:rsid w:val="00eb296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Style24">
    <w:name w:val="Index Heading"/>
    <w:basedOn w:val="Style17"/>
    <w:pPr/>
    <w:rPr/>
  </w:style>
  <w:style w:type="paragraph" w:styleId="Style25">
    <w:name w:val="TOC Heading"/>
    <w:basedOn w:val="1"/>
    <w:next w:val="Normal"/>
    <w:uiPriority w:val="39"/>
    <w:unhideWhenUsed/>
    <w:qFormat/>
    <w:rsid w:val="00ec21e9"/>
    <w:pPr>
      <w:widowControl/>
      <w:spacing w:lineRule="auto" w:line="259" w:before="240" w:after="0"/>
      <w:outlineLvl w:val="9"/>
    </w:pPr>
    <w:rPr>
      <w:kern w:val="0"/>
      <w:sz w:val="32"/>
      <w:szCs w:val="32"/>
      <w14:ligatures w14:val="none"/>
    </w:rPr>
  </w:style>
  <w:style w:type="paragraph" w:styleId="22">
    <w:name w:val="TOC 2"/>
    <w:basedOn w:val="Normal"/>
    <w:next w:val="Normal"/>
    <w:autoRedefine/>
    <w:uiPriority w:val="39"/>
    <w:unhideWhenUsed/>
    <w:rsid w:val="00ec21e9"/>
    <w:pPr>
      <w:widowControl/>
      <w:spacing w:lineRule="auto" w:line="259" w:before="0" w:after="100"/>
      <w:ind w:left="220" w:hanging="0"/>
    </w:pPr>
    <w:rPr>
      <w:rFonts w:cs="Times New Roman"/>
      <w:kern w:val="0"/>
      <w:sz w:val="22"/>
      <w:szCs w:val="22"/>
      <w14:ligatures w14:val="none"/>
    </w:rPr>
  </w:style>
  <w:style w:type="paragraph" w:styleId="13">
    <w:name w:val="TOC 1"/>
    <w:basedOn w:val="Normal"/>
    <w:next w:val="Normal"/>
    <w:autoRedefine/>
    <w:uiPriority w:val="39"/>
    <w:unhideWhenUsed/>
    <w:rsid w:val="000b43e4"/>
    <w:pPr>
      <w:widowControl/>
      <w:tabs>
        <w:tab w:val="clear" w:pos="480"/>
        <w:tab w:val="right" w:pos="8296" w:leader="dot"/>
      </w:tabs>
      <w:spacing w:lineRule="auto" w:line="259" w:before="0" w:after="100"/>
    </w:pPr>
    <w:rPr>
      <w:rFonts w:cs="Times New Roman"/>
      <w:kern w:val="0"/>
      <w:sz w:val="22"/>
      <w:szCs w:val="22"/>
      <w14:ligatures w14:val="none"/>
    </w:rPr>
  </w:style>
  <w:style w:type="paragraph" w:styleId="32">
    <w:name w:val="TOC 3"/>
    <w:basedOn w:val="Normal"/>
    <w:next w:val="Normal"/>
    <w:autoRedefine/>
    <w:uiPriority w:val="39"/>
    <w:unhideWhenUsed/>
    <w:rsid w:val="00ec21e9"/>
    <w:pPr>
      <w:widowControl/>
      <w:spacing w:lineRule="auto" w:line="259" w:before="0" w:after="100"/>
      <w:ind w:left="440" w:hanging="0"/>
    </w:pPr>
    <w:rPr>
      <w:rFonts w:cs="Times New Roman"/>
      <w:kern w:val="0"/>
      <w:sz w:val="22"/>
      <w:szCs w:val="22"/>
      <w14:ligatures w14:val="none"/>
    </w:rPr>
  </w:style>
  <w:style w:type="paragraph" w:styleId="Style26">
    <w:name w:val="页眉与页脚"/>
    <w:basedOn w:val="Normal"/>
    <w:qFormat/>
    <w:pPr/>
    <w:rPr/>
  </w:style>
  <w:style w:type="paragraph" w:styleId="Style27">
    <w:name w:val="Header"/>
    <w:basedOn w:val="Normal"/>
    <w:link w:val="Style9"/>
    <w:uiPriority w:val="99"/>
    <w:unhideWhenUsed/>
    <w:rsid w:val="00b20308"/>
    <w:pPr>
      <w:tabs>
        <w:tab w:val="clear" w:pos="480"/>
        <w:tab w:val="center" w:pos="4153" w:leader="none"/>
        <w:tab w:val="right" w:pos="8306" w:leader="none"/>
      </w:tabs>
      <w:snapToGrid w:val="false"/>
    </w:pPr>
    <w:rPr>
      <w:sz w:val="20"/>
      <w:szCs w:val="20"/>
    </w:rPr>
  </w:style>
  <w:style w:type="paragraph" w:styleId="Style28">
    <w:name w:val="Footer"/>
    <w:basedOn w:val="Normal"/>
    <w:link w:val="Style10"/>
    <w:uiPriority w:val="99"/>
    <w:unhideWhenUsed/>
    <w:rsid w:val="00b20308"/>
    <w:pPr>
      <w:tabs>
        <w:tab w:val="clear" w:pos="480"/>
        <w:tab w:val="center" w:pos="4153" w:leader="none"/>
        <w:tab w:val="right" w:pos="8306" w:leader="none"/>
      </w:tabs>
      <w:snapToGrid w:val="false"/>
    </w:pPr>
    <w:rPr>
      <w:sz w:val="20"/>
      <w:szCs w:val="20"/>
    </w:rPr>
  </w:style>
  <w:style w:type="paragraph" w:styleId="NoSpacing">
    <w:name w:val="No Spacing"/>
    <w:link w:val="Style11"/>
    <w:uiPriority w:val="1"/>
    <w:qFormat/>
    <w:rsid w:val="009d560d"/>
    <w:pPr>
      <w:widowControl/>
      <w:bidi w:val="0"/>
      <w:spacing w:lineRule="auto" w:line="240" w:before="0" w:after="0"/>
      <w:jc w:val="left"/>
    </w:pPr>
    <w:rPr>
      <w:rFonts w:ascii="Aptos" w:hAnsi="Aptos" w:eastAsia="新細明體" w:cs="Arial"/>
      <w:color w:val="auto"/>
      <w:kern w:val="0"/>
      <w:sz w:val="22"/>
      <w:szCs w:val="22"/>
      <w:lang w:val="en-US" w:eastAsia="zh-TW" w:bidi="ar-SA"/>
      <w14:ligatures w14:val="none"/>
    </w:rPr>
  </w:style>
  <w:style w:type="paragraph" w:styleId="NormalWeb">
    <w:name w:val="Normal (Web)"/>
    <w:basedOn w:val="Normal"/>
    <w:uiPriority w:val="99"/>
    <w:unhideWhenUsed/>
    <w:qFormat/>
    <w:rsid w:val="006505d6"/>
    <w:pPr>
      <w:widowControl/>
      <w:spacing w:lineRule="auto" w:line="240" w:beforeAutospacing="1" w:afterAutospacing="1"/>
    </w:pPr>
    <w:rPr>
      <w:rFonts w:ascii="新細明體" w:hAnsi="新細明體" w:eastAsia="新細明體" w:cs="新細明體"/>
      <w:kern w:val="0"/>
      <w14:ligatures w14:val="none"/>
    </w:rPr>
  </w:style>
  <w:style w:type="paragraph" w:styleId="Msonormal" w:customStyle="1">
    <w:name w:val="msonormal"/>
    <w:basedOn w:val="Normal"/>
    <w:qFormat/>
    <w:rsid w:val="004d435d"/>
    <w:pPr>
      <w:widowControl/>
      <w:spacing w:lineRule="auto" w:line="240" w:beforeAutospacing="1" w:afterAutospacing="1"/>
    </w:pPr>
    <w:rPr>
      <w:rFonts w:ascii="新細明體" w:hAnsi="新細明體" w:eastAsia="新細明體" w:cs="新細明體"/>
      <w:kern w:val="0"/>
      <w14:ligatures w14:val="none"/>
    </w:rPr>
  </w:style>
  <w:style w:type="paragraph" w:styleId="Paragraph" w:customStyle="1">
    <w:name w:val="paragraph"/>
    <w:basedOn w:val="Normal"/>
    <w:qFormat/>
    <w:rsid w:val="004d435d"/>
    <w:pPr>
      <w:widowControl/>
      <w:spacing w:lineRule="auto" w:line="240" w:beforeAutospacing="1" w:afterAutospacing="1"/>
    </w:pPr>
    <w:rPr>
      <w:rFonts w:ascii="新細明體" w:hAnsi="新細明體" w:eastAsia="新細明體" w:cs="新細明體"/>
      <w:kern w:val="0"/>
      <w14:ligatures w14:val="none"/>
    </w:rPr>
  </w:style>
  <w:style w:type="paragraph" w:styleId="Outlineelement" w:customStyle="1">
    <w:name w:val="outlineelement"/>
    <w:basedOn w:val="Normal"/>
    <w:qFormat/>
    <w:rsid w:val="004d435d"/>
    <w:pPr>
      <w:widowControl/>
      <w:spacing w:lineRule="auto" w:line="240" w:beforeAutospacing="1" w:afterAutospacing="1"/>
    </w:pPr>
    <w:rPr>
      <w:rFonts w:ascii="新細明體" w:hAnsi="新細明體" w:eastAsia="新細明體" w:cs="新細明體"/>
      <w:kern w:val="0"/>
      <w14:ligatures w14:val="none"/>
    </w:rPr>
  </w:style>
  <w:style w:type="paragraph" w:styleId="42">
    <w:name w:val="TOC 4"/>
    <w:basedOn w:val="Normal"/>
    <w:next w:val="Normal"/>
    <w:autoRedefine/>
    <w:uiPriority w:val="39"/>
    <w:unhideWhenUsed/>
    <w:rsid w:val="004f29fd"/>
    <w:pPr>
      <w:widowControl/>
      <w:spacing w:lineRule="auto" w:line="259" w:before="0" w:after="100"/>
      <w:ind w:left="660" w:hanging="0"/>
    </w:pPr>
    <w:rPr>
      <w:kern w:val="0"/>
      <w:sz w:val="22"/>
      <w:szCs w:val="22"/>
      <w:lang w:val="en-IN" w:eastAsia="en-IN"/>
      <w14:ligatures w14:val="none"/>
    </w:rPr>
  </w:style>
  <w:style w:type="paragraph" w:styleId="52">
    <w:name w:val="TOC 5"/>
    <w:basedOn w:val="Normal"/>
    <w:next w:val="Normal"/>
    <w:autoRedefine/>
    <w:uiPriority w:val="39"/>
    <w:unhideWhenUsed/>
    <w:rsid w:val="004f29fd"/>
    <w:pPr>
      <w:widowControl/>
      <w:spacing w:lineRule="auto" w:line="259" w:before="0" w:after="100"/>
      <w:ind w:left="880" w:hanging="0"/>
    </w:pPr>
    <w:rPr>
      <w:kern w:val="0"/>
      <w:sz w:val="22"/>
      <w:szCs w:val="22"/>
      <w:lang w:val="en-IN" w:eastAsia="en-IN"/>
      <w14:ligatures w14:val="none"/>
    </w:rPr>
  </w:style>
  <w:style w:type="paragraph" w:styleId="62">
    <w:name w:val="TOC 6"/>
    <w:basedOn w:val="Normal"/>
    <w:next w:val="Normal"/>
    <w:autoRedefine/>
    <w:uiPriority w:val="39"/>
    <w:unhideWhenUsed/>
    <w:rsid w:val="004f29fd"/>
    <w:pPr>
      <w:widowControl/>
      <w:spacing w:lineRule="auto" w:line="259" w:before="0" w:after="100"/>
      <w:ind w:left="1100" w:hanging="0"/>
    </w:pPr>
    <w:rPr>
      <w:kern w:val="0"/>
      <w:sz w:val="22"/>
      <w:szCs w:val="22"/>
      <w:lang w:val="en-IN" w:eastAsia="en-IN"/>
      <w14:ligatures w14:val="none"/>
    </w:rPr>
  </w:style>
  <w:style w:type="paragraph" w:styleId="72">
    <w:name w:val="TOC 7"/>
    <w:basedOn w:val="Normal"/>
    <w:next w:val="Normal"/>
    <w:autoRedefine/>
    <w:uiPriority w:val="39"/>
    <w:unhideWhenUsed/>
    <w:rsid w:val="004f29fd"/>
    <w:pPr>
      <w:widowControl/>
      <w:spacing w:lineRule="auto" w:line="259" w:before="0" w:after="100"/>
      <w:ind w:left="1320" w:hanging="0"/>
    </w:pPr>
    <w:rPr>
      <w:kern w:val="0"/>
      <w:sz w:val="22"/>
      <w:szCs w:val="22"/>
      <w:lang w:val="en-IN" w:eastAsia="en-IN"/>
      <w14:ligatures w14:val="none"/>
    </w:rPr>
  </w:style>
  <w:style w:type="paragraph" w:styleId="82">
    <w:name w:val="TOC 8"/>
    <w:basedOn w:val="Normal"/>
    <w:next w:val="Normal"/>
    <w:autoRedefine/>
    <w:uiPriority w:val="39"/>
    <w:unhideWhenUsed/>
    <w:rsid w:val="004f29fd"/>
    <w:pPr>
      <w:widowControl/>
      <w:spacing w:lineRule="auto" w:line="259" w:before="0" w:after="100"/>
      <w:ind w:left="1540" w:hanging="0"/>
    </w:pPr>
    <w:rPr>
      <w:kern w:val="0"/>
      <w:sz w:val="22"/>
      <w:szCs w:val="22"/>
      <w:lang w:val="en-IN" w:eastAsia="en-IN"/>
      <w14:ligatures w14:val="none"/>
    </w:rPr>
  </w:style>
  <w:style w:type="paragraph" w:styleId="92">
    <w:name w:val="TOC 9"/>
    <w:basedOn w:val="Normal"/>
    <w:next w:val="Normal"/>
    <w:autoRedefine/>
    <w:uiPriority w:val="39"/>
    <w:unhideWhenUsed/>
    <w:rsid w:val="004f29fd"/>
    <w:pPr>
      <w:widowControl/>
      <w:spacing w:lineRule="auto" w:line="259" w:before="0" w:after="100"/>
      <w:ind w:left="1760" w:hanging="0"/>
    </w:pPr>
    <w:rPr>
      <w:kern w:val="0"/>
      <w:sz w:val="22"/>
      <w:szCs w:val="22"/>
      <w:lang w:val="en-IN" w:eastAsia="en-IN"/>
      <w14:ligatures w14:val="none"/>
    </w:rPr>
  </w:style>
  <w:style w:type="paragraph" w:styleId="BalloonText">
    <w:name w:val="Balloon Text"/>
    <w:basedOn w:val="Normal"/>
    <w:link w:val="Style12"/>
    <w:uiPriority w:val="99"/>
    <w:semiHidden/>
    <w:unhideWhenUsed/>
    <w:qFormat/>
    <w:rsid w:val="00e22df7"/>
    <w:pPr>
      <w:spacing w:lineRule="auto" w:line="240" w:before="0" w:after="0"/>
    </w:pPr>
    <w:rPr>
      <w:rFonts w:ascii="Segoe UI" w:hAnsi="Segoe UI" w:cs="Segoe UI"/>
      <w:sz w:val="18"/>
      <w:szCs w:val="18"/>
    </w:rPr>
  </w:style>
  <w:style w:type="paragraph" w:styleId="Revision">
    <w:name w:val="Revision"/>
    <w:uiPriority w:val="99"/>
    <w:semiHidden/>
    <w:qFormat/>
    <w:rsid w:val="00b4707f"/>
    <w:pPr>
      <w:widowControl/>
      <w:bidi w:val="0"/>
      <w:spacing w:lineRule="auto" w:line="240" w:before="0" w:after="0"/>
      <w:jc w:val="left"/>
    </w:pPr>
    <w:rPr>
      <w:rFonts w:ascii="Aptos" w:hAnsi="Aptos" w:eastAsia="新細明體" w:cs="Arial" w:asciiTheme="minorHAnsi" w:cstheme="minorBidi" w:eastAsiaTheme="minorEastAsia" w:hAnsiTheme="minorHAnsi"/>
      <w:color w:val="auto"/>
      <w:kern w:val="2"/>
      <w:sz w:val="24"/>
      <w:szCs w:val="24"/>
      <w:lang w:val="en-US" w:eastAsia="zh-TW" w:bidi="ar-SA"/>
      <w14:ligatures w14:val="standardContextual"/>
    </w:rPr>
  </w:style>
  <w:style w:type="paragraph" w:styleId="14" w:customStyle="1">
    <w:name w:val="樣式1"/>
    <w:basedOn w:val="Normal"/>
    <w:link w:val="12"/>
    <w:qFormat/>
    <w:rsid w:val="00af3538"/>
    <w:pPr/>
    <w:rPr/>
  </w:style>
  <w:style w:type="paragraph" w:styleId="Style29">
    <w:name w:val="框架内容"/>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7">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kernel.org/doc/html/v5.15/security/IMA-templates.html" TargetMode="External"/><Relationship Id="rId5" Type="http://schemas.openxmlformats.org/officeDocument/2006/relationships/hyperlink" Target="https://www.kernel.org/doc/Documentation/ABI/testing/evm"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kernel.org/doc/html/v5.15/security/IMA-templates.html" TargetMode="External"/><Relationship Id="rId9" Type="http://schemas.openxmlformats.org/officeDocument/2006/relationships/hyperlink" Target="https://www.kernel.org/doc/Documentation/ABI/testing/evm" TargetMode="External"/><Relationship Id="rId10" Type="http://schemas.openxmlformats.org/officeDocument/2006/relationships/hyperlink" Target="https://www.kernel.org/doc/html/v5.15/security/IMA-templates.html" TargetMode="External"/><Relationship Id="rId11" Type="http://schemas.openxmlformats.org/officeDocument/2006/relationships/hyperlink" Target="https://www.kernel.org/doc/Documentation/ABI/testing/evm" TargetMode="External"/><Relationship Id="rId12" Type="http://schemas.openxmlformats.org/officeDocument/2006/relationships/hyperlink" Target="https://manpages.ubuntu.com/manpages/jammy/en/man8/apt-key.8.html" TargetMode="External"/><Relationship Id="rId13" Type="http://schemas.openxmlformats.org/officeDocument/2006/relationships/hyperlink" Target="https://gnupg.org/documentation/" TargetMode="External"/><Relationship Id="rId14" Type="http://schemas.openxmlformats.org/officeDocument/2006/relationships/hyperlink" Target="https://ubuntu.com/security" TargetMode="External"/><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eg"/><Relationship Id="rId21" Type="http://schemas.openxmlformats.org/officeDocument/2006/relationships/hyperlink" Target="https://community.juniper.net/blogs/elevate-member/2020/12/22/whats-the-difference-between-secure-boot-and-measured-boot" TargetMode="External"/><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hyperlink" Target="https://genio.mediatek.com/getContentAsset/833655ec-3927-45dd-8996-e42ec97aaa1f/bb3b3afb-22bd-4001-bd3c-74091b9fe131/Genio-1200(MT8395)-Block-Diagram_250512-(for-web).png?language=en" TargetMode="External"/><Relationship Id="rId25" Type="http://schemas.openxmlformats.org/officeDocument/2006/relationships/hyperlink" Target="https://mediatek.gitlab.io/aiot/doc/aiot-dev-guide/master/sw/yocto/secure-boot.html" TargetMode="External"/><Relationship Id="rId26" Type="http://schemas.openxmlformats.org/officeDocument/2006/relationships/hyperlink" Target="mailto:your-email@example.com" TargetMode="External"/><Relationship Id="rId27" Type="http://schemas.openxmlformats.org/officeDocument/2006/relationships/hyperlink" Target="mailto:recipient-email@example.com" TargetMode="External"/><Relationship Id="rId28" Type="http://schemas.openxmlformats.org/officeDocument/2006/relationships/hyperlink" Target="https://mediatek.gitlab.io/aiot/doc/aiot-dev-guide/master/sw/yocto/secure-boot.html" TargetMode="External"/><Relationship Id="rId29" Type="http://schemas.openxmlformats.org/officeDocument/2006/relationships/hyperlink" Target="https://help.ubuntu.com/community/UbuntuBootupHowto" TargetMode="External"/><Relationship Id="rId30" Type="http://schemas.openxmlformats.org/officeDocument/2006/relationships/hyperlink" Target="https://help.ubuntu.com/community/UEFI" TargetMode="External"/><Relationship Id="rId31" Type="http://schemas.openxmlformats.org/officeDocument/2006/relationships/hyperlink" Target="https://wiki.ubuntu.com/UEFI/SecureBoot"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www.sogis.eu/documents/cc/crypto/SOGIS-Agreed-Cryptographic-Mechanisms-1.3.pdf" TargetMode="External"/><Relationship Id="rId36" Type="http://schemas.openxmlformats.org/officeDocument/2006/relationships/hyperlink" Target="https://www.bsi.bund.de/SharedDocs/Downloads/EN/BSI/Publications/TechGuidelines/TG02102/BSI-TR-02102-4.pdf?__blob=publicationFile&amp;v=6" TargetMode="External"/><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hyperlink" Target="mailto:security@example.com" TargetMode="External"/><Relationship Id="rId41" Type="http://schemas.openxmlformats.org/officeDocument/2006/relationships/hyperlink" Target="https://landscape.canonical.com/" TargetMode="External"/><Relationship Id="rId42" Type="http://schemas.openxmlformats.org/officeDocument/2006/relationships/hyperlink" Target="https://ubuntu.com/landscape/install" TargetMode="External"/><Relationship Id="rId43" Type="http://schemas.openxmlformats.org/officeDocument/2006/relationships/header" Target="header1.xml"/><Relationship Id="rId44" Type="http://schemas.openxmlformats.org/officeDocument/2006/relationships/header" Target="header2.xm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Relationship Id="rId52" Type="http://schemas.openxmlformats.org/officeDocument/2006/relationships/customXml" Target="../customXml/item2.xml"/><Relationship Id="rId53" Type="http://schemas.openxmlformats.org/officeDocument/2006/relationships/customXml" Target="../customXml/item3.xml"/><Relationship Id="rId54" Type="http://schemas.openxmlformats.org/officeDocument/2006/relationships/customXml" Target="../customXml/item4.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43144692-19d7-4290-a626-2b693c161dbb">
      <UserInfo>
        <DisplayName>Charles.Huang (SW)</DisplayName>
        <AccountId>14</AccountId>
        <AccountType/>
      </UserInfo>
    </SharedWithUsers>
    <lcf76f155ced4ddcb4097134ff3c332f xmlns="cfbc79bb-496a-48a3-8c9b-d68ecea1b737">
      <Terms xmlns="http://schemas.microsoft.com/office/infopath/2007/PartnerControls"/>
    </lcf76f155ced4ddcb4097134ff3c332f>
    <TaxCatchAll xmlns="43144692-19d7-4290-a626-2b693c161db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文件" ma:contentTypeID="0x010100F59895634B308C4AAADE92548E521BA0" ma:contentTypeVersion="14" ma:contentTypeDescription="建立新的文件。" ma:contentTypeScope="" ma:versionID="a33bf8e11fa9b2d7f1a176386ed768ef">
  <xsd:schema xmlns:xsd="http://www.w3.org/2001/XMLSchema" xmlns:xs="http://www.w3.org/2001/XMLSchema" xmlns:p="http://schemas.microsoft.com/office/2006/metadata/properties" xmlns:ns2="cfbc79bb-496a-48a3-8c9b-d68ecea1b737" xmlns:ns3="43144692-19d7-4290-a626-2b693c161dbb" targetNamespace="http://schemas.microsoft.com/office/2006/metadata/properties" ma:root="true" ma:fieldsID="fa540be353ccea0a2075cc701155109e" ns2:_="" ns3:_="">
    <xsd:import namespace="cfbc79bb-496a-48a3-8c9b-d68ecea1b737"/>
    <xsd:import namespace="43144692-19d7-4290-a626-2b693c161d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bc79bb-496a-48a3-8c9b-d68ecea1b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影像標籤" ma:readOnly="false" ma:fieldId="{5cf76f15-5ced-4ddc-b409-7134ff3c332f}" ma:taxonomyMulti="true" ma:sspId="67aa7a73-93c2-45db-a662-f52703c77b3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144692-19d7-4290-a626-2b693c161dbb" elementFormDefault="qualified">
    <xsd:import namespace="http://schemas.microsoft.com/office/2006/documentManagement/types"/>
    <xsd:import namespace="http://schemas.microsoft.com/office/infopath/2007/PartnerControls"/>
    <xsd:element name="SharedWithUsers" ma:index="16"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用詳細資料" ma:internalName="SharedWithDetails" ma:readOnly="true">
      <xsd:simpleType>
        <xsd:restriction base="dms:Note">
          <xsd:maxLength value="255"/>
        </xsd:restriction>
      </xsd:simpleType>
    </xsd:element>
    <xsd:element name="TaxCatchAll" ma:index="20" nillable="true" ma:displayName="Taxonomy Catch All Column" ma:hidden="true" ma:list="{bb698f1c-d585-4e73-afc8-7c831bbd4b86}" ma:internalName="TaxCatchAll" ma:showField="CatchAllData" ma:web="43144692-19d7-4290-a626-2b693c161d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37E872-359D-49E9-AF5D-409AC42363A8}">
  <ds:schemaRefs>
    <ds:schemaRef ds:uri="http://schemas.microsoft.com/sharepoint/v3/contenttype/forms"/>
  </ds:schemaRefs>
</ds:datastoreItem>
</file>

<file path=customXml/itemProps2.xml><?xml version="1.0" encoding="utf-8"?>
<ds:datastoreItem xmlns:ds="http://schemas.openxmlformats.org/officeDocument/2006/customXml" ds:itemID="{2DD9A8D3-139D-410F-AA9A-37924FA5DC57}">
  <ds:schemaRefs>
    <ds:schemaRef ds:uri="http://schemas.openxmlformats.org/officeDocument/2006/bibliography"/>
  </ds:schemaRefs>
</ds:datastoreItem>
</file>

<file path=customXml/itemProps3.xml><?xml version="1.0" encoding="utf-8"?>
<ds:datastoreItem xmlns:ds="http://schemas.openxmlformats.org/officeDocument/2006/customXml" ds:itemID="{5CC557B2-0D49-4D8A-BEB2-042363201FB1}">
  <ds:schemaRefs>
    <ds:schemaRef ds:uri="http://schemas.microsoft.com/office/infopath/2007/PartnerControls"/>
    <ds:schemaRef ds:uri="http://schemas.microsoft.com/office/2006/metadata/properties"/>
    <ds:schemaRef ds:uri="cfbc79bb-496a-48a3-8c9b-d68ecea1b737"/>
    <ds:schemaRef ds:uri="http://schemas.microsoft.com/office/2006/documentManagement/types"/>
    <ds:schemaRef ds:uri="http://www.w3.org/XML/1998/namespace"/>
    <ds:schemaRef ds:uri="http://purl.org/dc/elements/1.1/"/>
    <ds:schemaRef ds:uri="http://purl.org/dc/dcmitype/"/>
    <ds:schemaRef ds:uri="http://schemas.openxmlformats.org/package/2006/metadata/core-properties"/>
    <ds:schemaRef ds:uri="43144692-19d7-4290-a626-2b693c161dbb"/>
    <ds:schemaRef ds:uri="http://purl.org/dc/terms/"/>
  </ds:schemaRefs>
</ds:datastoreItem>
</file>

<file path=customXml/itemProps4.xml><?xml version="1.0" encoding="utf-8"?>
<ds:datastoreItem xmlns:ds="http://schemas.openxmlformats.org/officeDocument/2006/customXml" ds:itemID="{B8D459FC-4D7D-4D7D-A508-E47A0B3C3E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bc79bb-496a-48a3-8c9b-d68ecea1b737"/>
    <ds:schemaRef ds:uri="43144692-19d7-4290-a626-2b693c161d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9847</TotalTime>
  <Application>LibreOffice/7.3.7.2$Linux_X86_64 LibreOffice_project/30$Build-2</Application>
  <AppVersion>15.0000</AppVersion>
  <Pages>151</Pages>
  <Words>22360</Words>
  <Characters>131236</Characters>
  <CharactersWithSpaces>154375</CharactersWithSpaces>
  <Paragraphs>2634</Paragraphs>
  <Company>Advantech co.,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2024-08-13T12:40:00Z</dcterms:created>
  <dc:creator/>
  <dc:description/>
  <dc:language>zh-CN</dc:language>
  <cp:lastModifiedBy/>
  <cp:lastPrinted>2024-12-06T03:01:00Z</cp:lastPrinted>
  <dcterms:modified xsi:type="dcterms:W3CDTF">2026-04-22T15:08:42Z</dcterms:modified>
  <cp:revision>970</cp:revision>
  <dc:subject>IEC 62443-4-2 Voc</dc:subject>
  <dc:title>Statements and conformity evidences for Security Capability Requirements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0x010100F59895634B308C4AAADE92548E521BA0</vt:lpwstr>
  </property>
  <property fmtid="{D5CDD505-2E9C-101B-9397-08002B2CF9AE}" pid="3" name="MediaServiceImageTags">
    <vt:lpwstr/>
  </property>
</Properties>
</file>